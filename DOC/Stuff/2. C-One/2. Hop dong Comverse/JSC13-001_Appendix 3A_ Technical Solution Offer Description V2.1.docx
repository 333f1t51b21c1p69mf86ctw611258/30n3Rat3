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Override PartName="/word/comments.xml" ContentType="application/vnd.openxmlformats-officedocument.wordprocessingml.comment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104890210"/>
    <w:bookmarkStart w:id="1" w:name="_Toc104890186"/>
    <w:bookmarkStart w:id="2" w:name="_Toc104889206"/>
    <w:bookmarkStart w:id="3" w:name="_Toc104618400"/>
    <w:bookmarkStart w:id="4" w:name="_Toc104538099"/>
    <w:bookmarkStart w:id="5" w:name="_Toc104537976"/>
    <w:bookmarkStart w:id="6" w:name="_Toc103329089"/>
    <w:bookmarkStart w:id="7" w:name="_Toc103329034"/>
    <w:bookmarkStart w:id="8" w:name="_Toc92440497"/>
    <w:bookmarkStart w:id="9" w:name="_Toc88302280"/>
    <w:bookmarkStart w:id="10" w:name="_Toc88300047"/>
    <w:bookmarkStart w:id="11" w:name="_Toc88294859"/>
    <w:bookmarkStart w:id="12" w:name="_Toc88294524"/>
    <w:bookmarkStart w:id="13" w:name="_Toc88293874"/>
    <w:bookmarkStart w:id="14" w:name="_Toc85124512"/>
    <w:p w:rsidR="006B38A8" w:rsidRPr="007E61DB" w:rsidRDefault="00BE51A7" w:rsidP="003E6DE6">
      <w:pPr>
        <w:pStyle w:val="FrontHeading"/>
        <w:spacing w:before="2040" w:after="240"/>
        <w:jc w:val="center"/>
        <w:rPr>
          <w:sz w:val="48"/>
          <w:szCs w:val="48"/>
        </w:rPr>
      </w:pPr>
      <w:sdt>
        <w:sdtPr>
          <w:rPr>
            <w:sz w:val="48"/>
            <w:szCs w:val="48"/>
          </w:rPr>
          <w:alias w:val="From Doc Property &quot;Title&quot;"/>
          <w:tag w:val="Title"/>
          <w:id w:val="83737007"/>
          <w:lock w:val="sdtLocked"/>
          <w:placeholder>
            <w:docPart w:val="BE0B514936804A609FFF6E8CCE81F13E"/>
          </w:placeholder>
          <w:dataBinding w:prefixMappings="xmlns:ns0='http://schemas.openxmlformats.org/package/2006/metadata/core-properties' xmlns:ns1='http://purl.org/dc/elements/1.1/'" w:xpath="/ns0:coreProperties[1]/ns1:title[1]" w:storeItemID="{6C3C8BC8-F283-45AE-878A-BAB7291924A1}"/>
          <w:text/>
        </w:sdtPr>
        <w:sdtContent>
          <w:r w:rsidR="003E6DE6">
            <w:rPr>
              <w:sz w:val="48"/>
              <w:szCs w:val="48"/>
            </w:rPr>
            <w:t xml:space="preserve">Technical Solution Offer Description for </w:t>
          </w:r>
          <w:proofErr w:type="spellStart"/>
          <w:r w:rsidR="003E6DE6">
            <w:rPr>
              <w:sz w:val="48"/>
              <w:szCs w:val="48"/>
            </w:rPr>
            <w:t>Vinaphone</w:t>
          </w:r>
          <w:proofErr w:type="spellEnd"/>
        </w:sdtContent>
      </w:sdt>
    </w:p>
    <w:p w:rsidR="00131E3B" w:rsidRPr="00131E3B" w:rsidRDefault="008A3079" w:rsidP="008A3079">
      <w:pPr>
        <w:pStyle w:val="FrontHeading"/>
        <w:spacing w:before="720" w:after="240"/>
        <w:ind w:left="0" w:firstLine="0"/>
        <w:jc w:val="center"/>
        <w:rPr>
          <w:sz w:val="36"/>
          <w:szCs w:val="36"/>
        </w:rPr>
      </w:pPr>
      <w:r>
        <w:rPr>
          <w:sz w:val="36"/>
          <w:szCs w:val="36"/>
        </w:rPr>
        <w:t xml:space="preserve">Based on </w:t>
      </w:r>
      <w:r w:rsidRPr="008A3079">
        <w:rPr>
          <w:sz w:val="36"/>
          <w:szCs w:val="36"/>
        </w:rPr>
        <w:t>Comverse</w:t>
      </w:r>
      <w:r w:rsidRPr="008A3079">
        <w:rPr>
          <w:sz w:val="36"/>
          <w:szCs w:val="36"/>
          <w:vertAlign w:val="superscript"/>
        </w:rPr>
        <w:t>®</w:t>
      </w:r>
      <w:r w:rsidRPr="008A3079">
        <w:rPr>
          <w:sz w:val="36"/>
          <w:szCs w:val="36"/>
        </w:rPr>
        <w:t xml:space="preserve"> ONE™</w:t>
      </w:r>
      <w:r>
        <w:rPr>
          <w:sz w:val="36"/>
          <w:szCs w:val="36"/>
        </w:rPr>
        <w:t xml:space="preserve"> </w:t>
      </w:r>
      <w:r w:rsidR="0038417D">
        <w:rPr>
          <w:sz w:val="36"/>
          <w:szCs w:val="36"/>
        </w:rPr>
        <w:t>Real-Time</w:t>
      </w:r>
      <w:r>
        <w:rPr>
          <w:sz w:val="36"/>
          <w:szCs w:val="36"/>
        </w:rPr>
        <w:t xml:space="preserve"> Billing</w:t>
      </w:r>
    </w:p>
    <w:p w:rsidR="006B38A8" w:rsidRPr="00D16CCF" w:rsidRDefault="00836915" w:rsidP="004E2C95">
      <w:pPr>
        <w:pStyle w:val="FrontHeading"/>
        <w:spacing w:before="600" w:after="120"/>
        <w:jc w:val="center"/>
        <w:rPr>
          <w:sz w:val="36"/>
          <w:szCs w:val="36"/>
        </w:rPr>
      </w:pPr>
      <w:r>
        <w:rPr>
          <w:noProof/>
          <w:sz w:val="20"/>
          <w:szCs w:val="20"/>
          <w:lang w:bidi="ar-SA"/>
        </w:rPr>
        <w:drawing>
          <wp:inline distT="0" distB="0" distL="0" distR="0">
            <wp:extent cx="2200275" cy="590550"/>
            <wp:effectExtent l="19050" t="0" r="9525" b="0"/>
            <wp:docPr id="9" name="Picture 9" descr="ComverseOne_typ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verseOne_type[1]"/>
                    <pic:cNvPicPr>
                      <a:picLocks noChangeAspect="1" noChangeArrowheads="1"/>
                    </pic:cNvPicPr>
                  </pic:nvPicPr>
                  <pic:blipFill>
                    <a:blip r:embed="rId11" cstate="print"/>
                    <a:srcRect/>
                    <a:stretch>
                      <a:fillRect/>
                    </a:stretch>
                  </pic:blipFill>
                  <pic:spPr bwMode="auto">
                    <a:xfrm>
                      <a:off x="0" y="0"/>
                      <a:ext cx="2200275" cy="590550"/>
                    </a:xfrm>
                    <a:prstGeom prst="rect">
                      <a:avLst/>
                    </a:prstGeom>
                    <a:noFill/>
                    <a:ln w="9525">
                      <a:noFill/>
                      <a:miter lim="800000"/>
                      <a:headEnd/>
                      <a:tailEnd/>
                    </a:ln>
                  </pic:spPr>
                </pic:pic>
              </a:graphicData>
            </a:graphic>
          </wp:inline>
        </w:drawing>
      </w:r>
    </w:p>
    <w:p w:rsidR="005A74A5" w:rsidRPr="00C84EB3" w:rsidRDefault="00922956" w:rsidP="005A74A5">
      <w:pPr>
        <w:pStyle w:val="TabNormal"/>
      </w:pPr>
      <w:r>
        <w:br w:type="page"/>
      </w:r>
    </w:p>
    <w:p w:rsidR="00AF062C" w:rsidRDefault="00AF062C" w:rsidP="00D16CCF">
      <w:pPr>
        <w:pStyle w:val="FrontHeading"/>
        <w:spacing w:after="120"/>
        <w:sectPr w:rsidR="00AF062C" w:rsidSect="009361F6">
          <w:headerReference w:type="even" r:id="rId12"/>
          <w:headerReference w:type="default" r:id="rId13"/>
          <w:footerReference w:type="even" r:id="rId14"/>
          <w:footerReference w:type="default" r:id="rId15"/>
          <w:headerReference w:type="first" r:id="rId16"/>
          <w:footerReference w:type="first" r:id="rId17"/>
          <w:type w:val="oddPage"/>
          <w:pgSz w:w="12242" w:h="15842" w:code="1"/>
          <w:pgMar w:top="1440" w:right="1440" w:bottom="1440" w:left="1440" w:header="709" w:footer="709" w:gutter="0"/>
          <w:pgNumType w:start="1"/>
          <w:cols w:space="709"/>
          <w:titlePg/>
          <w:docGrid w:linePitch="299"/>
        </w:sectPr>
      </w:pPr>
    </w:p>
    <w:p w:rsidR="005A74A5" w:rsidRDefault="005A74A5" w:rsidP="00DC6B9B">
      <w:pPr>
        <w:pStyle w:val="FrontHeading"/>
        <w:spacing w:before="10080" w:after="120"/>
      </w:pPr>
      <w:r w:rsidRPr="00C84EB3">
        <w:lastRenderedPageBreak/>
        <w:t>Copyright and Trademarks</w:t>
      </w:r>
    </w:p>
    <w:p w:rsidR="00904E0E" w:rsidRDefault="00904E0E" w:rsidP="005A74A5">
      <w:pPr>
        <w:pStyle w:val="TabNormal"/>
        <w:rPr>
          <w:color w:val="0563C3"/>
          <w:spacing w:val="2"/>
          <w:sz w:val="19"/>
          <w:szCs w:val="19"/>
        </w:rPr>
        <w:sectPr w:rsidR="00904E0E" w:rsidSect="009361F6">
          <w:headerReference w:type="first" r:id="rId18"/>
          <w:footerReference w:type="first" r:id="rId19"/>
          <w:pgSz w:w="12242" w:h="15842" w:code="1"/>
          <w:pgMar w:top="1440" w:right="1440" w:bottom="1440" w:left="1440" w:header="709" w:footer="709" w:gutter="0"/>
          <w:cols w:space="709"/>
          <w:titlePg/>
          <w:docGrid w:linePitch="299"/>
        </w:sectPr>
      </w:pPr>
    </w:p>
    <w:p w:rsidR="00904E0E" w:rsidRPr="009A6542" w:rsidRDefault="00904E0E" w:rsidP="005A74A5">
      <w:pPr>
        <w:pStyle w:val="TabNormal"/>
        <w:rPr>
          <w:color w:val="0563C3"/>
          <w:spacing w:val="2"/>
          <w:sz w:val="19"/>
          <w:szCs w:val="19"/>
        </w:rPr>
      </w:pPr>
      <w:r w:rsidRPr="009A6542">
        <w:rPr>
          <w:color w:val="0563C3"/>
          <w:spacing w:val="2"/>
          <w:sz w:val="19"/>
          <w:szCs w:val="19"/>
        </w:rPr>
        <w:lastRenderedPageBreak/>
        <w:t>Copyright ©</w:t>
      </w:r>
      <w:r w:rsidR="00AA5541">
        <w:rPr>
          <w:color w:val="0563C3"/>
          <w:spacing w:val="2"/>
          <w:sz w:val="19"/>
          <w:szCs w:val="19"/>
        </w:rPr>
        <w:t xml:space="preserve"> </w:t>
      </w:r>
      <w:r w:rsidRPr="009A6542">
        <w:rPr>
          <w:color w:val="0563C3"/>
          <w:spacing w:val="2"/>
          <w:sz w:val="19"/>
          <w:szCs w:val="19"/>
        </w:rPr>
        <w:t xml:space="preserve">2010 Comverse, Inc. </w:t>
      </w:r>
      <w:r w:rsidR="00AA5541">
        <w:rPr>
          <w:color w:val="0563C3"/>
          <w:spacing w:val="2"/>
          <w:sz w:val="19"/>
          <w:szCs w:val="19"/>
        </w:rPr>
        <w:t xml:space="preserve"> </w:t>
      </w:r>
      <w:r w:rsidRPr="009A6542">
        <w:rPr>
          <w:color w:val="0563C3"/>
          <w:spacing w:val="2"/>
          <w:sz w:val="19"/>
          <w:szCs w:val="19"/>
        </w:rPr>
        <w:t>All rights reserved.</w:t>
      </w:r>
    </w:p>
    <w:p w:rsidR="00904E0E" w:rsidRPr="00904E0E" w:rsidRDefault="00904E0E" w:rsidP="00904E0E">
      <w:pPr>
        <w:pStyle w:val="TabNormal"/>
        <w:rPr>
          <w:color w:val="0563C3"/>
          <w:spacing w:val="2"/>
          <w:sz w:val="19"/>
          <w:szCs w:val="19"/>
        </w:rPr>
      </w:pPr>
      <w:r w:rsidRPr="009A6542">
        <w:rPr>
          <w:color w:val="0563C3"/>
          <w:spacing w:val="2"/>
          <w:sz w:val="19"/>
          <w:szCs w:val="19"/>
        </w:rPr>
        <w:t xml:space="preserve">Comverse, its logo, the spark design, </w:t>
      </w:r>
      <w:proofErr w:type="spellStart"/>
      <w:r w:rsidRPr="009A6542">
        <w:rPr>
          <w:color w:val="0563C3"/>
          <w:spacing w:val="2"/>
          <w:sz w:val="19"/>
          <w:szCs w:val="19"/>
        </w:rPr>
        <w:t>Kenan</w:t>
      </w:r>
      <w:proofErr w:type="spellEnd"/>
      <w:r w:rsidRPr="009A6542">
        <w:rPr>
          <w:color w:val="0563C3"/>
          <w:spacing w:val="2"/>
          <w:sz w:val="19"/>
          <w:szCs w:val="19"/>
        </w:rPr>
        <w:t xml:space="preserve"> and </w:t>
      </w:r>
      <w:r w:rsidRPr="009A6542">
        <w:rPr>
          <w:noProof/>
          <w:color w:val="0563C3"/>
          <w:spacing w:val="2"/>
          <w:sz w:val="19"/>
          <w:szCs w:val="19"/>
        </w:rPr>
        <w:t>Netcentrex</w:t>
      </w:r>
      <w:r w:rsidRPr="009A6542">
        <w:rPr>
          <w:color w:val="0563C3"/>
          <w:spacing w:val="2"/>
          <w:sz w:val="19"/>
          <w:szCs w:val="19"/>
        </w:rPr>
        <w:t xml:space="preserve"> are registered trademarks of Comverse Technology, Inc. or its subsidiaries in </w:t>
      </w:r>
      <w:r w:rsidRPr="009A6542">
        <w:rPr>
          <w:color w:val="0563C3"/>
          <w:spacing w:val="2"/>
          <w:sz w:val="19"/>
          <w:szCs w:val="19"/>
        </w:rPr>
        <w:lastRenderedPageBreak/>
        <w:t xml:space="preserve">the United States and other selected countries. Other denoted product names of Comverse or other companies may be trademarks or registered trademarks of Comverse, Inc. or its subsidiaries, or their respective owners. </w:t>
      </w:r>
    </w:p>
    <w:p w:rsidR="00904E0E" w:rsidRDefault="00904E0E" w:rsidP="00904E0E">
      <w:pPr>
        <w:pStyle w:val="TabNormal"/>
        <w:spacing w:before="1320"/>
        <w:rPr>
          <w:color w:val="0563C3"/>
          <w:spacing w:val="2"/>
          <w:sz w:val="19"/>
          <w:szCs w:val="19"/>
        </w:rPr>
        <w:sectPr w:rsidR="00904E0E" w:rsidSect="009361F6">
          <w:type w:val="continuous"/>
          <w:pgSz w:w="12242" w:h="15842" w:code="1"/>
          <w:pgMar w:top="1440" w:right="1440" w:bottom="1440" w:left="1440" w:header="709" w:footer="709" w:gutter="0"/>
          <w:cols w:num="2" w:sep="1" w:space="709"/>
          <w:titlePg/>
          <w:docGrid w:linePitch="299"/>
        </w:sectPr>
      </w:pPr>
    </w:p>
    <w:p w:rsidR="009A6542" w:rsidRDefault="009A6542" w:rsidP="00ED219A">
      <w:pPr>
        <w:pStyle w:val="BodyText"/>
        <w:sectPr w:rsidR="009A6542" w:rsidSect="00251316">
          <w:type w:val="continuous"/>
          <w:pgSz w:w="12242" w:h="15842" w:code="1"/>
          <w:pgMar w:top="1757" w:right="1814" w:bottom="1417" w:left="1814" w:header="709" w:footer="709" w:gutter="0"/>
          <w:cols w:space="709"/>
          <w:titlePg/>
          <w:docGrid w:linePitch="299"/>
        </w:sectPr>
      </w:pPr>
    </w:p>
    <w:p w:rsidR="009A6542" w:rsidRDefault="009A6542" w:rsidP="00112C93">
      <w:pPr>
        <w:pStyle w:val="TOAHeading"/>
      </w:pPr>
      <w:r>
        <w:lastRenderedPageBreak/>
        <w:t>Table of Contents</w:t>
      </w:r>
    </w:p>
    <w:p w:rsidR="00A031C2" w:rsidRDefault="00BE51A7">
      <w:pPr>
        <w:pStyle w:val="TOC1"/>
        <w:rPr>
          <w:ins w:id="17" w:author="thaodh" w:date="2013-05-27T11:04:00Z"/>
          <w:rFonts w:asciiTheme="minorHAnsi" w:eastAsiaTheme="minorEastAsia" w:hAnsiTheme="minorHAnsi" w:cstheme="minorBidi"/>
          <w:b w:val="0"/>
          <w:bCs w:val="0"/>
          <w:noProof/>
          <w:lang w:bidi="ar-SA"/>
        </w:rPr>
      </w:pPr>
      <w:r w:rsidRPr="00BE51A7">
        <w:fldChar w:fldCharType="begin"/>
      </w:r>
      <w:r w:rsidR="009A6542" w:rsidRPr="00522CDF">
        <w:instrText xml:space="preserve"> TOC \o "1-</w:instrText>
      </w:r>
      <w:r w:rsidR="00C7146F">
        <w:instrText>3</w:instrText>
      </w:r>
      <w:r w:rsidR="009A6542" w:rsidRPr="00522CDF">
        <w:instrText xml:space="preserve">" \h \z \u </w:instrText>
      </w:r>
      <w:r w:rsidRPr="00BE51A7">
        <w:fldChar w:fldCharType="separate"/>
      </w:r>
      <w:ins w:id="18" w:author="thaodh" w:date="2013-05-27T11:04:00Z">
        <w:r w:rsidRPr="00000AB1">
          <w:rPr>
            <w:rStyle w:val="Hyperlink"/>
            <w:noProof/>
          </w:rPr>
          <w:fldChar w:fldCharType="begin"/>
        </w:r>
        <w:r w:rsidR="00A031C2" w:rsidRPr="00000AB1">
          <w:rPr>
            <w:rStyle w:val="Hyperlink"/>
            <w:noProof/>
          </w:rPr>
          <w:instrText xml:space="preserve"> </w:instrText>
        </w:r>
        <w:r w:rsidR="00A031C2">
          <w:rPr>
            <w:noProof/>
          </w:rPr>
          <w:instrText>HYPERLINK \l "_Toc357415988"</w:instrText>
        </w:r>
        <w:r w:rsidR="00A031C2" w:rsidRPr="00000AB1">
          <w:rPr>
            <w:rStyle w:val="Hyperlink"/>
            <w:noProof/>
          </w:rPr>
          <w:instrText xml:space="preserve"> </w:instrText>
        </w:r>
        <w:r w:rsidRPr="00000AB1">
          <w:rPr>
            <w:rStyle w:val="Hyperlink"/>
            <w:noProof/>
          </w:rPr>
          <w:fldChar w:fldCharType="separate"/>
        </w:r>
        <w:r w:rsidR="00A031C2" w:rsidRPr="00000AB1">
          <w:rPr>
            <w:rStyle w:val="Hyperlink"/>
            <w:noProof/>
          </w:rPr>
          <w:t>Introduction</w:t>
        </w:r>
        <w:r w:rsidR="00A031C2">
          <w:rPr>
            <w:noProof/>
            <w:webHidden/>
          </w:rPr>
          <w:tab/>
        </w:r>
        <w:r>
          <w:rPr>
            <w:noProof/>
            <w:webHidden/>
          </w:rPr>
          <w:fldChar w:fldCharType="begin"/>
        </w:r>
        <w:r w:rsidR="00A031C2">
          <w:rPr>
            <w:noProof/>
            <w:webHidden/>
          </w:rPr>
          <w:instrText xml:space="preserve"> PAGEREF _Toc357415988 \h </w:instrText>
        </w:r>
      </w:ins>
      <w:r>
        <w:rPr>
          <w:noProof/>
          <w:webHidden/>
        </w:rPr>
      </w:r>
      <w:r>
        <w:rPr>
          <w:noProof/>
          <w:webHidden/>
        </w:rPr>
        <w:fldChar w:fldCharType="separate"/>
      </w:r>
      <w:ins w:id="19" w:author="thaodh" w:date="2013-05-27T11:04:00Z">
        <w:r w:rsidR="00A031C2">
          <w:rPr>
            <w:noProof/>
            <w:webHidden/>
          </w:rPr>
          <w:t>4</w:t>
        </w:r>
        <w:r>
          <w:rPr>
            <w:noProof/>
            <w:webHidden/>
          </w:rPr>
          <w:fldChar w:fldCharType="end"/>
        </w:r>
        <w:r w:rsidRPr="00000AB1">
          <w:rPr>
            <w:rStyle w:val="Hyperlink"/>
            <w:noProof/>
          </w:rPr>
          <w:fldChar w:fldCharType="end"/>
        </w:r>
      </w:ins>
    </w:p>
    <w:p w:rsidR="00A031C2" w:rsidRDefault="00BE51A7">
      <w:pPr>
        <w:pStyle w:val="TOC1"/>
        <w:rPr>
          <w:ins w:id="20" w:author="thaodh" w:date="2013-05-27T11:04:00Z"/>
          <w:rFonts w:asciiTheme="minorHAnsi" w:eastAsiaTheme="minorEastAsia" w:hAnsiTheme="minorHAnsi" w:cstheme="minorBidi"/>
          <w:b w:val="0"/>
          <w:bCs w:val="0"/>
          <w:noProof/>
          <w:lang w:bidi="ar-SA"/>
        </w:rPr>
      </w:pPr>
      <w:ins w:id="21" w:author="thaodh" w:date="2013-05-27T11:04:00Z">
        <w:r w:rsidRPr="00000AB1">
          <w:rPr>
            <w:rStyle w:val="Hyperlink"/>
            <w:noProof/>
          </w:rPr>
          <w:fldChar w:fldCharType="begin"/>
        </w:r>
        <w:r w:rsidR="00A031C2" w:rsidRPr="00000AB1">
          <w:rPr>
            <w:rStyle w:val="Hyperlink"/>
            <w:noProof/>
          </w:rPr>
          <w:instrText xml:space="preserve"> </w:instrText>
        </w:r>
        <w:r w:rsidR="00A031C2">
          <w:rPr>
            <w:noProof/>
          </w:rPr>
          <w:instrText>HYPERLINK \l "_Toc357415989"</w:instrText>
        </w:r>
        <w:r w:rsidR="00A031C2" w:rsidRPr="00000AB1">
          <w:rPr>
            <w:rStyle w:val="Hyperlink"/>
            <w:noProof/>
          </w:rPr>
          <w:instrText xml:space="preserve"> </w:instrText>
        </w:r>
        <w:r w:rsidRPr="00000AB1">
          <w:rPr>
            <w:rStyle w:val="Hyperlink"/>
            <w:noProof/>
          </w:rPr>
          <w:fldChar w:fldCharType="separate"/>
        </w:r>
        <w:r w:rsidR="00A031C2" w:rsidRPr="00000AB1">
          <w:rPr>
            <w:rStyle w:val="Hyperlink"/>
            <w:noProof/>
          </w:rPr>
          <w:t>Document References</w:t>
        </w:r>
        <w:r w:rsidR="00A031C2">
          <w:rPr>
            <w:noProof/>
            <w:webHidden/>
          </w:rPr>
          <w:tab/>
        </w:r>
        <w:r>
          <w:rPr>
            <w:noProof/>
            <w:webHidden/>
          </w:rPr>
          <w:fldChar w:fldCharType="begin"/>
        </w:r>
        <w:r w:rsidR="00A031C2">
          <w:rPr>
            <w:noProof/>
            <w:webHidden/>
          </w:rPr>
          <w:instrText xml:space="preserve"> PAGEREF _Toc357415989 \h </w:instrText>
        </w:r>
      </w:ins>
      <w:r>
        <w:rPr>
          <w:noProof/>
          <w:webHidden/>
        </w:rPr>
      </w:r>
      <w:r>
        <w:rPr>
          <w:noProof/>
          <w:webHidden/>
        </w:rPr>
        <w:fldChar w:fldCharType="separate"/>
      </w:r>
      <w:ins w:id="22" w:author="thaodh" w:date="2013-05-27T11:04:00Z">
        <w:r w:rsidR="00A031C2">
          <w:rPr>
            <w:noProof/>
            <w:webHidden/>
          </w:rPr>
          <w:t>6</w:t>
        </w:r>
        <w:r>
          <w:rPr>
            <w:noProof/>
            <w:webHidden/>
          </w:rPr>
          <w:fldChar w:fldCharType="end"/>
        </w:r>
        <w:r w:rsidRPr="00000AB1">
          <w:rPr>
            <w:rStyle w:val="Hyperlink"/>
            <w:noProof/>
          </w:rPr>
          <w:fldChar w:fldCharType="end"/>
        </w:r>
      </w:ins>
    </w:p>
    <w:p w:rsidR="00A031C2" w:rsidRDefault="00BE51A7">
      <w:pPr>
        <w:pStyle w:val="TOC1"/>
        <w:rPr>
          <w:ins w:id="23" w:author="thaodh" w:date="2013-05-27T11:04:00Z"/>
          <w:rFonts w:asciiTheme="minorHAnsi" w:eastAsiaTheme="minorEastAsia" w:hAnsiTheme="minorHAnsi" w:cstheme="minorBidi"/>
          <w:b w:val="0"/>
          <w:bCs w:val="0"/>
          <w:noProof/>
          <w:lang w:bidi="ar-SA"/>
        </w:rPr>
      </w:pPr>
      <w:ins w:id="24" w:author="thaodh" w:date="2013-05-27T11:04:00Z">
        <w:r w:rsidRPr="00000AB1">
          <w:rPr>
            <w:rStyle w:val="Hyperlink"/>
            <w:noProof/>
          </w:rPr>
          <w:fldChar w:fldCharType="begin"/>
        </w:r>
        <w:r w:rsidR="00A031C2" w:rsidRPr="00000AB1">
          <w:rPr>
            <w:rStyle w:val="Hyperlink"/>
            <w:noProof/>
          </w:rPr>
          <w:instrText xml:space="preserve"> </w:instrText>
        </w:r>
        <w:r w:rsidR="00A031C2">
          <w:rPr>
            <w:noProof/>
          </w:rPr>
          <w:instrText>HYPERLINK \l "_Toc357415990"</w:instrText>
        </w:r>
        <w:r w:rsidR="00A031C2" w:rsidRPr="00000AB1">
          <w:rPr>
            <w:rStyle w:val="Hyperlink"/>
            <w:noProof/>
          </w:rPr>
          <w:instrText xml:space="preserve"> </w:instrText>
        </w:r>
        <w:r w:rsidRPr="00000AB1">
          <w:rPr>
            <w:rStyle w:val="Hyperlink"/>
            <w:noProof/>
          </w:rPr>
          <w:fldChar w:fldCharType="separate"/>
        </w:r>
        <w:r w:rsidR="00A031C2" w:rsidRPr="00000AB1">
          <w:rPr>
            <w:rStyle w:val="Hyperlink"/>
            <w:noProof/>
          </w:rPr>
          <w:t>Solution</w:t>
        </w:r>
        <w:r w:rsidR="00A031C2">
          <w:rPr>
            <w:noProof/>
            <w:webHidden/>
          </w:rPr>
          <w:tab/>
        </w:r>
        <w:r>
          <w:rPr>
            <w:noProof/>
            <w:webHidden/>
          </w:rPr>
          <w:fldChar w:fldCharType="begin"/>
        </w:r>
        <w:r w:rsidR="00A031C2">
          <w:rPr>
            <w:noProof/>
            <w:webHidden/>
          </w:rPr>
          <w:instrText xml:space="preserve"> PAGEREF _Toc357415990 \h </w:instrText>
        </w:r>
      </w:ins>
      <w:r>
        <w:rPr>
          <w:noProof/>
          <w:webHidden/>
        </w:rPr>
      </w:r>
      <w:r>
        <w:rPr>
          <w:noProof/>
          <w:webHidden/>
        </w:rPr>
        <w:fldChar w:fldCharType="separate"/>
      </w:r>
      <w:ins w:id="25" w:author="thaodh" w:date="2013-05-27T11:04:00Z">
        <w:r w:rsidR="00A031C2">
          <w:rPr>
            <w:noProof/>
            <w:webHidden/>
          </w:rPr>
          <w:t>7</w:t>
        </w:r>
        <w:r>
          <w:rPr>
            <w:noProof/>
            <w:webHidden/>
          </w:rPr>
          <w:fldChar w:fldCharType="end"/>
        </w:r>
        <w:r w:rsidRPr="00000AB1">
          <w:rPr>
            <w:rStyle w:val="Hyperlink"/>
            <w:noProof/>
          </w:rPr>
          <w:fldChar w:fldCharType="end"/>
        </w:r>
      </w:ins>
    </w:p>
    <w:p w:rsidR="00A031C2" w:rsidRDefault="00BE51A7">
      <w:pPr>
        <w:pStyle w:val="TOC2"/>
        <w:rPr>
          <w:ins w:id="26" w:author="thaodh" w:date="2013-05-27T11:04:00Z"/>
          <w:rFonts w:asciiTheme="minorHAnsi" w:eastAsiaTheme="minorEastAsia" w:hAnsiTheme="minorHAnsi" w:cstheme="minorBidi"/>
          <w:sz w:val="22"/>
          <w:szCs w:val="22"/>
          <w:lang w:bidi="ar-SA"/>
        </w:rPr>
      </w:pPr>
      <w:ins w:id="27" w:author="thaodh" w:date="2013-05-27T11:04:00Z">
        <w:r w:rsidRPr="00000AB1">
          <w:rPr>
            <w:rStyle w:val="Hyperlink"/>
          </w:rPr>
          <w:fldChar w:fldCharType="begin"/>
        </w:r>
        <w:r w:rsidR="00A031C2" w:rsidRPr="00000AB1">
          <w:rPr>
            <w:rStyle w:val="Hyperlink"/>
          </w:rPr>
          <w:instrText xml:space="preserve"> </w:instrText>
        </w:r>
        <w:r w:rsidR="00A031C2">
          <w:instrText>HYPERLINK \l "_Toc357415991"</w:instrText>
        </w:r>
        <w:r w:rsidR="00A031C2" w:rsidRPr="00000AB1">
          <w:rPr>
            <w:rStyle w:val="Hyperlink"/>
          </w:rPr>
          <w:instrText xml:space="preserve"> </w:instrText>
        </w:r>
        <w:r w:rsidRPr="00000AB1">
          <w:rPr>
            <w:rStyle w:val="Hyperlink"/>
          </w:rPr>
          <w:fldChar w:fldCharType="separate"/>
        </w:r>
        <w:r w:rsidR="00A031C2" w:rsidRPr="00000AB1">
          <w:rPr>
            <w:rStyle w:val="Hyperlink"/>
          </w:rPr>
          <w:t>Solution Architecture for VNP</w:t>
        </w:r>
        <w:r w:rsidR="00A031C2">
          <w:rPr>
            <w:webHidden/>
          </w:rPr>
          <w:tab/>
        </w:r>
        <w:r>
          <w:rPr>
            <w:webHidden/>
          </w:rPr>
          <w:fldChar w:fldCharType="begin"/>
        </w:r>
        <w:r w:rsidR="00A031C2">
          <w:rPr>
            <w:webHidden/>
          </w:rPr>
          <w:instrText xml:space="preserve"> PAGEREF _Toc357415991 \h </w:instrText>
        </w:r>
      </w:ins>
      <w:r>
        <w:rPr>
          <w:webHidden/>
        </w:rPr>
      </w:r>
      <w:r>
        <w:rPr>
          <w:webHidden/>
        </w:rPr>
        <w:fldChar w:fldCharType="separate"/>
      </w:r>
      <w:ins w:id="28" w:author="thaodh" w:date="2013-05-27T11:04:00Z">
        <w:r w:rsidR="00A031C2">
          <w:rPr>
            <w:webHidden/>
          </w:rPr>
          <w:t>10</w:t>
        </w:r>
        <w:r>
          <w:rPr>
            <w:webHidden/>
          </w:rPr>
          <w:fldChar w:fldCharType="end"/>
        </w:r>
        <w:r w:rsidRPr="00000AB1">
          <w:rPr>
            <w:rStyle w:val="Hyperlink"/>
          </w:rPr>
          <w:fldChar w:fldCharType="end"/>
        </w:r>
      </w:ins>
    </w:p>
    <w:p w:rsidR="00A031C2" w:rsidRDefault="00BE51A7">
      <w:pPr>
        <w:pStyle w:val="TOC2"/>
        <w:rPr>
          <w:ins w:id="29" w:author="thaodh" w:date="2013-05-27T11:04:00Z"/>
          <w:rFonts w:asciiTheme="minorHAnsi" w:eastAsiaTheme="minorEastAsia" w:hAnsiTheme="minorHAnsi" w:cstheme="minorBidi"/>
          <w:sz w:val="22"/>
          <w:szCs w:val="22"/>
          <w:lang w:bidi="ar-SA"/>
        </w:rPr>
      </w:pPr>
      <w:ins w:id="30" w:author="thaodh" w:date="2013-05-27T11:04:00Z">
        <w:r w:rsidRPr="00000AB1">
          <w:rPr>
            <w:rStyle w:val="Hyperlink"/>
          </w:rPr>
          <w:fldChar w:fldCharType="begin"/>
        </w:r>
        <w:r w:rsidR="00A031C2" w:rsidRPr="00000AB1">
          <w:rPr>
            <w:rStyle w:val="Hyperlink"/>
          </w:rPr>
          <w:instrText xml:space="preserve"> </w:instrText>
        </w:r>
        <w:r w:rsidR="00A031C2">
          <w:instrText>HYPERLINK \l "_Toc357415992"</w:instrText>
        </w:r>
        <w:r w:rsidR="00A031C2" w:rsidRPr="00000AB1">
          <w:rPr>
            <w:rStyle w:val="Hyperlink"/>
          </w:rPr>
          <w:instrText xml:space="preserve"> </w:instrText>
        </w:r>
        <w:r w:rsidRPr="00000AB1">
          <w:rPr>
            <w:rStyle w:val="Hyperlink"/>
          </w:rPr>
          <w:fldChar w:fldCharType="separate"/>
        </w:r>
        <w:r w:rsidR="00A031C2" w:rsidRPr="00000AB1">
          <w:rPr>
            <w:rStyle w:val="Hyperlink"/>
          </w:rPr>
          <w:t>Comverse</w:t>
        </w:r>
        <w:r w:rsidR="00A031C2" w:rsidRPr="00000AB1">
          <w:rPr>
            <w:rStyle w:val="Hyperlink"/>
            <w:vertAlign w:val="superscript"/>
          </w:rPr>
          <w:t>®</w:t>
        </w:r>
        <w:r w:rsidR="00A031C2" w:rsidRPr="00000AB1">
          <w:rPr>
            <w:rStyle w:val="Hyperlink"/>
          </w:rPr>
          <w:t xml:space="preserve"> ONE™ Real-Time Billing Components</w:t>
        </w:r>
        <w:r w:rsidR="00A031C2">
          <w:rPr>
            <w:webHidden/>
          </w:rPr>
          <w:tab/>
        </w:r>
        <w:r>
          <w:rPr>
            <w:webHidden/>
          </w:rPr>
          <w:fldChar w:fldCharType="begin"/>
        </w:r>
        <w:r w:rsidR="00A031C2">
          <w:rPr>
            <w:webHidden/>
          </w:rPr>
          <w:instrText xml:space="preserve"> PAGEREF _Toc357415992 \h </w:instrText>
        </w:r>
      </w:ins>
      <w:r>
        <w:rPr>
          <w:webHidden/>
        </w:rPr>
      </w:r>
      <w:r>
        <w:rPr>
          <w:webHidden/>
        </w:rPr>
        <w:fldChar w:fldCharType="separate"/>
      </w:r>
      <w:ins w:id="31" w:author="thaodh" w:date="2013-05-27T11:04:00Z">
        <w:r w:rsidR="00A031C2">
          <w:rPr>
            <w:webHidden/>
          </w:rPr>
          <w:t>11</w:t>
        </w:r>
        <w:r>
          <w:rPr>
            <w:webHidden/>
          </w:rPr>
          <w:fldChar w:fldCharType="end"/>
        </w:r>
        <w:r w:rsidRPr="00000AB1">
          <w:rPr>
            <w:rStyle w:val="Hyperlink"/>
          </w:rPr>
          <w:fldChar w:fldCharType="end"/>
        </w:r>
      </w:ins>
    </w:p>
    <w:p w:rsidR="00A031C2" w:rsidRDefault="00BE51A7">
      <w:pPr>
        <w:pStyle w:val="TOC1"/>
        <w:rPr>
          <w:ins w:id="32" w:author="thaodh" w:date="2013-05-27T11:04:00Z"/>
          <w:rFonts w:asciiTheme="minorHAnsi" w:eastAsiaTheme="minorEastAsia" w:hAnsiTheme="minorHAnsi" w:cstheme="minorBidi"/>
          <w:b w:val="0"/>
          <w:bCs w:val="0"/>
          <w:noProof/>
          <w:lang w:bidi="ar-SA"/>
        </w:rPr>
      </w:pPr>
      <w:ins w:id="33" w:author="thaodh" w:date="2013-05-27T11:04:00Z">
        <w:r w:rsidRPr="00000AB1">
          <w:rPr>
            <w:rStyle w:val="Hyperlink"/>
            <w:noProof/>
          </w:rPr>
          <w:fldChar w:fldCharType="begin"/>
        </w:r>
        <w:r w:rsidR="00A031C2" w:rsidRPr="00000AB1">
          <w:rPr>
            <w:rStyle w:val="Hyperlink"/>
            <w:noProof/>
          </w:rPr>
          <w:instrText xml:space="preserve"> </w:instrText>
        </w:r>
        <w:r w:rsidR="00A031C2">
          <w:rPr>
            <w:noProof/>
          </w:rPr>
          <w:instrText>HYPERLINK \l "_Toc357415993"</w:instrText>
        </w:r>
        <w:r w:rsidR="00A031C2" w:rsidRPr="00000AB1">
          <w:rPr>
            <w:rStyle w:val="Hyperlink"/>
            <w:noProof/>
          </w:rPr>
          <w:instrText xml:space="preserve"> </w:instrText>
        </w:r>
        <w:r w:rsidRPr="00000AB1">
          <w:rPr>
            <w:rStyle w:val="Hyperlink"/>
            <w:noProof/>
          </w:rPr>
          <w:fldChar w:fldCharType="separate"/>
        </w:r>
        <w:r w:rsidR="00A031C2" w:rsidRPr="00000AB1">
          <w:rPr>
            <w:rStyle w:val="Hyperlink"/>
            <w:noProof/>
          </w:rPr>
          <w:t>Assumptions</w:t>
        </w:r>
        <w:r w:rsidR="00A031C2">
          <w:rPr>
            <w:noProof/>
            <w:webHidden/>
          </w:rPr>
          <w:tab/>
        </w:r>
        <w:r>
          <w:rPr>
            <w:noProof/>
            <w:webHidden/>
          </w:rPr>
          <w:fldChar w:fldCharType="begin"/>
        </w:r>
        <w:r w:rsidR="00A031C2">
          <w:rPr>
            <w:noProof/>
            <w:webHidden/>
          </w:rPr>
          <w:instrText xml:space="preserve"> PAGEREF _Toc357415993 \h </w:instrText>
        </w:r>
      </w:ins>
      <w:r>
        <w:rPr>
          <w:noProof/>
          <w:webHidden/>
        </w:rPr>
      </w:r>
      <w:r>
        <w:rPr>
          <w:noProof/>
          <w:webHidden/>
        </w:rPr>
        <w:fldChar w:fldCharType="separate"/>
      </w:r>
      <w:ins w:id="34" w:author="thaodh" w:date="2013-05-27T11:04:00Z">
        <w:r w:rsidR="00A031C2">
          <w:rPr>
            <w:noProof/>
            <w:webHidden/>
          </w:rPr>
          <w:t>13</w:t>
        </w:r>
        <w:r>
          <w:rPr>
            <w:noProof/>
            <w:webHidden/>
          </w:rPr>
          <w:fldChar w:fldCharType="end"/>
        </w:r>
        <w:r w:rsidRPr="00000AB1">
          <w:rPr>
            <w:rStyle w:val="Hyperlink"/>
            <w:noProof/>
          </w:rPr>
          <w:fldChar w:fldCharType="end"/>
        </w:r>
      </w:ins>
    </w:p>
    <w:p w:rsidR="00A031C2" w:rsidRDefault="00BE51A7">
      <w:pPr>
        <w:pStyle w:val="TOC2"/>
        <w:rPr>
          <w:ins w:id="35" w:author="thaodh" w:date="2013-05-27T11:04:00Z"/>
          <w:rFonts w:asciiTheme="minorHAnsi" w:eastAsiaTheme="minorEastAsia" w:hAnsiTheme="minorHAnsi" w:cstheme="minorBidi"/>
          <w:sz w:val="22"/>
          <w:szCs w:val="22"/>
          <w:lang w:bidi="ar-SA"/>
        </w:rPr>
      </w:pPr>
      <w:ins w:id="36" w:author="thaodh" w:date="2013-05-27T11:04:00Z">
        <w:r w:rsidRPr="00000AB1">
          <w:rPr>
            <w:rStyle w:val="Hyperlink"/>
          </w:rPr>
          <w:fldChar w:fldCharType="begin"/>
        </w:r>
        <w:r w:rsidR="00A031C2" w:rsidRPr="00000AB1">
          <w:rPr>
            <w:rStyle w:val="Hyperlink"/>
          </w:rPr>
          <w:instrText xml:space="preserve"> </w:instrText>
        </w:r>
        <w:r w:rsidR="00A031C2">
          <w:instrText>HYPERLINK \l "_Toc357415994"</w:instrText>
        </w:r>
        <w:r w:rsidR="00A031C2" w:rsidRPr="00000AB1">
          <w:rPr>
            <w:rStyle w:val="Hyperlink"/>
          </w:rPr>
          <w:instrText xml:space="preserve"> </w:instrText>
        </w:r>
        <w:r w:rsidRPr="00000AB1">
          <w:rPr>
            <w:rStyle w:val="Hyperlink"/>
          </w:rPr>
          <w:fldChar w:fldCharType="separate"/>
        </w:r>
        <w:r w:rsidR="00A031C2" w:rsidRPr="00000AB1">
          <w:rPr>
            <w:rStyle w:val="Hyperlink"/>
          </w:rPr>
          <w:t>General Assumptions</w:t>
        </w:r>
        <w:r w:rsidR="00A031C2">
          <w:rPr>
            <w:webHidden/>
          </w:rPr>
          <w:tab/>
        </w:r>
        <w:r>
          <w:rPr>
            <w:webHidden/>
          </w:rPr>
          <w:fldChar w:fldCharType="begin"/>
        </w:r>
        <w:r w:rsidR="00A031C2">
          <w:rPr>
            <w:webHidden/>
          </w:rPr>
          <w:instrText xml:space="preserve"> PAGEREF _Toc357415994 \h </w:instrText>
        </w:r>
      </w:ins>
      <w:r>
        <w:rPr>
          <w:webHidden/>
        </w:rPr>
      </w:r>
      <w:r>
        <w:rPr>
          <w:webHidden/>
        </w:rPr>
        <w:fldChar w:fldCharType="separate"/>
      </w:r>
      <w:ins w:id="37" w:author="thaodh" w:date="2013-05-27T11:04:00Z">
        <w:r w:rsidR="00A031C2">
          <w:rPr>
            <w:webHidden/>
          </w:rPr>
          <w:t>13</w:t>
        </w:r>
        <w:r>
          <w:rPr>
            <w:webHidden/>
          </w:rPr>
          <w:fldChar w:fldCharType="end"/>
        </w:r>
        <w:r w:rsidRPr="00000AB1">
          <w:rPr>
            <w:rStyle w:val="Hyperlink"/>
          </w:rPr>
          <w:fldChar w:fldCharType="end"/>
        </w:r>
      </w:ins>
    </w:p>
    <w:p w:rsidR="00A031C2" w:rsidRDefault="00BE51A7">
      <w:pPr>
        <w:pStyle w:val="TOC2"/>
        <w:rPr>
          <w:ins w:id="38" w:author="thaodh" w:date="2013-05-27T11:04:00Z"/>
          <w:rFonts w:asciiTheme="minorHAnsi" w:eastAsiaTheme="minorEastAsia" w:hAnsiTheme="minorHAnsi" w:cstheme="minorBidi"/>
          <w:sz w:val="22"/>
          <w:szCs w:val="22"/>
          <w:lang w:bidi="ar-SA"/>
        </w:rPr>
      </w:pPr>
      <w:ins w:id="39" w:author="thaodh" w:date="2013-05-27T11:04:00Z">
        <w:r w:rsidRPr="00000AB1">
          <w:rPr>
            <w:rStyle w:val="Hyperlink"/>
          </w:rPr>
          <w:fldChar w:fldCharType="begin"/>
        </w:r>
        <w:r w:rsidR="00A031C2" w:rsidRPr="00000AB1">
          <w:rPr>
            <w:rStyle w:val="Hyperlink"/>
          </w:rPr>
          <w:instrText xml:space="preserve"> </w:instrText>
        </w:r>
        <w:r w:rsidR="00A031C2">
          <w:instrText>HYPERLINK \l "_Toc357415995"</w:instrText>
        </w:r>
        <w:r w:rsidR="00A031C2" w:rsidRPr="00000AB1">
          <w:rPr>
            <w:rStyle w:val="Hyperlink"/>
          </w:rPr>
          <w:instrText xml:space="preserve"> </w:instrText>
        </w:r>
        <w:r w:rsidRPr="00000AB1">
          <w:rPr>
            <w:rStyle w:val="Hyperlink"/>
          </w:rPr>
          <w:fldChar w:fldCharType="separate"/>
        </w:r>
        <w:r w:rsidR="00A031C2" w:rsidRPr="00000AB1">
          <w:rPr>
            <w:rStyle w:val="Hyperlink"/>
          </w:rPr>
          <w:t>Integration Assumptions</w:t>
        </w:r>
        <w:r w:rsidR="00A031C2">
          <w:rPr>
            <w:webHidden/>
          </w:rPr>
          <w:tab/>
        </w:r>
        <w:r>
          <w:rPr>
            <w:webHidden/>
          </w:rPr>
          <w:fldChar w:fldCharType="begin"/>
        </w:r>
        <w:r w:rsidR="00A031C2">
          <w:rPr>
            <w:webHidden/>
          </w:rPr>
          <w:instrText xml:space="preserve"> PAGEREF _Toc357415995 \h </w:instrText>
        </w:r>
      </w:ins>
      <w:r>
        <w:rPr>
          <w:webHidden/>
        </w:rPr>
      </w:r>
      <w:r>
        <w:rPr>
          <w:webHidden/>
        </w:rPr>
        <w:fldChar w:fldCharType="separate"/>
      </w:r>
      <w:ins w:id="40" w:author="thaodh" w:date="2013-05-27T11:04:00Z">
        <w:r w:rsidR="00A031C2">
          <w:rPr>
            <w:webHidden/>
          </w:rPr>
          <w:t>15</w:t>
        </w:r>
        <w:r>
          <w:rPr>
            <w:webHidden/>
          </w:rPr>
          <w:fldChar w:fldCharType="end"/>
        </w:r>
        <w:r w:rsidRPr="00000AB1">
          <w:rPr>
            <w:rStyle w:val="Hyperlink"/>
          </w:rPr>
          <w:fldChar w:fldCharType="end"/>
        </w:r>
      </w:ins>
    </w:p>
    <w:p w:rsidR="00A031C2" w:rsidRDefault="00BE51A7">
      <w:pPr>
        <w:pStyle w:val="TOC2"/>
        <w:rPr>
          <w:ins w:id="41" w:author="thaodh" w:date="2013-05-27T11:04:00Z"/>
          <w:rFonts w:asciiTheme="minorHAnsi" w:eastAsiaTheme="minorEastAsia" w:hAnsiTheme="minorHAnsi" w:cstheme="minorBidi"/>
          <w:sz w:val="22"/>
          <w:szCs w:val="22"/>
          <w:lang w:bidi="ar-SA"/>
        </w:rPr>
      </w:pPr>
      <w:ins w:id="42" w:author="thaodh" w:date="2013-05-27T11:04:00Z">
        <w:r w:rsidRPr="00000AB1">
          <w:rPr>
            <w:rStyle w:val="Hyperlink"/>
          </w:rPr>
          <w:fldChar w:fldCharType="begin"/>
        </w:r>
        <w:r w:rsidR="00A031C2" w:rsidRPr="00000AB1">
          <w:rPr>
            <w:rStyle w:val="Hyperlink"/>
          </w:rPr>
          <w:instrText xml:space="preserve"> </w:instrText>
        </w:r>
        <w:r w:rsidR="00A031C2">
          <w:instrText>HYPERLINK \l "_Toc357415996"</w:instrText>
        </w:r>
        <w:r w:rsidR="00A031C2" w:rsidRPr="00000AB1">
          <w:rPr>
            <w:rStyle w:val="Hyperlink"/>
          </w:rPr>
          <w:instrText xml:space="preserve"> </w:instrText>
        </w:r>
        <w:r w:rsidRPr="00000AB1">
          <w:rPr>
            <w:rStyle w:val="Hyperlink"/>
          </w:rPr>
          <w:fldChar w:fldCharType="separate"/>
        </w:r>
        <w:r w:rsidR="00A031C2" w:rsidRPr="00000AB1">
          <w:rPr>
            <w:rStyle w:val="Hyperlink"/>
          </w:rPr>
          <w:t>Migration Assumptions</w:t>
        </w:r>
        <w:r w:rsidR="00A031C2">
          <w:rPr>
            <w:webHidden/>
          </w:rPr>
          <w:tab/>
        </w:r>
        <w:r>
          <w:rPr>
            <w:webHidden/>
          </w:rPr>
          <w:fldChar w:fldCharType="begin"/>
        </w:r>
        <w:r w:rsidR="00A031C2">
          <w:rPr>
            <w:webHidden/>
          </w:rPr>
          <w:instrText xml:space="preserve"> PAGEREF _Toc357415996 \h </w:instrText>
        </w:r>
      </w:ins>
      <w:r>
        <w:rPr>
          <w:webHidden/>
        </w:rPr>
      </w:r>
      <w:r>
        <w:rPr>
          <w:webHidden/>
        </w:rPr>
        <w:fldChar w:fldCharType="separate"/>
      </w:r>
      <w:ins w:id="43" w:author="thaodh" w:date="2013-05-27T11:04:00Z">
        <w:r w:rsidR="00A031C2">
          <w:rPr>
            <w:webHidden/>
          </w:rPr>
          <w:t>16</w:t>
        </w:r>
        <w:r>
          <w:rPr>
            <w:webHidden/>
          </w:rPr>
          <w:fldChar w:fldCharType="end"/>
        </w:r>
        <w:r w:rsidRPr="00000AB1">
          <w:rPr>
            <w:rStyle w:val="Hyperlink"/>
          </w:rPr>
          <w:fldChar w:fldCharType="end"/>
        </w:r>
      </w:ins>
    </w:p>
    <w:p w:rsidR="00A031C2" w:rsidRDefault="00BE51A7">
      <w:pPr>
        <w:pStyle w:val="TOC2"/>
        <w:rPr>
          <w:ins w:id="44" w:author="thaodh" w:date="2013-05-27T11:04:00Z"/>
          <w:rFonts w:asciiTheme="minorHAnsi" w:eastAsiaTheme="minorEastAsia" w:hAnsiTheme="minorHAnsi" w:cstheme="minorBidi"/>
          <w:sz w:val="22"/>
          <w:szCs w:val="22"/>
          <w:lang w:bidi="ar-SA"/>
        </w:rPr>
      </w:pPr>
      <w:ins w:id="45" w:author="thaodh" w:date="2013-05-27T11:04:00Z">
        <w:r w:rsidRPr="00000AB1">
          <w:rPr>
            <w:rStyle w:val="Hyperlink"/>
          </w:rPr>
          <w:fldChar w:fldCharType="begin"/>
        </w:r>
        <w:r w:rsidR="00A031C2" w:rsidRPr="00000AB1">
          <w:rPr>
            <w:rStyle w:val="Hyperlink"/>
          </w:rPr>
          <w:instrText xml:space="preserve"> </w:instrText>
        </w:r>
        <w:r w:rsidR="00A031C2">
          <w:instrText>HYPERLINK \l "_Toc357415997"</w:instrText>
        </w:r>
        <w:r w:rsidR="00A031C2" w:rsidRPr="00000AB1">
          <w:rPr>
            <w:rStyle w:val="Hyperlink"/>
          </w:rPr>
          <w:instrText xml:space="preserve"> </w:instrText>
        </w:r>
        <w:r w:rsidRPr="00000AB1">
          <w:rPr>
            <w:rStyle w:val="Hyperlink"/>
          </w:rPr>
          <w:fldChar w:fldCharType="separate"/>
        </w:r>
        <w:r w:rsidR="00A031C2" w:rsidRPr="00000AB1">
          <w:rPr>
            <w:rStyle w:val="Hyperlink"/>
          </w:rPr>
          <w:t>Project scope Assumptions</w:t>
        </w:r>
        <w:r w:rsidR="00A031C2">
          <w:rPr>
            <w:webHidden/>
          </w:rPr>
          <w:tab/>
        </w:r>
        <w:r>
          <w:rPr>
            <w:webHidden/>
          </w:rPr>
          <w:fldChar w:fldCharType="begin"/>
        </w:r>
        <w:r w:rsidR="00A031C2">
          <w:rPr>
            <w:webHidden/>
          </w:rPr>
          <w:instrText xml:space="preserve"> PAGEREF _Toc357415997 \h </w:instrText>
        </w:r>
      </w:ins>
      <w:r>
        <w:rPr>
          <w:webHidden/>
        </w:rPr>
      </w:r>
      <w:r>
        <w:rPr>
          <w:webHidden/>
        </w:rPr>
        <w:fldChar w:fldCharType="separate"/>
      </w:r>
      <w:ins w:id="46" w:author="thaodh" w:date="2013-05-27T11:04:00Z">
        <w:r w:rsidR="00A031C2">
          <w:rPr>
            <w:webHidden/>
          </w:rPr>
          <w:t>16</w:t>
        </w:r>
        <w:r>
          <w:rPr>
            <w:webHidden/>
          </w:rPr>
          <w:fldChar w:fldCharType="end"/>
        </w:r>
        <w:r w:rsidRPr="00000AB1">
          <w:rPr>
            <w:rStyle w:val="Hyperlink"/>
          </w:rPr>
          <w:fldChar w:fldCharType="end"/>
        </w:r>
      </w:ins>
    </w:p>
    <w:p w:rsidR="00A031C2" w:rsidRDefault="00BE51A7">
      <w:pPr>
        <w:pStyle w:val="TOC2"/>
        <w:rPr>
          <w:ins w:id="47" w:author="thaodh" w:date="2013-05-27T11:04:00Z"/>
          <w:rFonts w:asciiTheme="minorHAnsi" w:eastAsiaTheme="minorEastAsia" w:hAnsiTheme="minorHAnsi" w:cstheme="minorBidi"/>
          <w:sz w:val="22"/>
          <w:szCs w:val="22"/>
          <w:lang w:bidi="ar-SA"/>
        </w:rPr>
      </w:pPr>
      <w:ins w:id="48" w:author="thaodh" w:date="2013-05-27T11:04:00Z">
        <w:r w:rsidRPr="00000AB1">
          <w:rPr>
            <w:rStyle w:val="Hyperlink"/>
          </w:rPr>
          <w:fldChar w:fldCharType="begin"/>
        </w:r>
        <w:r w:rsidR="00A031C2" w:rsidRPr="00000AB1">
          <w:rPr>
            <w:rStyle w:val="Hyperlink"/>
          </w:rPr>
          <w:instrText xml:space="preserve"> </w:instrText>
        </w:r>
        <w:r w:rsidR="00A031C2">
          <w:instrText>HYPERLINK \l "_Toc357415998"</w:instrText>
        </w:r>
        <w:r w:rsidR="00A031C2" w:rsidRPr="00000AB1">
          <w:rPr>
            <w:rStyle w:val="Hyperlink"/>
          </w:rPr>
          <w:instrText xml:space="preserve"> </w:instrText>
        </w:r>
        <w:r w:rsidRPr="00000AB1">
          <w:rPr>
            <w:rStyle w:val="Hyperlink"/>
          </w:rPr>
          <w:fldChar w:fldCharType="separate"/>
        </w:r>
        <w:r w:rsidR="00A031C2" w:rsidRPr="00000AB1">
          <w:rPr>
            <w:rStyle w:val="Hyperlink"/>
          </w:rPr>
          <w:t>End-to-End scenario Assumptions</w:t>
        </w:r>
        <w:r w:rsidR="00A031C2">
          <w:rPr>
            <w:webHidden/>
          </w:rPr>
          <w:tab/>
        </w:r>
        <w:r>
          <w:rPr>
            <w:webHidden/>
          </w:rPr>
          <w:fldChar w:fldCharType="begin"/>
        </w:r>
        <w:r w:rsidR="00A031C2">
          <w:rPr>
            <w:webHidden/>
          </w:rPr>
          <w:instrText xml:space="preserve"> PAGEREF _Toc357415998 \h </w:instrText>
        </w:r>
      </w:ins>
      <w:r>
        <w:rPr>
          <w:webHidden/>
        </w:rPr>
      </w:r>
      <w:r>
        <w:rPr>
          <w:webHidden/>
        </w:rPr>
        <w:fldChar w:fldCharType="separate"/>
      </w:r>
      <w:ins w:id="49" w:author="thaodh" w:date="2013-05-27T11:04:00Z">
        <w:r w:rsidR="00A031C2">
          <w:rPr>
            <w:webHidden/>
          </w:rPr>
          <w:t>17</w:t>
        </w:r>
        <w:r>
          <w:rPr>
            <w:webHidden/>
          </w:rPr>
          <w:fldChar w:fldCharType="end"/>
        </w:r>
        <w:r w:rsidRPr="00000AB1">
          <w:rPr>
            <w:rStyle w:val="Hyperlink"/>
          </w:rPr>
          <w:fldChar w:fldCharType="end"/>
        </w:r>
      </w:ins>
    </w:p>
    <w:p w:rsidR="00A031C2" w:rsidRDefault="00BE51A7">
      <w:pPr>
        <w:pStyle w:val="TOC1"/>
        <w:rPr>
          <w:ins w:id="50" w:author="thaodh" w:date="2013-05-27T11:04:00Z"/>
          <w:rFonts w:asciiTheme="minorHAnsi" w:eastAsiaTheme="minorEastAsia" w:hAnsiTheme="minorHAnsi" w:cstheme="minorBidi"/>
          <w:b w:val="0"/>
          <w:bCs w:val="0"/>
          <w:noProof/>
          <w:lang w:bidi="ar-SA"/>
        </w:rPr>
      </w:pPr>
      <w:ins w:id="51" w:author="thaodh" w:date="2013-05-27T11:04:00Z">
        <w:r w:rsidRPr="00000AB1">
          <w:rPr>
            <w:rStyle w:val="Hyperlink"/>
            <w:noProof/>
          </w:rPr>
          <w:fldChar w:fldCharType="begin"/>
        </w:r>
        <w:r w:rsidR="00A031C2" w:rsidRPr="00000AB1">
          <w:rPr>
            <w:rStyle w:val="Hyperlink"/>
            <w:noProof/>
          </w:rPr>
          <w:instrText xml:space="preserve"> </w:instrText>
        </w:r>
        <w:r w:rsidR="00A031C2">
          <w:rPr>
            <w:noProof/>
          </w:rPr>
          <w:instrText>HYPERLINK \l "_Toc357415999"</w:instrText>
        </w:r>
        <w:r w:rsidR="00A031C2" w:rsidRPr="00000AB1">
          <w:rPr>
            <w:rStyle w:val="Hyperlink"/>
            <w:noProof/>
          </w:rPr>
          <w:instrText xml:space="preserve"> </w:instrText>
        </w:r>
        <w:r w:rsidRPr="00000AB1">
          <w:rPr>
            <w:rStyle w:val="Hyperlink"/>
            <w:noProof/>
          </w:rPr>
          <w:fldChar w:fldCharType="separate"/>
        </w:r>
        <w:r w:rsidR="00A031C2" w:rsidRPr="00000AB1">
          <w:rPr>
            <w:rStyle w:val="Hyperlink"/>
            <w:noProof/>
          </w:rPr>
          <w:t>Integration Points and Description</w:t>
        </w:r>
        <w:r w:rsidR="00A031C2">
          <w:rPr>
            <w:noProof/>
            <w:webHidden/>
          </w:rPr>
          <w:tab/>
        </w:r>
        <w:r>
          <w:rPr>
            <w:noProof/>
            <w:webHidden/>
          </w:rPr>
          <w:fldChar w:fldCharType="begin"/>
        </w:r>
        <w:r w:rsidR="00A031C2">
          <w:rPr>
            <w:noProof/>
            <w:webHidden/>
          </w:rPr>
          <w:instrText xml:space="preserve"> PAGEREF _Toc357415999 \h </w:instrText>
        </w:r>
      </w:ins>
      <w:r>
        <w:rPr>
          <w:noProof/>
          <w:webHidden/>
        </w:rPr>
      </w:r>
      <w:r>
        <w:rPr>
          <w:noProof/>
          <w:webHidden/>
        </w:rPr>
        <w:fldChar w:fldCharType="separate"/>
      </w:r>
      <w:ins w:id="52" w:author="thaodh" w:date="2013-05-27T11:04:00Z">
        <w:r w:rsidR="00A031C2">
          <w:rPr>
            <w:noProof/>
            <w:webHidden/>
          </w:rPr>
          <w:t>21</w:t>
        </w:r>
        <w:r>
          <w:rPr>
            <w:noProof/>
            <w:webHidden/>
          </w:rPr>
          <w:fldChar w:fldCharType="end"/>
        </w:r>
        <w:r w:rsidRPr="00000AB1">
          <w:rPr>
            <w:rStyle w:val="Hyperlink"/>
            <w:noProof/>
          </w:rPr>
          <w:fldChar w:fldCharType="end"/>
        </w:r>
      </w:ins>
    </w:p>
    <w:p w:rsidR="00A031C2" w:rsidRDefault="00BE51A7">
      <w:pPr>
        <w:pStyle w:val="TOC2"/>
        <w:rPr>
          <w:ins w:id="53" w:author="thaodh" w:date="2013-05-27T11:04:00Z"/>
          <w:rFonts w:asciiTheme="minorHAnsi" w:eastAsiaTheme="minorEastAsia" w:hAnsiTheme="minorHAnsi" w:cstheme="minorBidi"/>
          <w:sz w:val="22"/>
          <w:szCs w:val="22"/>
          <w:lang w:bidi="ar-SA"/>
        </w:rPr>
      </w:pPr>
      <w:ins w:id="54" w:author="thaodh" w:date="2013-05-27T11:04:00Z">
        <w:r w:rsidRPr="00000AB1">
          <w:rPr>
            <w:rStyle w:val="Hyperlink"/>
          </w:rPr>
          <w:fldChar w:fldCharType="begin"/>
        </w:r>
        <w:r w:rsidR="00A031C2" w:rsidRPr="00000AB1">
          <w:rPr>
            <w:rStyle w:val="Hyperlink"/>
          </w:rPr>
          <w:instrText xml:space="preserve"> </w:instrText>
        </w:r>
        <w:r w:rsidR="00A031C2">
          <w:instrText>HYPERLINK \l "_Toc357416000"</w:instrText>
        </w:r>
        <w:r w:rsidR="00A031C2" w:rsidRPr="00000AB1">
          <w:rPr>
            <w:rStyle w:val="Hyperlink"/>
          </w:rPr>
          <w:instrText xml:space="preserve"> </w:instrText>
        </w:r>
        <w:r w:rsidRPr="00000AB1">
          <w:rPr>
            <w:rStyle w:val="Hyperlink"/>
          </w:rPr>
          <w:fldChar w:fldCharType="separate"/>
        </w:r>
        <w:r w:rsidR="00A031C2" w:rsidRPr="00000AB1">
          <w:rPr>
            <w:rStyle w:val="Hyperlink"/>
          </w:rPr>
          <w:t>Integration Points</w:t>
        </w:r>
        <w:r w:rsidR="00A031C2">
          <w:rPr>
            <w:webHidden/>
          </w:rPr>
          <w:tab/>
        </w:r>
        <w:r>
          <w:rPr>
            <w:webHidden/>
          </w:rPr>
          <w:fldChar w:fldCharType="begin"/>
        </w:r>
        <w:r w:rsidR="00A031C2">
          <w:rPr>
            <w:webHidden/>
          </w:rPr>
          <w:instrText xml:space="preserve"> PAGEREF _Toc357416000 \h </w:instrText>
        </w:r>
      </w:ins>
      <w:r>
        <w:rPr>
          <w:webHidden/>
        </w:rPr>
      </w:r>
      <w:r>
        <w:rPr>
          <w:webHidden/>
        </w:rPr>
        <w:fldChar w:fldCharType="separate"/>
      </w:r>
      <w:ins w:id="55" w:author="thaodh" w:date="2013-05-27T11:04:00Z">
        <w:r w:rsidR="00A031C2">
          <w:rPr>
            <w:webHidden/>
          </w:rPr>
          <w:t>21</w:t>
        </w:r>
        <w:r>
          <w:rPr>
            <w:webHidden/>
          </w:rPr>
          <w:fldChar w:fldCharType="end"/>
        </w:r>
        <w:r w:rsidRPr="00000AB1">
          <w:rPr>
            <w:rStyle w:val="Hyperlink"/>
          </w:rPr>
          <w:fldChar w:fldCharType="end"/>
        </w:r>
      </w:ins>
    </w:p>
    <w:p w:rsidR="00A031C2" w:rsidRDefault="00BE51A7">
      <w:pPr>
        <w:pStyle w:val="TOC1"/>
        <w:rPr>
          <w:ins w:id="56" w:author="thaodh" w:date="2013-05-27T11:04:00Z"/>
          <w:rFonts w:asciiTheme="minorHAnsi" w:eastAsiaTheme="minorEastAsia" w:hAnsiTheme="minorHAnsi" w:cstheme="minorBidi"/>
          <w:b w:val="0"/>
          <w:bCs w:val="0"/>
          <w:noProof/>
          <w:lang w:bidi="ar-SA"/>
        </w:rPr>
      </w:pPr>
      <w:ins w:id="57" w:author="thaodh" w:date="2013-05-27T11:04:00Z">
        <w:r w:rsidRPr="00000AB1">
          <w:rPr>
            <w:rStyle w:val="Hyperlink"/>
            <w:noProof/>
          </w:rPr>
          <w:fldChar w:fldCharType="begin"/>
        </w:r>
        <w:r w:rsidR="00A031C2" w:rsidRPr="00000AB1">
          <w:rPr>
            <w:rStyle w:val="Hyperlink"/>
            <w:noProof/>
          </w:rPr>
          <w:instrText xml:space="preserve"> </w:instrText>
        </w:r>
        <w:r w:rsidR="00A031C2">
          <w:rPr>
            <w:noProof/>
          </w:rPr>
          <w:instrText>HYPERLINK \l "_Toc357416001"</w:instrText>
        </w:r>
        <w:r w:rsidR="00A031C2" w:rsidRPr="00000AB1">
          <w:rPr>
            <w:rStyle w:val="Hyperlink"/>
            <w:noProof/>
          </w:rPr>
          <w:instrText xml:space="preserve"> </w:instrText>
        </w:r>
        <w:r w:rsidRPr="00000AB1">
          <w:rPr>
            <w:rStyle w:val="Hyperlink"/>
            <w:noProof/>
          </w:rPr>
          <w:fldChar w:fldCharType="separate"/>
        </w:r>
        <w:r w:rsidR="00A031C2" w:rsidRPr="00000AB1">
          <w:rPr>
            <w:rStyle w:val="Hyperlink"/>
            <w:noProof/>
          </w:rPr>
          <w:t>Technical Architecture</w:t>
        </w:r>
        <w:r w:rsidR="00A031C2">
          <w:rPr>
            <w:noProof/>
            <w:webHidden/>
          </w:rPr>
          <w:tab/>
        </w:r>
        <w:r>
          <w:rPr>
            <w:noProof/>
            <w:webHidden/>
          </w:rPr>
          <w:fldChar w:fldCharType="begin"/>
        </w:r>
        <w:r w:rsidR="00A031C2">
          <w:rPr>
            <w:noProof/>
            <w:webHidden/>
          </w:rPr>
          <w:instrText xml:space="preserve"> PAGEREF _Toc357416001 \h </w:instrText>
        </w:r>
      </w:ins>
      <w:r>
        <w:rPr>
          <w:noProof/>
          <w:webHidden/>
        </w:rPr>
      </w:r>
      <w:r>
        <w:rPr>
          <w:noProof/>
          <w:webHidden/>
        </w:rPr>
        <w:fldChar w:fldCharType="separate"/>
      </w:r>
      <w:ins w:id="58" w:author="thaodh" w:date="2013-05-27T11:04:00Z">
        <w:r w:rsidR="00A031C2">
          <w:rPr>
            <w:noProof/>
            <w:webHidden/>
          </w:rPr>
          <w:t>25</w:t>
        </w:r>
        <w:r>
          <w:rPr>
            <w:noProof/>
            <w:webHidden/>
          </w:rPr>
          <w:fldChar w:fldCharType="end"/>
        </w:r>
        <w:r w:rsidRPr="00000AB1">
          <w:rPr>
            <w:rStyle w:val="Hyperlink"/>
            <w:noProof/>
          </w:rPr>
          <w:fldChar w:fldCharType="end"/>
        </w:r>
      </w:ins>
    </w:p>
    <w:p w:rsidR="00A031C2" w:rsidRDefault="00BE51A7">
      <w:pPr>
        <w:pStyle w:val="TOC2"/>
        <w:rPr>
          <w:ins w:id="59" w:author="thaodh" w:date="2013-05-27T11:04:00Z"/>
          <w:rFonts w:asciiTheme="minorHAnsi" w:eastAsiaTheme="minorEastAsia" w:hAnsiTheme="minorHAnsi" w:cstheme="minorBidi"/>
          <w:sz w:val="22"/>
          <w:szCs w:val="22"/>
          <w:lang w:bidi="ar-SA"/>
        </w:rPr>
      </w:pPr>
      <w:ins w:id="60" w:author="thaodh" w:date="2013-05-27T11:04:00Z">
        <w:r w:rsidRPr="00000AB1">
          <w:rPr>
            <w:rStyle w:val="Hyperlink"/>
          </w:rPr>
          <w:fldChar w:fldCharType="begin"/>
        </w:r>
        <w:r w:rsidR="00A031C2" w:rsidRPr="00000AB1">
          <w:rPr>
            <w:rStyle w:val="Hyperlink"/>
          </w:rPr>
          <w:instrText xml:space="preserve"> </w:instrText>
        </w:r>
        <w:r w:rsidR="00A031C2">
          <w:instrText>HYPERLINK \l "_Toc357416002"</w:instrText>
        </w:r>
        <w:r w:rsidR="00A031C2" w:rsidRPr="00000AB1">
          <w:rPr>
            <w:rStyle w:val="Hyperlink"/>
          </w:rPr>
          <w:instrText xml:space="preserve"> </w:instrText>
        </w:r>
        <w:r w:rsidRPr="00000AB1">
          <w:rPr>
            <w:rStyle w:val="Hyperlink"/>
          </w:rPr>
          <w:fldChar w:fldCharType="separate"/>
        </w:r>
        <w:r w:rsidR="00A031C2" w:rsidRPr="00000AB1">
          <w:rPr>
            <w:rStyle w:val="Hyperlink"/>
          </w:rPr>
          <w:t>Production system</w:t>
        </w:r>
        <w:r w:rsidR="00A031C2">
          <w:rPr>
            <w:webHidden/>
          </w:rPr>
          <w:tab/>
        </w:r>
        <w:r>
          <w:rPr>
            <w:webHidden/>
          </w:rPr>
          <w:fldChar w:fldCharType="begin"/>
        </w:r>
        <w:r w:rsidR="00A031C2">
          <w:rPr>
            <w:webHidden/>
          </w:rPr>
          <w:instrText xml:space="preserve"> PAGEREF _Toc357416002 \h </w:instrText>
        </w:r>
      </w:ins>
      <w:r>
        <w:rPr>
          <w:webHidden/>
        </w:rPr>
      </w:r>
      <w:r>
        <w:rPr>
          <w:webHidden/>
        </w:rPr>
        <w:fldChar w:fldCharType="separate"/>
      </w:r>
      <w:ins w:id="61" w:author="thaodh" w:date="2013-05-27T11:04:00Z">
        <w:r w:rsidR="00A031C2">
          <w:rPr>
            <w:webHidden/>
          </w:rPr>
          <w:t>25</w:t>
        </w:r>
        <w:r>
          <w:rPr>
            <w:webHidden/>
          </w:rPr>
          <w:fldChar w:fldCharType="end"/>
        </w:r>
        <w:r w:rsidRPr="00000AB1">
          <w:rPr>
            <w:rStyle w:val="Hyperlink"/>
          </w:rPr>
          <w:fldChar w:fldCharType="end"/>
        </w:r>
      </w:ins>
    </w:p>
    <w:p w:rsidR="00A031C2" w:rsidRDefault="00BE51A7">
      <w:pPr>
        <w:pStyle w:val="TOC2"/>
        <w:rPr>
          <w:ins w:id="62" w:author="thaodh" w:date="2013-05-27T11:04:00Z"/>
          <w:rFonts w:asciiTheme="minorHAnsi" w:eastAsiaTheme="minorEastAsia" w:hAnsiTheme="minorHAnsi" w:cstheme="minorBidi"/>
          <w:sz w:val="22"/>
          <w:szCs w:val="22"/>
          <w:lang w:bidi="ar-SA"/>
        </w:rPr>
      </w:pPr>
      <w:ins w:id="63" w:author="thaodh" w:date="2013-05-27T11:04:00Z">
        <w:r w:rsidRPr="00000AB1">
          <w:rPr>
            <w:rStyle w:val="Hyperlink"/>
          </w:rPr>
          <w:fldChar w:fldCharType="begin"/>
        </w:r>
        <w:r w:rsidR="00A031C2" w:rsidRPr="00000AB1">
          <w:rPr>
            <w:rStyle w:val="Hyperlink"/>
          </w:rPr>
          <w:instrText xml:space="preserve"> </w:instrText>
        </w:r>
        <w:r w:rsidR="00A031C2">
          <w:instrText>HYPERLINK \l "_Toc357416003"</w:instrText>
        </w:r>
        <w:r w:rsidR="00A031C2" w:rsidRPr="00000AB1">
          <w:rPr>
            <w:rStyle w:val="Hyperlink"/>
          </w:rPr>
          <w:instrText xml:space="preserve"> </w:instrText>
        </w:r>
        <w:r w:rsidRPr="00000AB1">
          <w:rPr>
            <w:rStyle w:val="Hyperlink"/>
          </w:rPr>
          <w:fldChar w:fldCharType="separate"/>
        </w:r>
        <w:r w:rsidR="00A031C2" w:rsidRPr="00000AB1">
          <w:rPr>
            <w:rStyle w:val="Hyperlink"/>
          </w:rPr>
          <w:t>Technical Architecture Components</w:t>
        </w:r>
        <w:r w:rsidR="00A031C2">
          <w:rPr>
            <w:webHidden/>
          </w:rPr>
          <w:tab/>
        </w:r>
        <w:r>
          <w:rPr>
            <w:webHidden/>
          </w:rPr>
          <w:fldChar w:fldCharType="begin"/>
        </w:r>
        <w:r w:rsidR="00A031C2">
          <w:rPr>
            <w:webHidden/>
          </w:rPr>
          <w:instrText xml:space="preserve"> PAGEREF _Toc357416003 \h </w:instrText>
        </w:r>
      </w:ins>
      <w:r>
        <w:rPr>
          <w:webHidden/>
        </w:rPr>
      </w:r>
      <w:r>
        <w:rPr>
          <w:webHidden/>
        </w:rPr>
        <w:fldChar w:fldCharType="separate"/>
      </w:r>
      <w:ins w:id="64" w:author="thaodh" w:date="2013-05-27T11:04:00Z">
        <w:r w:rsidR="00A031C2">
          <w:rPr>
            <w:webHidden/>
          </w:rPr>
          <w:t>26</w:t>
        </w:r>
        <w:r>
          <w:rPr>
            <w:webHidden/>
          </w:rPr>
          <w:fldChar w:fldCharType="end"/>
        </w:r>
        <w:r w:rsidRPr="00000AB1">
          <w:rPr>
            <w:rStyle w:val="Hyperlink"/>
          </w:rPr>
          <w:fldChar w:fldCharType="end"/>
        </w:r>
      </w:ins>
    </w:p>
    <w:p w:rsidR="00A031C2" w:rsidRDefault="00BE51A7">
      <w:pPr>
        <w:pStyle w:val="TOC3"/>
        <w:rPr>
          <w:ins w:id="65" w:author="thaodh" w:date="2013-05-27T11:04:00Z"/>
          <w:rFonts w:asciiTheme="minorHAnsi" w:eastAsiaTheme="minorEastAsia" w:hAnsiTheme="minorHAnsi" w:cstheme="minorBidi"/>
          <w:sz w:val="22"/>
          <w:szCs w:val="22"/>
          <w:lang w:bidi="ar-SA"/>
        </w:rPr>
      </w:pPr>
      <w:ins w:id="66" w:author="thaodh" w:date="2013-05-27T11:04:00Z">
        <w:r w:rsidRPr="00000AB1">
          <w:rPr>
            <w:rStyle w:val="Hyperlink"/>
          </w:rPr>
          <w:fldChar w:fldCharType="begin"/>
        </w:r>
        <w:r w:rsidR="00A031C2" w:rsidRPr="00000AB1">
          <w:rPr>
            <w:rStyle w:val="Hyperlink"/>
          </w:rPr>
          <w:instrText xml:space="preserve"> </w:instrText>
        </w:r>
        <w:r w:rsidR="00A031C2">
          <w:instrText>HYPERLINK \l "_Toc357416004"</w:instrText>
        </w:r>
        <w:r w:rsidR="00A031C2" w:rsidRPr="00000AB1">
          <w:rPr>
            <w:rStyle w:val="Hyperlink"/>
          </w:rPr>
          <w:instrText xml:space="preserve"> </w:instrText>
        </w:r>
        <w:r w:rsidRPr="00000AB1">
          <w:rPr>
            <w:rStyle w:val="Hyperlink"/>
          </w:rPr>
          <w:fldChar w:fldCharType="separate"/>
        </w:r>
        <w:r w:rsidR="00A031C2" w:rsidRPr="00000AB1">
          <w:rPr>
            <w:rStyle w:val="Hyperlink"/>
          </w:rPr>
          <w:t>Online Components</w:t>
        </w:r>
        <w:r w:rsidR="00A031C2">
          <w:rPr>
            <w:webHidden/>
          </w:rPr>
          <w:tab/>
        </w:r>
        <w:r>
          <w:rPr>
            <w:webHidden/>
          </w:rPr>
          <w:fldChar w:fldCharType="begin"/>
        </w:r>
        <w:r w:rsidR="00A031C2">
          <w:rPr>
            <w:webHidden/>
          </w:rPr>
          <w:instrText xml:space="preserve"> PAGEREF _Toc357416004 \h </w:instrText>
        </w:r>
      </w:ins>
      <w:r>
        <w:rPr>
          <w:webHidden/>
        </w:rPr>
      </w:r>
      <w:r>
        <w:rPr>
          <w:webHidden/>
        </w:rPr>
        <w:fldChar w:fldCharType="separate"/>
      </w:r>
      <w:ins w:id="67" w:author="thaodh" w:date="2013-05-27T11:04:00Z">
        <w:r w:rsidR="00A031C2">
          <w:rPr>
            <w:webHidden/>
          </w:rPr>
          <w:t>26</w:t>
        </w:r>
        <w:r>
          <w:rPr>
            <w:webHidden/>
          </w:rPr>
          <w:fldChar w:fldCharType="end"/>
        </w:r>
        <w:r w:rsidRPr="00000AB1">
          <w:rPr>
            <w:rStyle w:val="Hyperlink"/>
          </w:rPr>
          <w:fldChar w:fldCharType="end"/>
        </w:r>
      </w:ins>
    </w:p>
    <w:p w:rsidR="00A031C2" w:rsidRDefault="00BE51A7">
      <w:pPr>
        <w:pStyle w:val="TOC3"/>
        <w:rPr>
          <w:ins w:id="68" w:author="thaodh" w:date="2013-05-27T11:04:00Z"/>
          <w:rFonts w:asciiTheme="minorHAnsi" w:eastAsiaTheme="minorEastAsia" w:hAnsiTheme="minorHAnsi" w:cstheme="minorBidi"/>
          <w:sz w:val="22"/>
          <w:szCs w:val="22"/>
          <w:lang w:bidi="ar-SA"/>
        </w:rPr>
      </w:pPr>
      <w:ins w:id="69" w:author="thaodh" w:date="2013-05-27T11:04:00Z">
        <w:r w:rsidRPr="00000AB1">
          <w:rPr>
            <w:rStyle w:val="Hyperlink"/>
          </w:rPr>
          <w:fldChar w:fldCharType="begin"/>
        </w:r>
        <w:r w:rsidR="00A031C2" w:rsidRPr="00000AB1">
          <w:rPr>
            <w:rStyle w:val="Hyperlink"/>
          </w:rPr>
          <w:instrText xml:space="preserve"> </w:instrText>
        </w:r>
        <w:r w:rsidR="00A031C2">
          <w:instrText>HYPERLINK \l "_Toc357416005"</w:instrText>
        </w:r>
        <w:r w:rsidR="00A031C2" w:rsidRPr="00000AB1">
          <w:rPr>
            <w:rStyle w:val="Hyperlink"/>
          </w:rPr>
          <w:instrText xml:space="preserve"> </w:instrText>
        </w:r>
        <w:r w:rsidRPr="00000AB1">
          <w:rPr>
            <w:rStyle w:val="Hyperlink"/>
          </w:rPr>
          <w:fldChar w:fldCharType="separate"/>
        </w:r>
        <w:r w:rsidR="00A031C2" w:rsidRPr="00000AB1">
          <w:rPr>
            <w:rStyle w:val="Hyperlink"/>
          </w:rPr>
          <w:t>Hardware Scalability and High Availability</w:t>
        </w:r>
        <w:r w:rsidR="00A031C2">
          <w:rPr>
            <w:webHidden/>
          </w:rPr>
          <w:tab/>
        </w:r>
        <w:r>
          <w:rPr>
            <w:webHidden/>
          </w:rPr>
          <w:fldChar w:fldCharType="begin"/>
        </w:r>
        <w:r w:rsidR="00A031C2">
          <w:rPr>
            <w:webHidden/>
          </w:rPr>
          <w:instrText xml:space="preserve"> PAGEREF _Toc357416005 \h </w:instrText>
        </w:r>
      </w:ins>
      <w:r>
        <w:rPr>
          <w:webHidden/>
        </w:rPr>
      </w:r>
      <w:r>
        <w:rPr>
          <w:webHidden/>
        </w:rPr>
        <w:fldChar w:fldCharType="separate"/>
      </w:r>
      <w:ins w:id="70" w:author="thaodh" w:date="2013-05-27T11:04:00Z">
        <w:r w:rsidR="00A031C2">
          <w:rPr>
            <w:webHidden/>
          </w:rPr>
          <w:t>28</w:t>
        </w:r>
        <w:r>
          <w:rPr>
            <w:webHidden/>
          </w:rPr>
          <w:fldChar w:fldCharType="end"/>
        </w:r>
        <w:r w:rsidRPr="00000AB1">
          <w:rPr>
            <w:rStyle w:val="Hyperlink"/>
          </w:rPr>
          <w:fldChar w:fldCharType="end"/>
        </w:r>
      </w:ins>
    </w:p>
    <w:p w:rsidR="00A031C2" w:rsidRDefault="00BE51A7">
      <w:pPr>
        <w:pStyle w:val="TOC1"/>
        <w:rPr>
          <w:ins w:id="71" w:author="thaodh" w:date="2013-05-27T11:04:00Z"/>
          <w:rFonts w:asciiTheme="minorHAnsi" w:eastAsiaTheme="minorEastAsia" w:hAnsiTheme="minorHAnsi" w:cstheme="minorBidi"/>
          <w:b w:val="0"/>
          <w:bCs w:val="0"/>
          <w:noProof/>
          <w:lang w:bidi="ar-SA"/>
        </w:rPr>
      </w:pPr>
      <w:ins w:id="72" w:author="thaodh" w:date="2013-05-27T11:04:00Z">
        <w:r w:rsidRPr="00000AB1">
          <w:rPr>
            <w:rStyle w:val="Hyperlink"/>
            <w:noProof/>
          </w:rPr>
          <w:fldChar w:fldCharType="begin"/>
        </w:r>
        <w:r w:rsidR="00A031C2" w:rsidRPr="00000AB1">
          <w:rPr>
            <w:rStyle w:val="Hyperlink"/>
            <w:noProof/>
          </w:rPr>
          <w:instrText xml:space="preserve"> </w:instrText>
        </w:r>
        <w:r w:rsidR="00A031C2">
          <w:rPr>
            <w:noProof/>
          </w:rPr>
          <w:instrText>HYPERLINK \l "_Toc357416006"</w:instrText>
        </w:r>
        <w:r w:rsidR="00A031C2" w:rsidRPr="00000AB1">
          <w:rPr>
            <w:rStyle w:val="Hyperlink"/>
            <w:noProof/>
          </w:rPr>
          <w:instrText xml:space="preserve"> </w:instrText>
        </w:r>
        <w:r w:rsidRPr="00000AB1">
          <w:rPr>
            <w:rStyle w:val="Hyperlink"/>
            <w:noProof/>
          </w:rPr>
          <w:fldChar w:fldCharType="separate"/>
        </w:r>
        <w:r w:rsidR="00A031C2" w:rsidRPr="00000AB1">
          <w:rPr>
            <w:rStyle w:val="Hyperlink"/>
            <w:noProof/>
          </w:rPr>
          <w:t>About Comverse</w:t>
        </w:r>
        <w:r w:rsidR="00A031C2">
          <w:rPr>
            <w:noProof/>
            <w:webHidden/>
          </w:rPr>
          <w:tab/>
        </w:r>
        <w:r>
          <w:rPr>
            <w:noProof/>
            <w:webHidden/>
          </w:rPr>
          <w:fldChar w:fldCharType="begin"/>
        </w:r>
        <w:r w:rsidR="00A031C2">
          <w:rPr>
            <w:noProof/>
            <w:webHidden/>
          </w:rPr>
          <w:instrText xml:space="preserve"> PAGEREF _Toc357416006 \h </w:instrText>
        </w:r>
      </w:ins>
      <w:r>
        <w:rPr>
          <w:noProof/>
          <w:webHidden/>
        </w:rPr>
      </w:r>
      <w:r>
        <w:rPr>
          <w:noProof/>
          <w:webHidden/>
        </w:rPr>
        <w:fldChar w:fldCharType="separate"/>
      </w:r>
      <w:ins w:id="73" w:author="thaodh" w:date="2013-05-27T11:04:00Z">
        <w:r w:rsidR="00A031C2">
          <w:rPr>
            <w:noProof/>
            <w:webHidden/>
          </w:rPr>
          <w:t>31</w:t>
        </w:r>
        <w:r>
          <w:rPr>
            <w:noProof/>
            <w:webHidden/>
          </w:rPr>
          <w:fldChar w:fldCharType="end"/>
        </w:r>
        <w:r w:rsidRPr="00000AB1">
          <w:rPr>
            <w:rStyle w:val="Hyperlink"/>
            <w:noProof/>
          </w:rPr>
          <w:fldChar w:fldCharType="end"/>
        </w:r>
      </w:ins>
    </w:p>
    <w:p w:rsidR="003C47E1" w:rsidDel="00A031C2" w:rsidRDefault="00BE51A7">
      <w:pPr>
        <w:pStyle w:val="TOC1"/>
        <w:rPr>
          <w:del w:id="74" w:author="thaodh" w:date="2013-05-27T11:04:00Z"/>
          <w:rFonts w:asciiTheme="minorHAnsi" w:eastAsiaTheme="minorEastAsia" w:hAnsiTheme="minorHAnsi" w:cstheme="minorBidi"/>
          <w:b w:val="0"/>
          <w:bCs w:val="0"/>
          <w:noProof/>
        </w:rPr>
      </w:pPr>
      <w:del w:id="75" w:author="thaodh" w:date="2013-05-27T11:04:00Z">
        <w:r w:rsidRPr="00BE51A7">
          <w:rPr>
            <w:rPrChange w:id="76" w:author="thaodh" w:date="2013-05-27T11:04:00Z">
              <w:rPr>
                <w:rStyle w:val="Hyperlink"/>
                <w:b w:val="0"/>
                <w:bCs w:val="0"/>
                <w:noProof/>
              </w:rPr>
            </w:rPrChange>
          </w:rPr>
          <w:delText>Introduction</w:delText>
        </w:r>
        <w:r w:rsidR="003C47E1" w:rsidDel="00A031C2">
          <w:rPr>
            <w:noProof/>
            <w:webHidden/>
          </w:rPr>
          <w:tab/>
          <w:delText>4</w:delText>
        </w:r>
      </w:del>
    </w:p>
    <w:p w:rsidR="003C47E1" w:rsidDel="00A031C2" w:rsidRDefault="00BE51A7">
      <w:pPr>
        <w:pStyle w:val="TOC1"/>
        <w:rPr>
          <w:del w:id="77" w:author="thaodh" w:date="2013-05-27T11:04:00Z"/>
          <w:rFonts w:asciiTheme="minorHAnsi" w:eastAsiaTheme="minorEastAsia" w:hAnsiTheme="minorHAnsi" w:cstheme="minorBidi"/>
          <w:b w:val="0"/>
          <w:bCs w:val="0"/>
          <w:noProof/>
        </w:rPr>
      </w:pPr>
      <w:del w:id="78" w:author="thaodh" w:date="2013-05-27T11:04:00Z">
        <w:r w:rsidRPr="00BE51A7">
          <w:rPr>
            <w:rPrChange w:id="79" w:author="thaodh" w:date="2013-05-27T11:04:00Z">
              <w:rPr>
                <w:rStyle w:val="Hyperlink"/>
                <w:b w:val="0"/>
                <w:bCs w:val="0"/>
                <w:noProof/>
              </w:rPr>
            </w:rPrChange>
          </w:rPr>
          <w:delText>Document References</w:delText>
        </w:r>
        <w:r w:rsidR="003C47E1" w:rsidDel="00A031C2">
          <w:rPr>
            <w:noProof/>
            <w:webHidden/>
          </w:rPr>
          <w:tab/>
          <w:delText>6</w:delText>
        </w:r>
      </w:del>
    </w:p>
    <w:p w:rsidR="003C47E1" w:rsidDel="00A031C2" w:rsidRDefault="00BE51A7">
      <w:pPr>
        <w:pStyle w:val="TOC1"/>
        <w:rPr>
          <w:del w:id="80" w:author="thaodh" w:date="2013-05-27T11:04:00Z"/>
          <w:rFonts w:asciiTheme="minorHAnsi" w:eastAsiaTheme="minorEastAsia" w:hAnsiTheme="minorHAnsi" w:cstheme="minorBidi"/>
          <w:b w:val="0"/>
          <w:bCs w:val="0"/>
          <w:noProof/>
        </w:rPr>
      </w:pPr>
      <w:del w:id="81" w:author="thaodh" w:date="2013-05-27T11:04:00Z">
        <w:r w:rsidRPr="00BE51A7">
          <w:rPr>
            <w:rPrChange w:id="82" w:author="thaodh" w:date="2013-05-27T11:04:00Z">
              <w:rPr>
                <w:rStyle w:val="Hyperlink"/>
                <w:b w:val="0"/>
                <w:bCs w:val="0"/>
                <w:noProof/>
              </w:rPr>
            </w:rPrChange>
          </w:rPr>
          <w:delText>Solution</w:delText>
        </w:r>
        <w:r w:rsidR="003C47E1" w:rsidDel="00A031C2">
          <w:rPr>
            <w:noProof/>
            <w:webHidden/>
          </w:rPr>
          <w:tab/>
          <w:delText>7</w:delText>
        </w:r>
      </w:del>
    </w:p>
    <w:p w:rsidR="003C47E1" w:rsidDel="00A031C2" w:rsidRDefault="00BE51A7">
      <w:pPr>
        <w:pStyle w:val="TOC2"/>
        <w:rPr>
          <w:del w:id="83" w:author="thaodh" w:date="2013-05-27T11:04:00Z"/>
          <w:rFonts w:asciiTheme="minorHAnsi" w:eastAsiaTheme="minorEastAsia" w:hAnsiTheme="minorHAnsi" w:cstheme="minorBidi"/>
          <w:sz w:val="22"/>
          <w:szCs w:val="22"/>
        </w:rPr>
      </w:pPr>
      <w:del w:id="84" w:author="thaodh" w:date="2013-05-27T11:04:00Z">
        <w:r w:rsidRPr="00BE51A7">
          <w:rPr>
            <w:rPrChange w:id="85" w:author="thaodh" w:date="2013-05-27T11:04:00Z">
              <w:rPr>
                <w:rStyle w:val="Hyperlink"/>
              </w:rPr>
            </w:rPrChange>
          </w:rPr>
          <w:delText>Solution Architecture for VNP</w:delText>
        </w:r>
        <w:r w:rsidR="003C47E1" w:rsidDel="00A031C2">
          <w:rPr>
            <w:webHidden/>
          </w:rPr>
          <w:tab/>
          <w:delText>10</w:delText>
        </w:r>
      </w:del>
    </w:p>
    <w:p w:rsidR="003C47E1" w:rsidDel="00A031C2" w:rsidRDefault="00BE51A7">
      <w:pPr>
        <w:pStyle w:val="TOC2"/>
        <w:rPr>
          <w:del w:id="86" w:author="thaodh" w:date="2013-05-27T11:04:00Z"/>
          <w:rFonts w:asciiTheme="minorHAnsi" w:eastAsiaTheme="minorEastAsia" w:hAnsiTheme="minorHAnsi" w:cstheme="minorBidi"/>
          <w:sz w:val="22"/>
          <w:szCs w:val="22"/>
        </w:rPr>
      </w:pPr>
      <w:del w:id="87" w:author="thaodh" w:date="2013-05-27T11:04:00Z">
        <w:r w:rsidRPr="00BE51A7">
          <w:rPr>
            <w:rPrChange w:id="88" w:author="thaodh" w:date="2013-05-27T11:04:00Z">
              <w:rPr>
                <w:rStyle w:val="Hyperlink"/>
              </w:rPr>
            </w:rPrChange>
          </w:rPr>
          <w:delText>Comverse® ONE™ Real-Time Billing Components</w:delText>
        </w:r>
        <w:r w:rsidR="003C47E1" w:rsidDel="00A031C2">
          <w:rPr>
            <w:webHidden/>
          </w:rPr>
          <w:tab/>
          <w:delText>11</w:delText>
        </w:r>
      </w:del>
    </w:p>
    <w:p w:rsidR="003C47E1" w:rsidDel="00A031C2" w:rsidRDefault="00BE51A7">
      <w:pPr>
        <w:pStyle w:val="TOC1"/>
        <w:rPr>
          <w:del w:id="89" w:author="thaodh" w:date="2013-05-27T11:04:00Z"/>
          <w:rFonts w:asciiTheme="minorHAnsi" w:eastAsiaTheme="minorEastAsia" w:hAnsiTheme="minorHAnsi" w:cstheme="minorBidi"/>
          <w:b w:val="0"/>
          <w:bCs w:val="0"/>
          <w:noProof/>
        </w:rPr>
      </w:pPr>
      <w:del w:id="90" w:author="thaodh" w:date="2013-05-27T11:04:00Z">
        <w:r w:rsidRPr="00BE51A7">
          <w:rPr>
            <w:rPrChange w:id="91" w:author="thaodh" w:date="2013-05-27T11:04:00Z">
              <w:rPr>
                <w:rStyle w:val="Hyperlink"/>
                <w:b w:val="0"/>
                <w:bCs w:val="0"/>
                <w:noProof/>
              </w:rPr>
            </w:rPrChange>
          </w:rPr>
          <w:delText>Assumptions</w:delText>
        </w:r>
        <w:r w:rsidR="003C47E1" w:rsidDel="00A031C2">
          <w:rPr>
            <w:noProof/>
            <w:webHidden/>
          </w:rPr>
          <w:tab/>
          <w:delText>13</w:delText>
        </w:r>
      </w:del>
    </w:p>
    <w:p w:rsidR="003C47E1" w:rsidDel="00A031C2" w:rsidRDefault="00BE51A7">
      <w:pPr>
        <w:pStyle w:val="TOC2"/>
        <w:rPr>
          <w:del w:id="92" w:author="thaodh" w:date="2013-05-27T11:04:00Z"/>
          <w:rFonts w:asciiTheme="minorHAnsi" w:eastAsiaTheme="minorEastAsia" w:hAnsiTheme="minorHAnsi" w:cstheme="minorBidi"/>
          <w:sz w:val="22"/>
          <w:szCs w:val="22"/>
        </w:rPr>
      </w:pPr>
      <w:del w:id="93" w:author="thaodh" w:date="2013-05-27T11:04:00Z">
        <w:r w:rsidRPr="00BE51A7">
          <w:rPr>
            <w:rPrChange w:id="94" w:author="thaodh" w:date="2013-05-27T11:04:00Z">
              <w:rPr>
                <w:rStyle w:val="Hyperlink"/>
              </w:rPr>
            </w:rPrChange>
          </w:rPr>
          <w:delText>General Assumptions</w:delText>
        </w:r>
        <w:r w:rsidR="003C47E1" w:rsidDel="00A031C2">
          <w:rPr>
            <w:webHidden/>
          </w:rPr>
          <w:tab/>
          <w:delText>13</w:delText>
        </w:r>
      </w:del>
    </w:p>
    <w:p w:rsidR="003C47E1" w:rsidDel="00A031C2" w:rsidRDefault="00BE51A7">
      <w:pPr>
        <w:pStyle w:val="TOC2"/>
        <w:rPr>
          <w:del w:id="95" w:author="thaodh" w:date="2013-05-27T11:04:00Z"/>
          <w:rFonts w:asciiTheme="minorHAnsi" w:eastAsiaTheme="minorEastAsia" w:hAnsiTheme="minorHAnsi" w:cstheme="minorBidi"/>
          <w:sz w:val="22"/>
          <w:szCs w:val="22"/>
        </w:rPr>
      </w:pPr>
      <w:del w:id="96" w:author="thaodh" w:date="2013-05-27T11:04:00Z">
        <w:r w:rsidRPr="00BE51A7">
          <w:rPr>
            <w:rPrChange w:id="97" w:author="thaodh" w:date="2013-05-27T11:04:00Z">
              <w:rPr>
                <w:rStyle w:val="Hyperlink"/>
              </w:rPr>
            </w:rPrChange>
          </w:rPr>
          <w:delText>Integration Assumptions</w:delText>
        </w:r>
        <w:r w:rsidR="003C47E1" w:rsidDel="00A031C2">
          <w:rPr>
            <w:webHidden/>
          </w:rPr>
          <w:tab/>
          <w:delText>15</w:delText>
        </w:r>
      </w:del>
    </w:p>
    <w:p w:rsidR="003C47E1" w:rsidDel="00A031C2" w:rsidRDefault="00BE51A7">
      <w:pPr>
        <w:pStyle w:val="TOC2"/>
        <w:rPr>
          <w:del w:id="98" w:author="thaodh" w:date="2013-05-27T11:04:00Z"/>
          <w:rFonts w:asciiTheme="minorHAnsi" w:eastAsiaTheme="minorEastAsia" w:hAnsiTheme="minorHAnsi" w:cstheme="minorBidi"/>
          <w:sz w:val="22"/>
          <w:szCs w:val="22"/>
        </w:rPr>
      </w:pPr>
      <w:del w:id="99" w:author="thaodh" w:date="2013-05-27T11:04:00Z">
        <w:r w:rsidRPr="00BE51A7">
          <w:rPr>
            <w:rPrChange w:id="100" w:author="thaodh" w:date="2013-05-27T11:04:00Z">
              <w:rPr>
                <w:rStyle w:val="Hyperlink"/>
              </w:rPr>
            </w:rPrChange>
          </w:rPr>
          <w:delText>Project Technical Assumptions</w:delText>
        </w:r>
        <w:r w:rsidR="003C47E1" w:rsidDel="00A031C2">
          <w:rPr>
            <w:webHidden/>
          </w:rPr>
          <w:tab/>
          <w:delText>15</w:delText>
        </w:r>
      </w:del>
    </w:p>
    <w:p w:rsidR="003C47E1" w:rsidDel="00A031C2" w:rsidRDefault="00BE51A7">
      <w:pPr>
        <w:pStyle w:val="TOC2"/>
        <w:rPr>
          <w:del w:id="101" w:author="thaodh" w:date="2013-05-27T11:04:00Z"/>
          <w:rFonts w:asciiTheme="minorHAnsi" w:eastAsiaTheme="minorEastAsia" w:hAnsiTheme="minorHAnsi" w:cstheme="minorBidi"/>
          <w:sz w:val="22"/>
          <w:szCs w:val="22"/>
        </w:rPr>
      </w:pPr>
      <w:del w:id="102" w:author="thaodh" w:date="2013-05-27T11:04:00Z">
        <w:r w:rsidRPr="00BE51A7">
          <w:rPr>
            <w:rPrChange w:id="103" w:author="thaodh" w:date="2013-05-27T11:04:00Z">
              <w:rPr>
                <w:rStyle w:val="Hyperlink"/>
              </w:rPr>
            </w:rPrChange>
          </w:rPr>
          <w:delText>Migration Assumptions</w:delText>
        </w:r>
        <w:r w:rsidR="003C47E1" w:rsidDel="00A031C2">
          <w:rPr>
            <w:webHidden/>
          </w:rPr>
          <w:tab/>
          <w:delText>16</w:delText>
        </w:r>
      </w:del>
    </w:p>
    <w:p w:rsidR="003C47E1" w:rsidDel="00A031C2" w:rsidRDefault="00BE51A7">
      <w:pPr>
        <w:pStyle w:val="TOC2"/>
        <w:rPr>
          <w:del w:id="104" w:author="thaodh" w:date="2013-05-27T11:04:00Z"/>
          <w:rFonts w:asciiTheme="minorHAnsi" w:eastAsiaTheme="minorEastAsia" w:hAnsiTheme="minorHAnsi" w:cstheme="minorBidi"/>
          <w:sz w:val="22"/>
          <w:szCs w:val="22"/>
        </w:rPr>
      </w:pPr>
      <w:del w:id="105" w:author="thaodh" w:date="2013-05-27T11:04:00Z">
        <w:r w:rsidRPr="00BE51A7">
          <w:rPr>
            <w:rPrChange w:id="106" w:author="thaodh" w:date="2013-05-27T11:04:00Z">
              <w:rPr>
                <w:rStyle w:val="Hyperlink"/>
              </w:rPr>
            </w:rPrChange>
          </w:rPr>
          <w:lastRenderedPageBreak/>
          <w:delText>Project scope Assumptions</w:delText>
        </w:r>
        <w:r w:rsidR="003C47E1" w:rsidDel="00A031C2">
          <w:rPr>
            <w:webHidden/>
          </w:rPr>
          <w:tab/>
          <w:delText>16</w:delText>
        </w:r>
      </w:del>
    </w:p>
    <w:p w:rsidR="003C47E1" w:rsidDel="00A031C2" w:rsidRDefault="00BE51A7">
      <w:pPr>
        <w:pStyle w:val="TOC2"/>
        <w:rPr>
          <w:del w:id="107" w:author="thaodh" w:date="2013-05-27T11:04:00Z"/>
          <w:rFonts w:asciiTheme="minorHAnsi" w:eastAsiaTheme="minorEastAsia" w:hAnsiTheme="minorHAnsi" w:cstheme="minorBidi"/>
          <w:sz w:val="22"/>
          <w:szCs w:val="22"/>
        </w:rPr>
      </w:pPr>
      <w:del w:id="108" w:author="thaodh" w:date="2013-05-27T11:04:00Z">
        <w:r w:rsidRPr="00BE51A7">
          <w:rPr>
            <w:rPrChange w:id="109" w:author="thaodh" w:date="2013-05-27T11:04:00Z">
              <w:rPr>
                <w:rStyle w:val="Hyperlink"/>
              </w:rPr>
            </w:rPrChange>
          </w:rPr>
          <w:delText>End-to-End scenario Assumptions</w:delText>
        </w:r>
        <w:r w:rsidR="003C47E1" w:rsidDel="00A031C2">
          <w:rPr>
            <w:webHidden/>
          </w:rPr>
          <w:tab/>
          <w:delText>17</w:delText>
        </w:r>
      </w:del>
    </w:p>
    <w:p w:rsidR="003C47E1" w:rsidDel="00A031C2" w:rsidRDefault="00BE51A7">
      <w:pPr>
        <w:pStyle w:val="TOC1"/>
        <w:rPr>
          <w:del w:id="110" w:author="thaodh" w:date="2013-05-27T11:04:00Z"/>
          <w:rFonts w:asciiTheme="minorHAnsi" w:eastAsiaTheme="minorEastAsia" w:hAnsiTheme="minorHAnsi" w:cstheme="minorBidi"/>
          <w:b w:val="0"/>
          <w:bCs w:val="0"/>
          <w:noProof/>
        </w:rPr>
      </w:pPr>
      <w:del w:id="111" w:author="thaodh" w:date="2013-05-27T11:04:00Z">
        <w:r w:rsidRPr="00BE51A7">
          <w:rPr>
            <w:rPrChange w:id="112" w:author="thaodh" w:date="2013-05-27T11:04:00Z">
              <w:rPr>
                <w:rStyle w:val="Hyperlink"/>
                <w:b w:val="0"/>
                <w:bCs w:val="0"/>
                <w:noProof/>
              </w:rPr>
            </w:rPrChange>
          </w:rPr>
          <w:delText>Integration Points and Description</w:delText>
        </w:r>
        <w:r w:rsidR="003C47E1" w:rsidDel="00A031C2">
          <w:rPr>
            <w:noProof/>
            <w:webHidden/>
          </w:rPr>
          <w:tab/>
          <w:delText>22</w:delText>
        </w:r>
      </w:del>
    </w:p>
    <w:p w:rsidR="003C47E1" w:rsidDel="00A031C2" w:rsidRDefault="00BE51A7">
      <w:pPr>
        <w:pStyle w:val="TOC2"/>
        <w:rPr>
          <w:del w:id="113" w:author="thaodh" w:date="2013-05-27T11:04:00Z"/>
          <w:rFonts w:asciiTheme="minorHAnsi" w:eastAsiaTheme="minorEastAsia" w:hAnsiTheme="minorHAnsi" w:cstheme="minorBidi"/>
          <w:sz w:val="22"/>
          <w:szCs w:val="22"/>
        </w:rPr>
      </w:pPr>
      <w:del w:id="114" w:author="thaodh" w:date="2013-05-27T11:04:00Z">
        <w:r w:rsidRPr="00BE51A7">
          <w:rPr>
            <w:rPrChange w:id="115" w:author="thaodh" w:date="2013-05-27T11:04:00Z">
              <w:rPr>
                <w:rStyle w:val="Hyperlink"/>
              </w:rPr>
            </w:rPrChange>
          </w:rPr>
          <w:delText>Integration Points</w:delText>
        </w:r>
        <w:r w:rsidR="003C47E1" w:rsidDel="00A031C2">
          <w:rPr>
            <w:webHidden/>
          </w:rPr>
          <w:tab/>
          <w:delText>22</w:delText>
        </w:r>
      </w:del>
    </w:p>
    <w:p w:rsidR="003C47E1" w:rsidDel="00A031C2" w:rsidRDefault="00BE51A7">
      <w:pPr>
        <w:pStyle w:val="TOC1"/>
        <w:rPr>
          <w:del w:id="116" w:author="thaodh" w:date="2013-05-27T11:04:00Z"/>
          <w:rFonts w:asciiTheme="minorHAnsi" w:eastAsiaTheme="minorEastAsia" w:hAnsiTheme="minorHAnsi" w:cstheme="minorBidi"/>
          <w:b w:val="0"/>
          <w:bCs w:val="0"/>
          <w:noProof/>
        </w:rPr>
      </w:pPr>
      <w:del w:id="117" w:author="thaodh" w:date="2013-05-27T11:04:00Z">
        <w:r w:rsidRPr="00BE51A7">
          <w:rPr>
            <w:rPrChange w:id="118" w:author="thaodh" w:date="2013-05-27T11:04:00Z">
              <w:rPr>
                <w:rStyle w:val="Hyperlink"/>
                <w:b w:val="0"/>
                <w:bCs w:val="0"/>
                <w:noProof/>
              </w:rPr>
            </w:rPrChange>
          </w:rPr>
          <w:delText>Technical Architecture</w:delText>
        </w:r>
        <w:r w:rsidR="003C47E1" w:rsidDel="00A031C2">
          <w:rPr>
            <w:noProof/>
            <w:webHidden/>
          </w:rPr>
          <w:tab/>
          <w:delText>26</w:delText>
        </w:r>
      </w:del>
    </w:p>
    <w:p w:rsidR="003C47E1" w:rsidDel="00A031C2" w:rsidRDefault="00BE51A7">
      <w:pPr>
        <w:pStyle w:val="TOC2"/>
        <w:rPr>
          <w:del w:id="119" w:author="thaodh" w:date="2013-05-27T11:04:00Z"/>
          <w:rFonts w:asciiTheme="minorHAnsi" w:eastAsiaTheme="minorEastAsia" w:hAnsiTheme="minorHAnsi" w:cstheme="minorBidi"/>
          <w:sz w:val="22"/>
          <w:szCs w:val="22"/>
        </w:rPr>
      </w:pPr>
      <w:del w:id="120" w:author="thaodh" w:date="2013-05-27T11:04:00Z">
        <w:r w:rsidRPr="00BE51A7">
          <w:rPr>
            <w:rPrChange w:id="121" w:author="thaodh" w:date="2013-05-27T11:04:00Z">
              <w:rPr>
                <w:rStyle w:val="Hyperlink"/>
              </w:rPr>
            </w:rPrChange>
          </w:rPr>
          <w:delText>Production system</w:delText>
        </w:r>
        <w:r w:rsidR="003C47E1" w:rsidDel="00A031C2">
          <w:rPr>
            <w:webHidden/>
          </w:rPr>
          <w:tab/>
          <w:delText>26</w:delText>
        </w:r>
      </w:del>
    </w:p>
    <w:p w:rsidR="003C47E1" w:rsidDel="00A031C2" w:rsidRDefault="00BE51A7">
      <w:pPr>
        <w:pStyle w:val="TOC2"/>
        <w:rPr>
          <w:del w:id="122" w:author="thaodh" w:date="2013-05-27T11:04:00Z"/>
          <w:rFonts w:asciiTheme="minorHAnsi" w:eastAsiaTheme="minorEastAsia" w:hAnsiTheme="minorHAnsi" w:cstheme="minorBidi"/>
          <w:sz w:val="22"/>
          <w:szCs w:val="22"/>
        </w:rPr>
      </w:pPr>
      <w:del w:id="123" w:author="thaodh" w:date="2013-05-27T11:04:00Z">
        <w:r w:rsidRPr="00BE51A7">
          <w:rPr>
            <w:rPrChange w:id="124" w:author="thaodh" w:date="2013-05-27T11:04:00Z">
              <w:rPr>
                <w:rStyle w:val="Hyperlink"/>
              </w:rPr>
            </w:rPrChange>
          </w:rPr>
          <w:delText>Technical Architecture Components</w:delText>
        </w:r>
        <w:r w:rsidR="003C47E1" w:rsidDel="00A031C2">
          <w:rPr>
            <w:webHidden/>
          </w:rPr>
          <w:tab/>
          <w:delText>27</w:delText>
        </w:r>
      </w:del>
    </w:p>
    <w:p w:rsidR="003C47E1" w:rsidDel="00A031C2" w:rsidRDefault="00BE51A7">
      <w:pPr>
        <w:pStyle w:val="TOC3"/>
        <w:rPr>
          <w:del w:id="125" w:author="thaodh" w:date="2013-05-27T11:04:00Z"/>
          <w:rFonts w:asciiTheme="minorHAnsi" w:eastAsiaTheme="minorEastAsia" w:hAnsiTheme="minorHAnsi" w:cstheme="minorBidi"/>
          <w:sz w:val="22"/>
          <w:szCs w:val="22"/>
        </w:rPr>
      </w:pPr>
      <w:del w:id="126" w:author="thaodh" w:date="2013-05-27T11:04:00Z">
        <w:r w:rsidRPr="00BE51A7">
          <w:rPr>
            <w:rPrChange w:id="127" w:author="thaodh" w:date="2013-05-27T11:04:00Z">
              <w:rPr>
                <w:rStyle w:val="Hyperlink"/>
              </w:rPr>
            </w:rPrChange>
          </w:rPr>
          <w:delText>Online Components</w:delText>
        </w:r>
        <w:r w:rsidR="003C47E1" w:rsidDel="00A031C2">
          <w:rPr>
            <w:webHidden/>
          </w:rPr>
          <w:tab/>
          <w:delText>27</w:delText>
        </w:r>
      </w:del>
    </w:p>
    <w:p w:rsidR="003C47E1" w:rsidDel="00A031C2" w:rsidRDefault="00BE51A7">
      <w:pPr>
        <w:pStyle w:val="TOC3"/>
        <w:rPr>
          <w:del w:id="128" w:author="thaodh" w:date="2013-05-27T11:04:00Z"/>
          <w:rFonts w:asciiTheme="minorHAnsi" w:eastAsiaTheme="minorEastAsia" w:hAnsiTheme="minorHAnsi" w:cstheme="minorBidi"/>
          <w:sz w:val="22"/>
          <w:szCs w:val="22"/>
        </w:rPr>
      </w:pPr>
      <w:del w:id="129" w:author="thaodh" w:date="2013-05-27T11:04:00Z">
        <w:r w:rsidRPr="00BE51A7">
          <w:rPr>
            <w:rPrChange w:id="130" w:author="thaodh" w:date="2013-05-27T11:04:00Z">
              <w:rPr>
                <w:rStyle w:val="Hyperlink"/>
              </w:rPr>
            </w:rPrChange>
          </w:rPr>
          <w:delText>Hardware Scalability and High Availability</w:delText>
        </w:r>
        <w:r w:rsidR="003C47E1" w:rsidDel="00A031C2">
          <w:rPr>
            <w:webHidden/>
          </w:rPr>
          <w:tab/>
          <w:delText>29</w:delText>
        </w:r>
      </w:del>
    </w:p>
    <w:p w:rsidR="003C47E1" w:rsidDel="00A031C2" w:rsidRDefault="00BE51A7">
      <w:pPr>
        <w:pStyle w:val="TOC1"/>
        <w:rPr>
          <w:del w:id="131" w:author="thaodh" w:date="2013-05-27T11:04:00Z"/>
          <w:rFonts w:asciiTheme="minorHAnsi" w:eastAsiaTheme="minorEastAsia" w:hAnsiTheme="minorHAnsi" w:cstheme="minorBidi"/>
          <w:b w:val="0"/>
          <w:bCs w:val="0"/>
          <w:noProof/>
        </w:rPr>
      </w:pPr>
      <w:del w:id="132" w:author="thaodh" w:date="2013-05-27T11:04:00Z">
        <w:r w:rsidRPr="00BE51A7">
          <w:rPr>
            <w:rPrChange w:id="133" w:author="thaodh" w:date="2013-05-27T11:04:00Z">
              <w:rPr>
                <w:rStyle w:val="Hyperlink"/>
                <w:b w:val="0"/>
                <w:bCs w:val="0"/>
                <w:noProof/>
              </w:rPr>
            </w:rPrChange>
          </w:rPr>
          <w:delText>System Sizing and Configuration</w:delText>
        </w:r>
        <w:r w:rsidR="003C47E1" w:rsidDel="00A031C2">
          <w:rPr>
            <w:noProof/>
            <w:webHidden/>
          </w:rPr>
          <w:tab/>
          <w:delText>30</w:delText>
        </w:r>
      </w:del>
    </w:p>
    <w:p w:rsidR="003C47E1" w:rsidDel="00A031C2" w:rsidRDefault="00BE51A7">
      <w:pPr>
        <w:pStyle w:val="TOC2"/>
        <w:rPr>
          <w:del w:id="134" w:author="thaodh" w:date="2013-05-27T11:04:00Z"/>
          <w:rFonts w:asciiTheme="minorHAnsi" w:eastAsiaTheme="minorEastAsia" w:hAnsiTheme="minorHAnsi" w:cstheme="minorBidi"/>
          <w:sz w:val="22"/>
          <w:szCs w:val="22"/>
        </w:rPr>
      </w:pPr>
      <w:del w:id="135" w:author="thaodh" w:date="2013-05-27T11:04:00Z">
        <w:r w:rsidRPr="00BE51A7">
          <w:rPr>
            <w:rPrChange w:id="136" w:author="thaodh" w:date="2013-05-27T11:04:00Z">
              <w:rPr>
                <w:rStyle w:val="Hyperlink"/>
              </w:rPr>
            </w:rPrChange>
          </w:rPr>
          <w:delText>Sizing Parameters and Assumptions</w:delText>
        </w:r>
        <w:r w:rsidR="003C47E1" w:rsidDel="00A031C2">
          <w:rPr>
            <w:webHidden/>
          </w:rPr>
          <w:tab/>
          <w:delText>30</w:delText>
        </w:r>
      </w:del>
    </w:p>
    <w:p w:rsidR="003C47E1" w:rsidDel="00A031C2" w:rsidRDefault="00BE51A7">
      <w:pPr>
        <w:pStyle w:val="TOC2"/>
        <w:rPr>
          <w:del w:id="137" w:author="thaodh" w:date="2013-05-27T11:04:00Z"/>
          <w:rFonts w:asciiTheme="minorHAnsi" w:eastAsiaTheme="minorEastAsia" w:hAnsiTheme="minorHAnsi" w:cstheme="minorBidi"/>
          <w:sz w:val="22"/>
          <w:szCs w:val="22"/>
        </w:rPr>
      </w:pPr>
      <w:del w:id="138" w:author="thaodh" w:date="2013-05-27T11:04:00Z">
        <w:r w:rsidRPr="00BE51A7">
          <w:rPr>
            <w:rPrChange w:id="139" w:author="thaodh" w:date="2013-05-27T11:04:00Z">
              <w:rPr>
                <w:rStyle w:val="Hyperlink"/>
              </w:rPr>
            </w:rPrChange>
          </w:rPr>
          <w:delText>Production system</w:delText>
        </w:r>
        <w:r w:rsidR="003C47E1" w:rsidDel="00A031C2">
          <w:rPr>
            <w:webHidden/>
          </w:rPr>
          <w:tab/>
          <w:delText>37</w:delText>
        </w:r>
      </w:del>
    </w:p>
    <w:p w:rsidR="003C47E1" w:rsidDel="00A031C2" w:rsidRDefault="00BE51A7">
      <w:pPr>
        <w:pStyle w:val="TOC1"/>
        <w:rPr>
          <w:del w:id="140" w:author="thaodh" w:date="2013-05-27T11:04:00Z"/>
          <w:rFonts w:asciiTheme="minorHAnsi" w:eastAsiaTheme="minorEastAsia" w:hAnsiTheme="minorHAnsi" w:cstheme="minorBidi"/>
          <w:b w:val="0"/>
          <w:bCs w:val="0"/>
          <w:noProof/>
        </w:rPr>
      </w:pPr>
      <w:del w:id="141" w:author="thaodh" w:date="2013-05-27T11:04:00Z">
        <w:r w:rsidRPr="00BE51A7">
          <w:rPr>
            <w:rPrChange w:id="142" w:author="thaodh" w:date="2013-05-27T11:04:00Z">
              <w:rPr>
                <w:rStyle w:val="Hyperlink"/>
                <w:b w:val="0"/>
                <w:bCs w:val="0"/>
                <w:noProof/>
              </w:rPr>
            </w:rPrChange>
          </w:rPr>
          <w:delText>About Comverse</w:delText>
        </w:r>
        <w:r w:rsidR="003C47E1" w:rsidDel="00A031C2">
          <w:rPr>
            <w:noProof/>
            <w:webHidden/>
          </w:rPr>
          <w:tab/>
          <w:delText>39</w:delText>
        </w:r>
      </w:del>
    </w:p>
    <w:p w:rsidR="00522CDF" w:rsidRPr="00A12D62" w:rsidRDefault="00BE51A7" w:rsidP="0089740C">
      <w:pPr>
        <w:pStyle w:val="BodyText"/>
      </w:pPr>
      <w:r w:rsidRPr="00522CDF">
        <w:fldChar w:fldCharType="end"/>
      </w:r>
      <w:r w:rsidR="00522CDF">
        <w:br w:type="page"/>
      </w:r>
    </w:p>
    <w:p w:rsidR="00C7146F" w:rsidRDefault="00C7146F" w:rsidP="0027509E">
      <w:pPr>
        <w:pStyle w:val="Heading1"/>
        <w:spacing w:before="0"/>
        <w:jc w:val="both"/>
      </w:pPr>
      <w:bookmarkStart w:id="143" w:name="_Toc357415988"/>
      <w:bookmarkEnd w:id="0"/>
      <w:bookmarkEnd w:id="1"/>
      <w:bookmarkEnd w:id="2"/>
      <w:bookmarkEnd w:id="3"/>
      <w:bookmarkEnd w:id="4"/>
      <w:bookmarkEnd w:id="5"/>
      <w:bookmarkEnd w:id="6"/>
      <w:bookmarkEnd w:id="7"/>
      <w:bookmarkEnd w:id="8"/>
      <w:bookmarkEnd w:id="9"/>
      <w:bookmarkEnd w:id="10"/>
      <w:bookmarkEnd w:id="11"/>
      <w:bookmarkEnd w:id="12"/>
      <w:bookmarkEnd w:id="13"/>
      <w:bookmarkEnd w:id="14"/>
      <w:r>
        <w:lastRenderedPageBreak/>
        <w:t>Introduction</w:t>
      </w:r>
      <w:bookmarkEnd w:id="143"/>
    </w:p>
    <w:p w:rsidR="00262540" w:rsidRDefault="00957C0E" w:rsidP="00262540">
      <w:pPr>
        <w:pStyle w:val="BodyText"/>
      </w:pPr>
      <w:r>
        <w:t xml:space="preserve">Comverse is pleased to offer </w:t>
      </w:r>
      <w:r w:rsidRPr="00A01166">
        <w:t>Comverse</w:t>
      </w:r>
      <w:r w:rsidRPr="00A01166">
        <w:rPr>
          <w:vertAlign w:val="superscript"/>
        </w:rPr>
        <w:t>®</w:t>
      </w:r>
      <w:r w:rsidRPr="00A01166">
        <w:t xml:space="preserve"> ONE™</w:t>
      </w:r>
      <w:r>
        <w:t xml:space="preserve"> </w:t>
      </w:r>
      <w:r w:rsidR="0038417D">
        <w:t>Real-Time Billing</w:t>
      </w:r>
      <w:r w:rsidR="00B047FA">
        <w:t>,</w:t>
      </w:r>
      <w:r>
        <w:t xml:space="preserve"> to meet </w:t>
      </w:r>
      <w:r w:rsidR="000D1C23">
        <w:t xml:space="preserve">the </w:t>
      </w:r>
      <w:proofErr w:type="spellStart"/>
      <w:r w:rsidR="00307859">
        <w:t>Vinaphone</w:t>
      </w:r>
      <w:proofErr w:type="spellEnd"/>
      <w:r w:rsidR="00307859">
        <w:t xml:space="preserve"> (VNP)</w:t>
      </w:r>
      <w:r w:rsidR="000D1C23">
        <w:t xml:space="preserve"> requirements</w:t>
      </w:r>
      <w:r>
        <w:t xml:space="preserve"> for</w:t>
      </w:r>
      <w:r w:rsidR="0038417D">
        <w:t xml:space="preserve"> a </w:t>
      </w:r>
      <w:r w:rsidR="00307859">
        <w:t>real time postpaid rating and charging solution, and real time prepaid rating and charging solution.</w:t>
      </w:r>
    </w:p>
    <w:p w:rsidR="00262540" w:rsidRDefault="00957C0E" w:rsidP="00262540">
      <w:pPr>
        <w:pStyle w:val="BodyText"/>
      </w:pPr>
      <w:r>
        <w:t xml:space="preserve">Based on our knowledge of </w:t>
      </w:r>
      <w:r w:rsidR="00307859">
        <w:t>VNP</w:t>
      </w:r>
      <w:r>
        <w:t xml:space="preserve"> </w:t>
      </w:r>
      <w:r w:rsidR="00307859">
        <w:t xml:space="preserve">project </w:t>
      </w:r>
      <w:r>
        <w:t>objective, Comverse is pleased to suggest the</w:t>
      </w:r>
      <w:r w:rsidR="00B047FA">
        <w:t xml:space="preserve"> deployment of the </w:t>
      </w:r>
      <w:r w:rsidR="004C69DA" w:rsidRPr="00A01166">
        <w:t>Comverse</w:t>
      </w:r>
      <w:r w:rsidR="004C69DA" w:rsidRPr="00A01166">
        <w:rPr>
          <w:vertAlign w:val="superscript"/>
        </w:rPr>
        <w:t>®</w:t>
      </w:r>
      <w:r w:rsidR="004C69DA" w:rsidRPr="00A01166">
        <w:t xml:space="preserve"> ONE™</w:t>
      </w:r>
      <w:r w:rsidR="004C69DA">
        <w:t xml:space="preserve"> Real-Time Billing (</w:t>
      </w:r>
      <w:r w:rsidR="00F03F99">
        <w:t>Comverse ONE</w:t>
      </w:r>
      <w:r w:rsidR="00B37070">
        <w:t xml:space="preserve"> </w:t>
      </w:r>
      <w:r w:rsidR="00307859">
        <w:t>RT</w:t>
      </w:r>
      <w:r w:rsidR="004C69DA">
        <w:t>)</w:t>
      </w:r>
      <w:r>
        <w:t xml:space="preserve"> to address </w:t>
      </w:r>
      <w:r w:rsidR="00307859">
        <w:t>VNP’s mid-term and long-term goal</w:t>
      </w:r>
      <w:r>
        <w:t xml:space="preserve">. </w:t>
      </w:r>
      <w:r w:rsidR="00B37070">
        <w:t>Comverse ONE</w:t>
      </w:r>
      <w:r w:rsidR="00307859">
        <w:t xml:space="preserve"> RT</w:t>
      </w:r>
      <w:r>
        <w:t xml:space="preserve"> combines the best-of-breed capabilities of the RTB</w:t>
      </w:r>
      <w:r w:rsidR="00B047FA">
        <w:t>S</w:t>
      </w:r>
      <w:r>
        <w:t xml:space="preserve"> prepaid IN system. </w:t>
      </w:r>
      <w:r w:rsidR="00B37070">
        <w:t>Comverse ONE</w:t>
      </w:r>
      <w:r w:rsidR="00B047FA">
        <w:t xml:space="preserve"> </w:t>
      </w:r>
      <w:r>
        <w:t xml:space="preserve">provides a unified rating engine, </w:t>
      </w:r>
      <w:r w:rsidR="0038417D">
        <w:t xml:space="preserve">a </w:t>
      </w:r>
      <w:r>
        <w:t xml:space="preserve">common product catalog, single set of APIs, well-meshed balance management concepts, </w:t>
      </w:r>
      <w:r w:rsidR="00B047FA">
        <w:t>etc.</w:t>
      </w:r>
    </w:p>
    <w:p w:rsidR="00920134" w:rsidRDefault="00920134" w:rsidP="004C69DA">
      <w:pPr>
        <w:pStyle w:val="BodyText"/>
      </w:pPr>
      <w:r>
        <w:t xml:space="preserve">With </w:t>
      </w:r>
      <w:r w:rsidR="004C69DA">
        <w:t>Comverse ONE RT</w:t>
      </w:r>
      <w:r>
        <w:t xml:space="preserve">, </w:t>
      </w:r>
      <w:r w:rsidR="00307859">
        <w:t>VNP</w:t>
      </w:r>
      <w:r>
        <w:t xml:space="preserve"> can:</w:t>
      </w:r>
    </w:p>
    <w:p w:rsidR="007F10FC" w:rsidRDefault="007F10FC" w:rsidP="00920134">
      <w:pPr>
        <w:pStyle w:val="Bullet1"/>
      </w:pPr>
      <w:r>
        <w:t>Evaluate the upgrade path from existing RTBS to the Comverse ONE for prepaid subscribers</w:t>
      </w:r>
    </w:p>
    <w:p w:rsidR="00D030FC" w:rsidRDefault="00D030FC" w:rsidP="00920134">
      <w:pPr>
        <w:pStyle w:val="Bullet1"/>
      </w:pPr>
      <w:r>
        <w:t>Comverse ONE software capable to run on the existing hardware which currently serve the RTBS for example IBM P6 SDP, DPM3</w:t>
      </w:r>
    </w:p>
    <w:p w:rsidR="00920134" w:rsidRDefault="00920134" w:rsidP="00920134">
      <w:pPr>
        <w:pStyle w:val="Bullet1"/>
      </w:pPr>
      <w:r>
        <w:t xml:space="preserve">Create and launch new promotions and offers to their market quickly.  With the </w:t>
      </w:r>
      <w:r w:rsidR="00D030FC">
        <w:t xml:space="preserve">new </w:t>
      </w:r>
      <w:r>
        <w:t xml:space="preserve">user-friendly </w:t>
      </w:r>
      <w:r w:rsidR="00262540">
        <w:t xml:space="preserve">GUI </w:t>
      </w:r>
      <w:r>
        <w:t xml:space="preserve">Product Catalog, CAT can easily configure these offerings independently.  </w:t>
      </w:r>
      <w:r w:rsidR="00262540">
        <w:t>The new GUI include advance capability such as reusable object, drag and drop, graphical view of product configuration</w:t>
      </w:r>
    </w:p>
    <w:p w:rsidR="00307859" w:rsidRDefault="00307859" w:rsidP="00920134">
      <w:pPr>
        <w:pStyle w:val="Bullet1"/>
      </w:pPr>
      <w:r>
        <w:t>Support real time rating, charging, and promotion with credit limit for postpaid subscribers</w:t>
      </w:r>
    </w:p>
    <w:p w:rsidR="004C69DA" w:rsidRDefault="004C69DA" w:rsidP="00920134">
      <w:pPr>
        <w:pStyle w:val="Bullet1"/>
      </w:pPr>
      <w:r>
        <w:t>Support near real time offline rating, charging, and promotion with credit for postpaid subscribers</w:t>
      </w:r>
    </w:p>
    <w:p w:rsidR="00307859" w:rsidRDefault="00307859" w:rsidP="00920134">
      <w:pPr>
        <w:pStyle w:val="Bullet1"/>
      </w:pPr>
      <w:r>
        <w:t>Support real time rating, charging, and promotion for prepaid subscribers</w:t>
      </w:r>
    </w:p>
    <w:p w:rsidR="004C69DA" w:rsidRDefault="004C69DA" w:rsidP="00920134">
      <w:pPr>
        <w:pStyle w:val="Bullet1"/>
      </w:pPr>
      <w:r>
        <w:t>Provide the platform for VNP to evaluate the new business modeling such as hybrid</w:t>
      </w:r>
    </w:p>
    <w:p w:rsidR="004C69DA" w:rsidRDefault="004C69DA" w:rsidP="00920134">
      <w:pPr>
        <w:pStyle w:val="Bullet1"/>
      </w:pPr>
      <w:r>
        <w:t>Provide the platform for VNP to evaluate full capability of service convergence</w:t>
      </w:r>
    </w:p>
    <w:p w:rsidR="004C69DA" w:rsidRDefault="004C69DA" w:rsidP="00920134">
      <w:pPr>
        <w:pStyle w:val="Bullet1"/>
      </w:pPr>
      <w:r>
        <w:t>Provide the platform for VNP to evaluate full capability of charging convergence</w:t>
      </w:r>
    </w:p>
    <w:p w:rsidR="004C69DA" w:rsidRDefault="004C69DA" w:rsidP="004C69DA">
      <w:pPr>
        <w:pStyle w:val="Bullet1"/>
      </w:pPr>
      <w:r>
        <w:t>Provide same features, promotion, and rating for prepaid, postpaid and hybrid subscribers</w:t>
      </w:r>
    </w:p>
    <w:p w:rsidR="004C69DA" w:rsidRDefault="004C69DA" w:rsidP="004C69DA">
      <w:pPr>
        <w:pStyle w:val="Bullet1"/>
      </w:pPr>
      <w:r>
        <w:t>Provide SARBOX (SOX2000) security capability in order for VNP to have much secure Rating, Charging and Promotion platform</w:t>
      </w:r>
    </w:p>
    <w:p w:rsidR="004C69DA" w:rsidRDefault="004C69DA" w:rsidP="004C69DA">
      <w:pPr>
        <w:pStyle w:val="Bullet1"/>
      </w:pPr>
      <w:r>
        <w:t>All the VNP specific customizations will be supported on Comverse ONE RT and will applicable to use for both prepaid and postpaid subscribers</w:t>
      </w:r>
    </w:p>
    <w:p w:rsidR="004C69DA" w:rsidRDefault="004C69DA" w:rsidP="004C69DA">
      <w:pPr>
        <w:pStyle w:val="Bullet1"/>
      </w:pPr>
      <w:r>
        <w:t>Fully support its vision of unification and operational efficiency, with its support for open interfaces that expose Comverse ONE’s capabilities externally.</w:t>
      </w:r>
    </w:p>
    <w:p w:rsidR="004C69DA" w:rsidRDefault="004C69DA" w:rsidP="004C69DA">
      <w:pPr>
        <w:pStyle w:val="Bullet1"/>
      </w:pPr>
      <w:r>
        <w:t>Comverse ONE platform has capability to access to centralize voucher server of VNP</w:t>
      </w:r>
    </w:p>
    <w:p w:rsidR="00262540" w:rsidRDefault="00262540" w:rsidP="004C69DA">
      <w:pPr>
        <w:pStyle w:val="Bullet1"/>
      </w:pPr>
      <w:r>
        <w:t>Comverse ONE provides network integration compatibilities as same as RTBS. Which means all of the integrations that have done on RTBS today will be fully supported by Comverse ONE. For example CAMEL phase 2 (Voice/Video), CAMEL phase 3 (SMS), Diameter PS for GGSN data charging, Payment Server Interface (or Even Charging Interface) and others.</w:t>
      </w:r>
    </w:p>
    <w:p w:rsidR="00920134" w:rsidRDefault="004C69DA" w:rsidP="00262540">
      <w:pPr>
        <w:pStyle w:val="Bullet1"/>
      </w:pPr>
      <w:r>
        <w:t>Provide the platform for VNP to evaluate and decide if VNP will want to upgrade for the fully integrate Convergence solution in the future</w:t>
      </w:r>
    </w:p>
    <w:p w:rsidR="00957C0E" w:rsidRDefault="00957C0E" w:rsidP="008921E3">
      <w:pPr>
        <w:pStyle w:val="BodyText"/>
      </w:pPr>
      <w:r>
        <w:t xml:space="preserve">Comverse suggests that a phased approach be adopted in </w:t>
      </w:r>
      <w:r w:rsidR="00920134">
        <w:t xml:space="preserve">implementing the </w:t>
      </w:r>
      <w:r w:rsidR="00262540">
        <w:t xml:space="preserve">Comverse ONE RT. The main focus at the beginning shall be Real time postpaid subscribers, and follow by real time prepaid subscribers, and then hybrid subscribers accordingly. The system implementation will be </w:t>
      </w:r>
      <w:r w:rsidR="008921E3">
        <w:t xml:space="preserve">done </w:t>
      </w:r>
      <w:r w:rsidR="00262540">
        <w:t>at one time but the configuration to support prepaid subscriber</w:t>
      </w:r>
      <w:r w:rsidR="008921E3">
        <w:t>s</w:t>
      </w:r>
      <w:r w:rsidR="00262540">
        <w:t xml:space="preserve"> and hybrid subscribers can be done at later stage.</w:t>
      </w:r>
      <w:r w:rsidR="00920134">
        <w:t xml:space="preserve"> </w:t>
      </w:r>
    </w:p>
    <w:p w:rsidR="00171A79" w:rsidRDefault="00171A79">
      <w:pPr>
        <w:spacing w:after="60" w:line="260" w:lineRule="atLeast"/>
        <w:ind w:left="677" w:hanging="677"/>
        <w:jc w:val="left"/>
        <w:rPr>
          <w:rFonts w:cs="Arial"/>
          <w:b/>
          <w:bCs/>
          <w:color w:val="008CD6"/>
          <w:kern w:val="18"/>
          <w:sz w:val="36"/>
          <w:szCs w:val="24"/>
          <w:lang w:bidi="he-IL"/>
        </w:rPr>
      </w:pPr>
      <w:r>
        <w:lastRenderedPageBreak/>
        <w:br w:type="page"/>
      </w:r>
    </w:p>
    <w:p w:rsidR="00C7146F" w:rsidRDefault="00DC1B09" w:rsidP="00B047FA">
      <w:pPr>
        <w:pStyle w:val="Heading1"/>
      </w:pPr>
      <w:bookmarkStart w:id="144" w:name="_Toc357415989"/>
      <w:r>
        <w:lastRenderedPageBreak/>
        <w:t xml:space="preserve">Document </w:t>
      </w:r>
      <w:r w:rsidR="00B047FA">
        <w:t>References</w:t>
      </w:r>
      <w:bookmarkEnd w:id="144"/>
    </w:p>
    <w:p w:rsidR="00C7146F" w:rsidRDefault="00DC1B09" w:rsidP="00C7146F">
      <w:pPr>
        <w:pStyle w:val="BodyText"/>
      </w:pPr>
      <w:r>
        <w:t xml:space="preserve">The </w:t>
      </w:r>
      <w:r w:rsidR="00B37070">
        <w:t>Comverse ONE</w:t>
      </w:r>
      <w:r>
        <w:t xml:space="preserve"> product is the basis for the solution being proposed.  A complete description of the product capabilities can be found in the following document, which is being supplied as a part of this proposal:</w:t>
      </w:r>
    </w:p>
    <w:p w:rsidR="00DC1B09" w:rsidRPr="00485497" w:rsidRDefault="00485497" w:rsidP="00485497">
      <w:pPr>
        <w:pStyle w:val="BodyText"/>
        <w:ind w:left="720"/>
        <w:rPr>
          <w:i/>
        </w:rPr>
      </w:pPr>
      <w:r w:rsidRPr="00485497">
        <w:rPr>
          <w:i/>
        </w:rPr>
        <w:t>Comverse</w:t>
      </w:r>
      <w:r w:rsidRPr="00485497">
        <w:rPr>
          <w:i/>
          <w:vertAlign w:val="superscript"/>
        </w:rPr>
        <w:t>®</w:t>
      </w:r>
      <w:r w:rsidRPr="00485497">
        <w:rPr>
          <w:i/>
        </w:rPr>
        <w:t xml:space="preserve"> ONE™</w:t>
      </w:r>
      <w:r>
        <w:rPr>
          <w:i/>
        </w:rPr>
        <w:t xml:space="preserve"> </w:t>
      </w:r>
      <w:r w:rsidR="00BD271A">
        <w:rPr>
          <w:i/>
        </w:rPr>
        <w:t>Real-Time</w:t>
      </w:r>
      <w:r>
        <w:rPr>
          <w:i/>
        </w:rPr>
        <w:t xml:space="preserve"> Billing Solution Description</w:t>
      </w:r>
    </w:p>
    <w:p w:rsidR="00171A79" w:rsidRDefault="00171A79">
      <w:pPr>
        <w:spacing w:after="60" w:line="260" w:lineRule="atLeast"/>
        <w:ind w:left="677" w:hanging="677"/>
        <w:jc w:val="left"/>
        <w:rPr>
          <w:rFonts w:cs="Arial"/>
          <w:b/>
          <w:bCs/>
          <w:color w:val="008CD6"/>
          <w:kern w:val="18"/>
          <w:sz w:val="36"/>
          <w:szCs w:val="24"/>
          <w:lang w:bidi="he-IL"/>
        </w:rPr>
      </w:pPr>
      <w:r>
        <w:br w:type="page"/>
      </w:r>
    </w:p>
    <w:p w:rsidR="00C7146F" w:rsidRDefault="00AC6E4E" w:rsidP="00DF3483">
      <w:pPr>
        <w:pStyle w:val="Heading1"/>
      </w:pPr>
      <w:bookmarkStart w:id="145" w:name="_Toc357415990"/>
      <w:r>
        <w:lastRenderedPageBreak/>
        <w:t>Solution</w:t>
      </w:r>
      <w:bookmarkEnd w:id="145"/>
      <w:r>
        <w:t xml:space="preserve"> </w:t>
      </w:r>
    </w:p>
    <w:p w:rsidR="00EB0411" w:rsidRDefault="00EB0411" w:rsidP="006B190D">
      <w:pPr>
        <w:pStyle w:val="BodyText"/>
      </w:pPr>
      <w:r>
        <w:t xml:space="preserve">The current VNP’s BSS </w:t>
      </w:r>
      <w:r w:rsidR="006B190D">
        <w:t>include</w:t>
      </w:r>
      <w:r>
        <w:t xml:space="preserve"> of the following components. </w:t>
      </w:r>
    </w:p>
    <w:p w:rsidR="00EB0411" w:rsidRDefault="00EB0411" w:rsidP="00EB0411">
      <w:pPr>
        <w:pStyle w:val="BodyText"/>
        <w:numPr>
          <w:ilvl w:val="0"/>
          <w:numId w:val="34"/>
        </w:numPr>
      </w:pPr>
      <w:r>
        <w:t>Comverse RTBS platform as an OCS for real time rating, charging, and promotion for all prepaid subscribers</w:t>
      </w:r>
    </w:p>
    <w:p w:rsidR="00EB0411" w:rsidRDefault="00EB0411" w:rsidP="00EB0411">
      <w:pPr>
        <w:pStyle w:val="BodyText"/>
        <w:numPr>
          <w:ilvl w:val="0"/>
          <w:numId w:val="34"/>
        </w:numPr>
      </w:pPr>
      <w:r>
        <w:t>VNP in house development rating, charging and promotion system for postpaid subscribers</w:t>
      </w:r>
    </w:p>
    <w:p w:rsidR="00EB0411" w:rsidRDefault="00EB0411" w:rsidP="00EB0411">
      <w:pPr>
        <w:pStyle w:val="BodyText"/>
        <w:numPr>
          <w:ilvl w:val="0"/>
          <w:numId w:val="34"/>
        </w:numPr>
      </w:pPr>
      <w:r>
        <w:t>VNP in house BSS which provide the BSS support functionalities such as Provisioning, Postpaid functions (re-rating, adjustment, and time based promotion), customer care system for prepaid, and self care system for prepaid</w:t>
      </w:r>
    </w:p>
    <w:p w:rsidR="00271575" w:rsidRDefault="00271575" w:rsidP="00EB0411">
      <w:pPr>
        <w:pStyle w:val="BodyText"/>
        <w:numPr>
          <w:ilvl w:val="0"/>
          <w:numId w:val="34"/>
        </w:numPr>
      </w:pPr>
      <w:r>
        <w:t>For mobile prepaid subscribers, VNP own the customer and provide end-to-end services to prepaid customer</w:t>
      </w:r>
    </w:p>
    <w:p w:rsidR="00271575" w:rsidRDefault="00271575" w:rsidP="00EB0411">
      <w:pPr>
        <w:pStyle w:val="BodyText"/>
        <w:numPr>
          <w:ilvl w:val="0"/>
          <w:numId w:val="34"/>
        </w:numPr>
      </w:pPr>
      <w:r>
        <w:t xml:space="preserve">For mobile postpaid subscribers, VNP will </w:t>
      </w:r>
      <w:ins w:id="146" w:author="thaodh" w:date="2013-04-22T23:44:00Z">
        <w:r w:rsidR="002A0883">
          <w:t xml:space="preserve">provide </w:t>
        </w:r>
      </w:ins>
      <w:ins w:id="147" w:author="thaodh" w:date="2013-04-11T11:46:00Z">
        <w:r w:rsidR="00A7173F">
          <w:t xml:space="preserve">end to end services including </w:t>
        </w:r>
      </w:ins>
      <w:ins w:id="148" w:author="thaodh" w:date="2013-04-11T11:47:00Z">
        <w:r w:rsidR="00A7173F">
          <w:t>invoicing</w:t>
        </w:r>
      </w:ins>
      <w:ins w:id="149" w:author="thaodh" w:date="2013-04-11T11:48:00Z">
        <w:r w:rsidR="00A7173F">
          <w:t xml:space="preserve">, contract </w:t>
        </w:r>
        <w:proofErr w:type="gramStart"/>
        <w:r w:rsidR="00A7173F">
          <w:t xml:space="preserve">management </w:t>
        </w:r>
      </w:ins>
      <w:ins w:id="150" w:author="thaodh" w:date="2013-04-11T11:47:00Z">
        <w:r w:rsidR="00A7173F">
          <w:t>.</w:t>
        </w:r>
        <w:proofErr w:type="gramEnd"/>
        <w:r w:rsidR="00A7173F">
          <w:t xml:space="preserve"> P&amp;T support human resource for collection, customer care</w:t>
        </w:r>
      </w:ins>
      <w:ins w:id="151" w:author="thaodh" w:date="2013-04-11T11:49:00Z">
        <w:r w:rsidR="00A7173F">
          <w:t xml:space="preserve"> etc</w:t>
        </w:r>
        <w:r w:rsidR="000C3188">
          <w:t>.</w:t>
        </w:r>
      </w:ins>
      <w:ins w:id="152" w:author="thaodh" w:date="2013-04-11T11:47:00Z">
        <w:r w:rsidR="00A7173F">
          <w:t xml:space="preserve"> </w:t>
        </w:r>
      </w:ins>
      <w:del w:id="153" w:author="thaodh" w:date="2013-04-11T11:47:00Z">
        <w:r w:rsidDel="00A7173F">
          <w:delText>provide rated CDR after re-rating/adjustment to P&amp;T</w:delText>
        </w:r>
      </w:del>
    </w:p>
    <w:p w:rsidR="00EB0411" w:rsidDel="000C3188" w:rsidRDefault="00EB0411" w:rsidP="00EB0411">
      <w:pPr>
        <w:pStyle w:val="BodyText"/>
        <w:numPr>
          <w:ilvl w:val="0"/>
          <w:numId w:val="34"/>
        </w:numPr>
        <w:rPr>
          <w:del w:id="154" w:author="thaodh" w:date="2013-04-11T11:49:00Z"/>
        </w:rPr>
      </w:pPr>
      <w:del w:id="155" w:author="thaodh" w:date="2013-04-11T11:49:00Z">
        <w:r w:rsidDel="000C3188">
          <w:delText xml:space="preserve">P&amp;T (Post &amp; Telecom) BSS which provide the </w:delText>
        </w:r>
        <w:r w:rsidR="00271575" w:rsidDel="000C3188">
          <w:delText xml:space="preserve">postpaid customer database, </w:delText>
        </w:r>
        <w:r w:rsidDel="000C3188">
          <w:delText xml:space="preserve">postpaid billing &amp; invoicing, customer care for postpaid subscribers (mobile, fix line, ADSL, IP-TV), payment, and collection. Currently, there are more than 40 P&amp;T BSS systems support 64 P&amp;T provinces </w:delText>
        </w:r>
      </w:del>
    </w:p>
    <w:p w:rsidR="00271575" w:rsidRDefault="00271575" w:rsidP="00271575">
      <w:pPr>
        <w:pStyle w:val="BodyText"/>
      </w:pPr>
    </w:p>
    <w:p w:rsidR="00271575" w:rsidRDefault="00271575" w:rsidP="00271575">
      <w:pPr>
        <w:pStyle w:val="BodyText"/>
      </w:pPr>
      <w:r>
        <w:t>The following diagram shows the high level BSS map of VNP</w:t>
      </w:r>
    </w:p>
    <w:p w:rsidR="00EB0411" w:rsidRDefault="00EB0411" w:rsidP="00EB0411">
      <w:pPr>
        <w:pStyle w:val="BodyText"/>
      </w:pPr>
      <w:r w:rsidRPr="00EB0411">
        <w:rPr>
          <w:noProof/>
          <w:lang w:bidi="ar-SA"/>
        </w:rPr>
        <w:drawing>
          <wp:inline distT="0" distB="0" distL="0" distR="0">
            <wp:extent cx="5656881" cy="3943350"/>
            <wp:effectExtent l="19050" t="0" r="969" b="0"/>
            <wp:docPr id="14" name="Picture 4"/>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0" cstate="print"/>
                    <a:srcRect/>
                    <a:stretch>
                      <a:fillRect/>
                    </a:stretch>
                  </pic:blipFill>
                  <pic:spPr bwMode="auto">
                    <a:xfrm>
                      <a:off x="0" y="0"/>
                      <a:ext cx="5656881" cy="3943350"/>
                    </a:xfrm>
                    <a:prstGeom prst="rect">
                      <a:avLst/>
                    </a:prstGeom>
                    <a:noFill/>
                    <a:ln w="9525">
                      <a:noFill/>
                      <a:miter lim="800000"/>
                      <a:headEnd/>
                      <a:tailEnd/>
                    </a:ln>
                  </pic:spPr>
                </pic:pic>
              </a:graphicData>
            </a:graphic>
          </wp:inline>
        </w:drawing>
      </w:r>
    </w:p>
    <w:p w:rsidR="006B190D" w:rsidRDefault="006B190D" w:rsidP="006B190D">
      <w:pPr>
        <w:pStyle w:val="Caption"/>
      </w:pPr>
      <w:r>
        <w:lastRenderedPageBreak/>
        <w:t xml:space="preserve">Figure </w:t>
      </w:r>
      <w:fldSimple w:instr=" SEQ Figure \* ARABIC ">
        <w:r w:rsidR="002C6298">
          <w:rPr>
            <w:noProof/>
          </w:rPr>
          <w:t>1</w:t>
        </w:r>
      </w:fldSimple>
      <w:r>
        <w:t xml:space="preserve"> – Existing VNP’s BSS map</w:t>
      </w:r>
    </w:p>
    <w:p w:rsidR="00EB0411" w:rsidRDefault="00EB0411" w:rsidP="00271575">
      <w:pPr>
        <w:spacing w:after="60" w:line="260" w:lineRule="atLeast"/>
        <w:jc w:val="left"/>
        <w:rPr>
          <w:sz w:val="20"/>
          <w:szCs w:val="24"/>
          <w:lang w:bidi="he-IL"/>
        </w:rPr>
      </w:pPr>
    </w:p>
    <w:p w:rsidR="00C87167" w:rsidRDefault="00C87167" w:rsidP="00535708">
      <w:pPr>
        <w:pStyle w:val="BodyText"/>
      </w:pPr>
      <w:r>
        <w:t xml:space="preserve">The current </w:t>
      </w:r>
      <w:r w:rsidR="00535708">
        <w:t>VNP’s RTBS</w:t>
      </w:r>
      <w:r>
        <w:t xml:space="preserve"> infrastructure consists of a number of systems and applications.</w:t>
      </w:r>
      <w:r w:rsidR="00535708">
        <w:t xml:space="preserve"> Currently, the system is capable to support up to 53.5M subscriber licenses.</w:t>
      </w:r>
      <w:r>
        <w:t xml:space="preserve"> The diagram below shows the current overall </w:t>
      </w:r>
      <w:r w:rsidR="00535708">
        <w:t>VNP’s RTBS and its integrations</w:t>
      </w:r>
    </w:p>
    <w:p w:rsidR="00C87167" w:rsidRDefault="00535708" w:rsidP="00535708">
      <w:pPr>
        <w:pStyle w:val="BodyText"/>
      </w:pPr>
      <w:r w:rsidRPr="00535708">
        <w:rPr>
          <w:noProof/>
          <w:lang w:bidi="ar-SA"/>
        </w:rPr>
        <w:drawing>
          <wp:inline distT="0" distB="0" distL="0" distR="0">
            <wp:extent cx="5935545" cy="5172075"/>
            <wp:effectExtent l="19050" t="0" r="8055" b="0"/>
            <wp:docPr id="12" name="Picture 1" descr="2010-07-01 -- V0.1 -- SA 01 - RTBS VNP (existing installation).jpg"/>
            <wp:cNvGraphicFramePr/>
            <a:graphic xmlns:a="http://schemas.openxmlformats.org/drawingml/2006/main">
              <a:graphicData uri="http://schemas.openxmlformats.org/drawingml/2006/picture">
                <pic:pic xmlns:pic="http://schemas.openxmlformats.org/drawingml/2006/picture">
                  <pic:nvPicPr>
                    <pic:cNvPr id="9" name="Picture 8" descr="2010-07-01 -- V0.1 -- SA 01 - RTBS VNP (existing installation).jpg"/>
                    <pic:cNvPicPr>
                      <a:picLocks noChangeAspect="1"/>
                    </pic:cNvPicPr>
                  </pic:nvPicPr>
                  <pic:blipFill>
                    <a:blip r:embed="rId21" cstate="print"/>
                    <a:stretch>
                      <a:fillRect/>
                    </a:stretch>
                  </pic:blipFill>
                  <pic:spPr>
                    <a:xfrm>
                      <a:off x="0" y="0"/>
                      <a:ext cx="5935545" cy="5172075"/>
                    </a:xfrm>
                    <a:prstGeom prst="rect">
                      <a:avLst/>
                    </a:prstGeom>
                  </pic:spPr>
                </pic:pic>
              </a:graphicData>
            </a:graphic>
          </wp:inline>
        </w:drawing>
      </w:r>
    </w:p>
    <w:p w:rsidR="00C87167" w:rsidRDefault="00FD6FA4" w:rsidP="00535708">
      <w:pPr>
        <w:pStyle w:val="Caption"/>
      </w:pPr>
      <w:r>
        <w:t xml:space="preserve">Figure </w:t>
      </w:r>
      <w:fldSimple w:instr=" SEQ Figure \* ARABIC ">
        <w:r w:rsidR="002C6298">
          <w:rPr>
            <w:noProof/>
          </w:rPr>
          <w:t>2</w:t>
        </w:r>
      </w:fldSimple>
      <w:r>
        <w:t xml:space="preserve"> – Existing </w:t>
      </w:r>
      <w:r w:rsidR="00535708">
        <w:t>VNP’s RTBS</w:t>
      </w:r>
      <w:r>
        <w:t xml:space="preserve"> </w:t>
      </w:r>
      <w:r w:rsidR="00535708">
        <w:t>A</w:t>
      </w:r>
      <w:r>
        <w:t>rchitecture</w:t>
      </w:r>
    </w:p>
    <w:p w:rsidR="002740B1" w:rsidRDefault="002740B1" w:rsidP="00535708">
      <w:pPr>
        <w:pStyle w:val="BodyText"/>
      </w:pPr>
      <w:r>
        <w:t xml:space="preserve">In order to meet the full set of requirements of </w:t>
      </w:r>
      <w:r w:rsidR="00535708">
        <w:t>VNP</w:t>
      </w:r>
      <w:r>
        <w:t xml:space="preserve">, Comverse proposes a solution consisting of </w:t>
      </w:r>
      <w:r w:rsidRPr="00A01166">
        <w:t>Comverse</w:t>
      </w:r>
      <w:r w:rsidRPr="00A01166">
        <w:rPr>
          <w:vertAlign w:val="superscript"/>
        </w:rPr>
        <w:t>®</w:t>
      </w:r>
      <w:r w:rsidRPr="00A01166">
        <w:t xml:space="preserve"> ONE™</w:t>
      </w:r>
      <w:r>
        <w:t xml:space="preserve"> </w:t>
      </w:r>
      <w:r w:rsidR="00BD271A">
        <w:t>Real-Time</w:t>
      </w:r>
      <w:r>
        <w:t xml:space="preserve"> Billing</w:t>
      </w:r>
      <w:r w:rsidR="00281F94">
        <w:t>.</w:t>
      </w:r>
      <w:r w:rsidR="00C87167">
        <w:t xml:space="preserve"> The following approached is proposed.</w:t>
      </w:r>
    </w:p>
    <w:p w:rsidR="00535708" w:rsidRDefault="004B6F52" w:rsidP="00535708">
      <w:pPr>
        <w:pStyle w:val="BodyText"/>
        <w:numPr>
          <w:ilvl w:val="0"/>
          <w:numId w:val="32"/>
        </w:numPr>
        <w:jc w:val="left"/>
      </w:pPr>
      <w:r>
        <w:t xml:space="preserve">Implement the Comverse ONE </w:t>
      </w:r>
      <w:r w:rsidR="00C87167">
        <w:t xml:space="preserve">RT as OCS real time rating/charging/promotion of voice/data/transaction for </w:t>
      </w:r>
      <w:r w:rsidR="00535708">
        <w:t>mobile postpaid</w:t>
      </w:r>
      <w:r w:rsidR="00C87167">
        <w:t xml:space="preserve"> </w:t>
      </w:r>
      <w:r w:rsidR="00535708">
        <w:t>s</w:t>
      </w:r>
      <w:r w:rsidR="00C87167">
        <w:t>ubscribers</w:t>
      </w:r>
      <w:r w:rsidR="00535708">
        <w:t xml:space="preserve">. The </w:t>
      </w:r>
      <w:r>
        <w:t xml:space="preserve">Comverse ONE </w:t>
      </w:r>
      <w:r w:rsidR="00535708">
        <w:t xml:space="preserve">RT will integrate to core network via the CAMEL/ISUP/MAP Signaling and Diameter interface. </w:t>
      </w:r>
    </w:p>
    <w:p w:rsidR="004B6F52" w:rsidRDefault="004B6F52" w:rsidP="00535708">
      <w:pPr>
        <w:pStyle w:val="BodyText"/>
        <w:numPr>
          <w:ilvl w:val="0"/>
          <w:numId w:val="32"/>
        </w:numPr>
        <w:jc w:val="left"/>
      </w:pPr>
      <w:r>
        <w:t>Integrate the Comverse ONE RT to the existing BSS infrastructure</w:t>
      </w:r>
    </w:p>
    <w:p w:rsidR="004B6F52" w:rsidRDefault="004B6F52" w:rsidP="00535708">
      <w:pPr>
        <w:pStyle w:val="BodyText"/>
        <w:numPr>
          <w:ilvl w:val="0"/>
          <w:numId w:val="32"/>
        </w:numPr>
        <w:jc w:val="left"/>
      </w:pPr>
      <w:r>
        <w:t>The following step can be done with PCAT configuration</w:t>
      </w:r>
    </w:p>
    <w:p w:rsidR="004B6F52" w:rsidRDefault="004B6F52" w:rsidP="004B6F52">
      <w:pPr>
        <w:pStyle w:val="BodyText"/>
        <w:numPr>
          <w:ilvl w:val="1"/>
          <w:numId w:val="32"/>
        </w:numPr>
        <w:jc w:val="left"/>
      </w:pPr>
      <w:r>
        <w:lastRenderedPageBreak/>
        <w:t xml:space="preserve">Extend the Comverse ONE </w:t>
      </w:r>
      <w:r w:rsidR="00C87167">
        <w:t>RT as OCS real time rating/charging/promotion of voice/data/transaction for pr</w:t>
      </w:r>
      <w:r w:rsidR="00535708">
        <w:t>epaid subscribers (segment of prepaid subscriber up to 500K). It will provide VNP the platform for verify &amp; test the feature backward compatibility with RTBS. Then VNP can have long term plan for upgrade path from RTBS to Comverse ONE</w:t>
      </w:r>
      <w:r>
        <w:t xml:space="preserve">. </w:t>
      </w:r>
    </w:p>
    <w:p w:rsidR="00535708" w:rsidRDefault="00535708" w:rsidP="004B6F52">
      <w:pPr>
        <w:pStyle w:val="BodyText"/>
        <w:numPr>
          <w:ilvl w:val="1"/>
          <w:numId w:val="32"/>
        </w:numPr>
        <w:jc w:val="left"/>
      </w:pPr>
      <w:r>
        <w:t>Extend the Comverse ONE RT to support new business modeling such as hybrid</w:t>
      </w:r>
    </w:p>
    <w:p w:rsidR="003A778F" w:rsidRDefault="003A778F" w:rsidP="00744DFE">
      <w:pPr>
        <w:pStyle w:val="BodyText"/>
      </w:pPr>
    </w:p>
    <w:p w:rsidR="00DF3483" w:rsidRDefault="00DF3483" w:rsidP="00744DFE">
      <w:pPr>
        <w:pStyle w:val="BodyText"/>
      </w:pPr>
      <w:r>
        <w:t>The following diagram shows the VNP BSS map after the implementation</w:t>
      </w:r>
    </w:p>
    <w:p w:rsidR="00DF3483" w:rsidRDefault="00DF3483" w:rsidP="00DF3483">
      <w:pPr>
        <w:pStyle w:val="BodyText"/>
      </w:pPr>
      <w:r w:rsidRPr="00DF3483">
        <w:rPr>
          <w:noProof/>
          <w:lang w:bidi="ar-SA"/>
        </w:rPr>
        <w:drawing>
          <wp:inline distT="0" distB="0" distL="0" distR="0">
            <wp:extent cx="5943600" cy="3791585"/>
            <wp:effectExtent l="19050" t="0" r="0" b="0"/>
            <wp:docPr id="15" name="Picture 5"/>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22" cstate="print"/>
                    <a:srcRect/>
                    <a:stretch>
                      <a:fillRect/>
                    </a:stretch>
                  </pic:blipFill>
                  <pic:spPr bwMode="auto">
                    <a:xfrm>
                      <a:off x="0" y="0"/>
                      <a:ext cx="5943600" cy="3791585"/>
                    </a:xfrm>
                    <a:prstGeom prst="rect">
                      <a:avLst/>
                    </a:prstGeom>
                    <a:noFill/>
                    <a:ln w="9525">
                      <a:noFill/>
                      <a:miter lim="800000"/>
                      <a:headEnd/>
                      <a:tailEnd/>
                    </a:ln>
                  </pic:spPr>
                </pic:pic>
              </a:graphicData>
            </a:graphic>
          </wp:inline>
        </w:drawing>
      </w:r>
    </w:p>
    <w:p w:rsidR="006509DC" w:rsidRDefault="006509DC" w:rsidP="006509DC">
      <w:pPr>
        <w:pStyle w:val="Caption"/>
      </w:pPr>
      <w:r>
        <w:t xml:space="preserve">Figure </w:t>
      </w:r>
      <w:fldSimple w:instr=" SEQ Figure \* ARABIC ">
        <w:r w:rsidR="002C6298">
          <w:rPr>
            <w:noProof/>
          </w:rPr>
          <w:t>3</w:t>
        </w:r>
      </w:fldSimple>
      <w:r>
        <w:t xml:space="preserve"> </w:t>
      </w:r>
      <w:r w:rsidRPr="00535708">
        <w:t xml:space="preserve">– </w:t>
      </w:r>
      <w:r>
        <w:t>VNP’s BSS map after implementation</w:t>
      </w:r>
      <w:r w:rsidRPr="00535708">
        <w:t xml:space="preserve"> </w:t>
      </w:r>
    </w:p>
    <w:p w:rsidR="006509DC" w:rsidRDefault="006509DC" w:rsidP="006509DC">
      <w:pPr>
        <w:pStyle w:val="BodyText"/>
      </w:pPr>
      <w:r>
        <w:t>Then after the implementation of Comverse ONE RT, VNP can evaluate the upgrade path from RTBS to Comverse ONE RT. Once this plan is validated and agreed for both sides then the proper project can be prepared. Comverse will provide the upgrade proposal with detail SOW at the later stage.</w:t>
      </w:r>
    </w:p>
    <w:p w:rsidR="009D0FDD" w:rsidRDefault="009D0FDD">
      <w:pPr>
        <w:spacing w:after="60" w:line="260" w:lineRule="atLeast"/>
        <w:ind w:left="677" w:hanging="677"/>
        <w:jc w:val="left"/>
        <w:rPr>
          <w:rFonts w:cs="Arial"/>
          <w:b/>
          <w:bCs/>
          <w:color w:val="008CD6"/>
          <w:kern w:val="18"/>
          <w:sz w:val="32"/>
          <w:szCs w:val="24"/>
          <w:lang w:bidi="he-IL"/>
        </w:rPr>
      </w:pPr>
    </w:p>
    <w:p w:rsidR="006509DC" w:rsidRDefault="006509DC">
      <w:pPr>
        <w:spacing w:after="60" w:line="260" w:lineRule="atLeast"/>
        <w:ind w:left="677" w:hanging="677"/>
        <w:jc w:val="left"/>
        <w:rPr>
          <w:rFonts w:cs="Arial"/>
          <w:b/>
          <w:bCs/>
          <w:color w:val="008CD6"/>
          <w:kern w:val="18"/>
          <w:sz w:val="32"/>
          <w:szCs w:val="24"/>
          <w:lang w:bidi="he-IL"/>
        </w:rPr>
      </w:pPr>
      <w:r>
        <w:br w:type="page"/>
      </w:r>
    </w:p>
    <w:p w:rsidR="00744DFE" w:rsidRDefault="00744DFE" w:rsidP="003A6067">
      <w:pPr>
        <w:pStyle w:val="Heading2"/>
      </w:pPr>
      <w:bookmarkStart w:id="156" w:name="_Toc357415991"/>
      <w:r>
        <w:lastRenderedPageBreak/>
        <w:t>Solution Architecture</w:t>
      </w:r>
      <w:r w:rsidR="00DF3483">
        <w:t xml:space="preserve"> for VNP</w:t>
      </w:r>
      <w:bookmarkEnd w:id="156"/>
    </w:p>
    <w:p w:rsidR="00B640FB" w:rsidRDefault="00281F94" w:rsidP="00535708">
      <w:pPr>
        <w:pStyle w:val="BodyText"/>
      </w:pPr>
      <w:r>
        <w:t>T</w:t>
      </w:r>
      <w:r w:rsidR="00B640FB" w:rsidRPr="00B640FB">
        <w:t>he proposed solution architecture</w:t>
      </w:r>
      <w:r>
        <w:t xml:space="preserve"> and its relation to the </w:t>
      </w:r>
      <w:r w:rsidR="00535708">
        <w:t>VNP</w:t>
      </w:r>
      <w:r>
        <w:t xml:space="preserve"> network and enterprise environment are shown below.</w:t>
      </w:r>
      <w:r w:rsidR="00B640FB" w:rsidRPr="00B640FB">
        <w:t xml:space="preserve">  </w:t>
      </w:r>
      <w:r w:rsidR="00535708">
        <w:t>The propose solution will mainly serve the real time mobile postpaid subscribers, segment of mobile prepaid subscribers, and hybrid customer. The system will be side-by-side with existing RTBS platform but have access to the VNP centralize vouchers.</w:t>
      </w:r>
    </w:p>
    <w:p w:rsidR="00D35D67" w:rsidRDefault="00265265" w:rsidP="00265265">
      <w:pPr>
        <w:pStyle w:val="BodyText"/>
      </w:pPr>
      <w:r>
        <w:rPr>
          <w:noProof/>
          <w:lang w:bidi="ar-SA"/>
        </w:rPr>
        <w:drawing>
          <wp:inline distT="0" distB="0" distL="0" distR="0">
            <wp:extent cx="5944870" cy="4443767"/>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944870" cy="4443767"/>
                    </a:xfrm>
                    <a:prstGeom prst="rect">
                      <a:avLst/>
                    </a:prstGeom>
                    <a:noFill/>
                    <a:ln w="9525">
                      <a:noFill/>
                      <a:miter lim="800000"/>
                      <a:headEnd/>
                      <a:tailEnd/>
                    </a:ln>
                  </pic:spPr>
                </pic:pic>
              </a:graphicData>
            </a:graphic>
          </wp:inline>
        </w:drawing>
      </w:r>
    </w:p>
    <w:p w:rsidR="009E7719" w:rsidRDefault="006509DC" w:rsidP="006509DC">
      <w:pPr>
        <w:pStyle w:val="Caption"/>
      </w:pPr>
      <w:bookmarkStart w:id="157" w:name="_Ref257185827"/>
      <w:r>
        <w:t xml:space="preserve">Figure </w:t>
      </w:r>
      <w:fldSimple w:instr=" SEQ Figure \* ARABIC ">
        <w:r w:rsidR="002C6298">
          <w:rPr>
            <w:noProof/>
          </w:rPr>
          <w:t>4</w:t>
        </w:r>
      </w:fldSimple>
      <w:r w:rsidR="007D6149" w:rsidRPr="00535708">
        <w:t xml:space="preserve"> – Solution Architecture </w:t>
      </w:r>
      <w:bookmarkEnd w:id="157"/>
    </w:p>
    <w:p w:rsidR="00C72AA6" w:rsidRDefault="00B640FB" w:rsidP="006509DC">
      <w:pPr>
        <w:pStyle w:val="BodyText"/>
      </w:pPr>
      <w:r w:rsidRPr="00B640FB">
        <w:t>In the above solution architecture</w:t>
      </w:r>
      <w:r w:rsidR="00281F94">
        <w:t>,</w:t>
      </w:r>
      <w:r w:rsidRPr="00B640FB">
        <w:t xml:space="preserve"> the </w:t>
      </w:r>
      <w:r w:rsidR="00D945C0">
        <w:t xml:space="preserve">light </w:t>
      </w:r>
      <w:r w:rsidR="00B0655A">
        <w:t>grey</w:t>
      </w:r>
      <w:r w:rsidRPr="00B640FB">
        <w:t xml:space="preserve"> components are Comverse components incl</w:t>
      </w:r>
      <w:r w:rsidR="00C72AA6">
        <w:t>u</w:t>
      </w:r>
      <w:r w:rsidR="007B7183">
        <w:t xml:space="preserve">ded in the scope of this </w:t>
      </w:r>
      <w:r w:rsidR="006509DC">
        <w:t>proposal</w:t>
      </w:r>
      <w:r w:rsidR="007B7183">
        <w:t>.</w:t>
      </w:r>
    </w:p>
    <w:p w:rsidR="00B640FB" w:rsidRPr="00B640FB" w:rsidRDefault="00B640FB" w:rsidP="006509DC">
      <w:pPr>
        <w:pStyle w:val="BodyText"/>
        <w:numPr>
          <w:ilvl w:val="0"/>
          <w:numId w:val="35"/>
        </w:numPr>
      </w:pPr>
      <w:r w:rsidRPr="00B640FB">
        <w:t xml:space="preserve">The </w:t>
      </w:r>
      <w:r w:rsidR="00D945C0">
        <w:t>red</w:t>
      </w:r>
      <w:r w:rsidRPr="00B640FB">
        <w:t xml:space="preserve"> items are Comverse components that are </w:t>
      </w:r>
      <w:r w:rsidR="00C72AA6">
        <w:t>not included in the scope of this bid.</w:t>
      </w:r>
    </w:p>
    <w:p w:rsidR="00B640FB" w:rsidRDefault="00B640FB" w:rsidP="006509DC">
      <w:pPr>
        <w:pStyle w:val="BodyText"/>
        <w:numPr>
          <w:ilvl w:val="0"/>
          <w:numId w:val="35"/>
        </w:numPr>
      </w:pPr>
      <w:r w:rsidRPr="00B640FB">
        <w:t xml:space="preserve">The components in </w:t>
      </w:r>
      <w:r w:rsidR="00B0655A">
        <w:t>yellow and orange</w:t>
      </w:r>
      <w:r w:rsidRPr="00B640FB">
        <w:t xml:space="preserve"> in the above </w:t>
      </w:r>
      <w:r w:rsidR="00C72AA6">
        <w:t>figure</w:t>
      </w:r>
      <w:r w:rsidRPr="00B640FB">
        <w:t xml:space="preserve"> are </w:t>
      </w:r>
      <w:r w:rsidR="001B79B6">
        <w:t>ELCOM</w:t>
      </w:r>
      <w:r w:rsidRPr="00B640FB">
        <w:t xml:space="preserve"> </w:t>
      </w:r>
      <w:r w:rsidR="00B0655A">
        <w:t>BSS</w:t>
      </w:r>
      <w:r w:rsidRPr="00B640FB">
        <w:t xml:space="preserve"> elements and applications</w:t>
      </w:r>
      <w:r w:rsidR="00C72AA6">
        <w:t xml:space="preserve"> to which the Comverse Solution will integrate through various interfaces </w:t>
      </w:r>
      <w:r w:rsidR="00EE329E">
        <w:t xml:space="preserve">described in the table </w:t>
      </w:r>
      <w:r w:rsidR="003059F2">
        <w:t>integration points and description section</w:t>
      </w:r>
      <w:r w:rsidR="00C72AA6">
        <w:t>.</w:t>
      </w:r>
    </w:p>
    <w:p w:rsidR="00B0655A" w:rsidRPr="00B640FB" w:rsidRDefault="00B0655A" w:rsidP="006509DC">
      <w:pPr>
        <w:pStyle w:val="BodyText"/>
        <w:numPr>
          <w:ilvl w:val="0"/>
          <w:numId w:val="35"/>
        </w:numPr>
      </w:pPr>
      <w:r w:rsidRPr="00B640FB">
        <w:t xml:space="preserve">The components in </w:t>
      </w:r>
      <w:r>
        <w:t>green</w:t>
      </w:r>
      <w:r w:rsidR="006509DC">
        <w:t xml:space="preserve"> (dark and light)</w:t>
      </w:r>
      <w:r w:rsidRPr="00B640FB">
        <w:t xml:space="preserve"> in the above </w:t>
      </w:r>
      <w:r>
        <w:t>figure</w:t>
      </w:r>
      <w:r w:rsidRPr="00B640FB">
        <w:t xml:space="preserve"> are </w:t>
      </w:r>
      <w:r w:rsidR="006509DC">
        <w:t>VNP</w:t>
      </w:r>
      <w:r w:rsidRPr="00B640FB">
        <w:t xml:space="preserve"> </w:t>
      </w:r>
      <w:r>
        <w:t>network/VAS</w:t>
      </w:r>
      <w:r w:rsidRPr="00B640FB">
        <w:t xml:space="preserve"> elements and applications</w:t>
      </w:r>
      <w:r>
        <w:t xml:space="preserve"> to which the Comverse Solution will integrate through various interfaces described in the table integration points and description section.</w:t>
      </w:r>
    </w:p>
    <w:p w:rsidR="00B0655A" w:rsidRPr="00B0655A" w:rsidRDefault="00257FE4" w:rsidP="006509DC">
      <w:pPr>
        <w:pStyle w:val="BodyText"/>
      </w:pPr>
      <w:r>
        <w:t xml:space="preserve">The proposed </w:t>
      </w:r>
      <w:r w:rsidR="00B37070">
        <w:t>Comverse ONE</w:t>
      </w:r>
      <w:r>
        <w:t xml:space="preserve"> </w:t>
      </w:r>
      <w:r w:rsidR="006509DC">
        <w:t>RT</w:t>
      </w:r>
      <w:r>
        <w:t xml:space="preserve"> will</w:t>
      </w:r>
      <w:r w:rsidR="002740B1" w:rsidRPr="00B640FB">
        <w:t xml:space="preserve"> be set up and deployed for launch readiness. </w:t>
      </w:r>
      <w:r>
        <w:t>T</w:t>
      </w:r>
      <w:r w:rsidR="002740B1" w:rsidRPr="00B640FB">
        <w:t>argeted group</w:t>
      </w:r>
      <w:r>
        <w:t>s</w:t>
      </w:r>
      <w:r w:rsidR="002740B1" w:rsidRPr="00B640FB">
        <w:t xml:space="preserve"> of customers w</w:t>
      </w:r>
      <w:r>
        <w:t>ill</w:t>
      </w:r>
      <w:r w:rsidR="002740B1" w:rsidRPr="00B640FB">
        <w:t xml:space="preserve"> be </w:t>
      </w:r>
      <w:r w:rsidR="006509DC">
        <w:t>mobile postpaid</w:t>
      </w:r>
      <w:r w:rsidR="003059F2">
        <w:t xml:space="preserve"> subscribers</w:t>
      </w:r>
      <w:r w:rsidR="006509DC">
        <w:t>, and segment of mobile prepaid for compatibility test</w:t>
      </w:r>
      <w:r w:rsidR="002740B1" w:rsidRPr="00B640FB">
        <w:t xml:space="preserve">. </w:t>
      </w:r>
    </w:p>
    <w:p w:rsidR="00AC6E4E" w:rsidRPr="00C7146F" w:rsidRDefault="006D34BC" w:rsidP="00877756">
      <w:pPr>
        <w:pStyle w:val="Heading2"/>
      </w:pPr>
      <w:bookmarkStart w:id="158" w:name="_Toc357415992"/>
      <w:r w:rsidRPr="00A01166">
        <w:lastRenderedPageBreak/>
        <w:t>Comverse</w:t>
      </w:r>
      <w:r w:rsidRPr="00A01166">
        <w:rPr>
          <w:vertAlign w:val="superscript"/>
        </w:rPr>
        <w:t>®</w:t>
      </w:r>
      <w:r w:rsidRPr="00A01166">
        <w:t xml:space="preserve"> ONE™</w:t>
      </w:r>
      <w:r w:rsidR="00877756" w:rsidRPr="00877756">
        <w:t xml:space="preserve"> </w:t>
      </w:r>
      <w:r w:rsidR="00295ED4">
        <w:t>Real-Time</w:t>
      </w:r>
      <w:r w:rsidR="00877756" w:rsidRPr="00877756">
        <w:t xml:space="preserve"> Billing Components</w:t>
      </w:r>
      <w:bookmarkEnd w:id="158"/>
    </w:p>
    <w:p w:rsidR="005A3F1E" w:rsidRPr="0027279C" w:rsidRDefault="005A3F1E" w:rsidP="0027279C">
      <w:pPr>
        <w:pStyle w:val="BodyText"/>
        <w:spacing w:after="240"/>
      </w:pPr>
      <w:r>
        <w:t>The following</w:t>
      </w:r>
      <w:r w:rsidRPr="00877756">
        <w:t xml:space="preserve"> table summarizes </w:t>
      </w:r>
      <w:r>
        <w:t>the</w:t>
      </w:r>
      <w:r w:rsidRPr="00877756">
        <w:t xml:space="preserve"> </w:t>
      </w:r>
      <w:r>
        <w:t xml:space="preserve">Comverse ONE licensed </w:t>
      </w:r>
      <w:r w:rsidRPr="00877756">
        <w:t xml:space="preserve">components </w:t>
      </w:r>
      <w:r>
        <w:t xml:space="preserve">that </w:t>
      </w:r>
      <w:r w:rsidRPr="00877756">
        <w:t xml:space="preserve">are </w:t>
      </w:r>
      <w:r>
        <w:t xml:space="preserve">available and identifies those that are </w:t>
      </w:r>
      <w:r w:rsidRPr="00877756">
        <w:t>included in this proposal:</w:t>
      </w:r>
      <w:r w:rsidR="0027279C">
        <w:t xml:space="preserve"> </w:t>
      </w:r>
    </w:p>
    <w:tbl>
      <w:tblPr>
        <w:tblW w:w="0" w:type="auto"/>
        <w:jc w:val="center"/>
        <w:tblBorders>
          <w:top w:val="single" w:sz="8" w:space="0" w:color="4F81BD"/>
          <w:left w:val="single" w:sz="8" w:space="0" w:color="4F81BD"/>
          <w:bottom w:val="single" w:sz="8" w:space="0" w:color="4F81BD"/>
          <w:right w:val="single" w:sz="8" w:space="0" w:color="4F81BD"/>
        </w:tblBorders>
        <w:tblLook w:val="0020"/>
      </w:tblPr>
      <w:tblGrid>
        <w:gridCol w:w="3348"/>
        <w:gridCol w:w="4268"/>
        <w:gridCol w:w="1806"/>
      </w:tblGrid>
      <w:tr w:rsidR="00361BE1" w:rsidRPr="00A825CC" w:rsidTr="003F4ED6">
        <w:trPr>
          <w:cantSplit/>
          <w:tblHeader/>
          <w:jc w:val="center"/>
        </w:trPr>
        <w:tc>
          <w:tcPr>
            <w:tcW w:w="3348" w:type="dxa"/>
            <w:tcBorders>
              <w:top w:val="single" w:sz="8" w:space="0" w:color="4F81BD"/>
              <w:left w:val="single" w:sz="8" w:space="0" w:color="4F81BD"/>
              <w:bottom w:val="single" w:sz="8" w:space="0" w:color="4F81BD"/>
              <w:right w:val="single" w:sz="8" w:space="0" w:color="4F81BD"/>
            </w:tcBorders>
            <w:shd w:val="clear" w:color="auto" w:fill="4F81BD"/>
            <w:vAlign w:val="bottom"/>
          </w:tcPr>
          <w:p w:rsidR="00361BE1" w:rsidRPr="00983CC0" w:rsidRDefault="00361BE1" w:rsidP="00361BE1">
            <w:pPr>
              <w:pStyle w:val="TabNormal"/>
              <w:keepNext/>
              <w:jc w:val="left"/>
              <w:rPr>
                <w:b/>
                <w:bCs/>
                <w:color w:val="FFFFFF"/>
              </w:rPr>
            </w:pPr>
            <w:r w:rsidRPr="00983CC0">
              <w:rPr>
                <w:b/>
                <w:bCs/>
                <w:color w:val="FFFFFF"/>
              </w:rPr>
              <w:t>Comverse ONE Domain</w:t>
            </w:r>
          </w:p>
        </w:tc>
        <w:tc>
          <w:tcPr>
            <w:tcW w:w="4268" w:type="dxa"/>
            <w:tcBorders>
              <w:bottom w:val="single" w:sz="8" w:space="0" w:color="4F81BD"/>
            </w:tcBorders>
            <w:shd w:val="clear" w:color="auto" w:fill="4F81BD"/>
            <w:vAlign w:val="bottom"/>
          </w:tcPr>
          <w:p w:rsidR="00361BE1" w:rsidRPr="00983CC0" w:rsidRDefault="00361BE1" w:rsidP="00361BE1">
            <w:pPr>
              <w:pStyle w:val="TabNormal"/>
              <w:keepNext/>
              <w:jc w:val="left"/>
              <w:rPr>
                <w:b/>
                <w:bCs/>
                <w:color w:val="FFFFFF"/>
              </w:rPr>
            </w:pPr>
            <w:r w:rsidRPr="00983CC0">
              <w:rPr>
                <w:b/>
                <w:bCs/>
                <w:color w:val="FFFFFF"/>
              </w:rPr>
              <w:t>Comverse ONE Licensed Product</w:t>
            </w:r>
          </w:p>
        </w:tc>
        <w:tc>
          <w:tcPr>
            <w:tcW w:w="1806" w:type="dxa"/>
            <w:tcBorders>
              <w:top w:val="single" w:sz="8" w:space="0" w:color="4F81BD"/>
              <w:left w:val="single" w:sz="8" w:space="0" w:color="4F81BD"/>
              <w:bottom w:val="single" w:sz="8" w:space="0" w:color="4F81BD"/>
              <w:right w:val="single" w:sz="8" w:space="0" w:color="4F81BD"/>
            </w:tcBorders>
            <w:shd w:val="clear" w:color="auto" w:fill="4F81BD"/>
            <w:vAlign w:val="bottom"/>
          </w:tcPr>
          <w:p w:rsidR="00361BE1" w:rsidRPr="00983CC0" w:rsidRDefault="00361BE1" w:rsidP="00361BE1">
            <w:pPr>
              <w:pStyle w:val="TabNormal"/>
              <w:keepNext/>
              <w:jc w:val="center"/>
              <w:rPr>
                <w:b/>
                <w:bCs/>
                <w:color w:val="FFFFFF"/>
              </w:rPr>
            </w:pPr>
            <w:r w:rsidRPr="00983CC0">
              <w:rPr>
                <w:b/>
                <w:bCs/>
                <w:color w:val="FFFFFF"/>
              </w:rPr>
              <w:t>Included (Yes/No)</w:t>
            </w:r>
          </w:p>
        </w:tc>
      </w:tr>
      <w:tr w:rsidR="00361BE1" w:rsidRPr="00877756" w:rsidTr="003F4ED6">
        <w:trPr>
          <w:cantSplit/>
          <w:jc w:val="center"/>
        </w:trPr>
        <w:tc>
          <w:tcPr>
            <w:tcW w:w="3348"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361BE1" w:rsidRPr="00877756" w:rsidRDefault="00361BE1" w:rsidP="00361BE1">
            <w:pPr>
              <w:pStyle w:val="TabNormal"/>
              <w:jc w:val="left"/>
            </w:pPr>
            <w:r>
              <w:t>Rating, Charging and Promotions</w:t>
            </w:r>
          </w:p>
        </w:tc>
        <w:tc>
          <w:tcPr>
            <w:tcW w:w="4268" w:type="dxa"/>
            <w:tcBorders>
              <w:top w:val="single" w:sz="8" w:space="0" w:color="4F81BD"/>
              <w:bottom w:val="single" w:sz="8" w:space="0" w:color="4F81BD"/>
            </w:tcBorders>
            <w:shd w:val="clear" w:color="auto" w:fill="DBE5F1" w:themeFill="accent1" w:themeFillTint="33"/>
          </w:tcPr>
          <w:p w:rsidR="00361BE1" w:rsidRPr="00877756" w:rsidRDefault="00361BE1" w:rsidP="00361BE1">
            <w:pPr>
              <w:pStyle w:val="TabNormal"/>
              <w:jc w:val="left"/>
            </w:pPr>
            <w:r>
              <w:t>Rating Charging and Promotions</w:t>
            </w:r>
          </w:p>
        </w:tc>
        <w:tc>
          <w:tcPr>
            <w:tcW w:w="1806"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361BE1" w:rsidRPr="00877756" w:rsidRDefault="00361BE1" w:rsidP="00361BE1">
            <w:pPr>
              <w:pStyle w:val="TabNormal"/>
              <w:jc w:val="center"/>
            </w:pPr>
            <w:r>
              <w:t>Yes</w:t>
            </w:r>
          </w:p>
        </w:tc>
      </w:tr>
      <w:tr w:rsidR="00361BE1" w:rsidRPr="00877756" w:rsidTr="003F4ED6">
        <w:trPr>
          <w:cantSplit/>
          <w:jc w:val="center"/>
        </w:trPr>
        <w:tc>
          <w:tcPr>
            <w:tcW w:w="3348"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361BE1" w:rsidRPr="00877756" w:rsidRDefault="00361BE1" w:rsidP="00361BE1">
            <w:pPr>
              <w:pStyle w:val="TabNormal"/>
              <w:jc w:val="left"/>
            </w:pPr>
            <w:r>
              <w:t>Rating, Charging and Promotions</w:t>
            </w:r>
          </w:p>
        </w:tc>
        <w:tc>
          <w:tcPr>
            <w:tcW w:w="4268" w:type="dxa"/>
            <w:tcBorders>
              <w:top w:val="single" w:sz="8" w:space="0" w:color="4F81BD"/>
              <w:bottom w:val="single" w:sz="8" w:space="0" w:color="4F81BD"/>
            </w:tcBorders>
            <w:shd w:val="clear" w:color="auto" w:fill="DBE5F1" w:themeFill="accent1" w:themeFillTint="33"/>
          </w:tcPr>
          <w:p w:rsidR="00361BE1" w:rsidRPr="00877756" w:rsidRDefault="00361BE1" w:rsidP="00361BE1">
            <w:pPr>
              <w:pStyle w:val="TabNormal"/>
              <w:jc w:val="left"/>
            </w:pPr>
            <w:r>
              <w:t>IVR Self Service</w:t>
            </w:r>
          </w:p>
        </w:tc>
        <w:tc>
          <w:tcPr>
            <w:tcW w:w="1806"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361BE1" w:rsidRPr="00877756" w:rsidRDefault="0027279C" w:rsidP="00361BE1">
            <w:pPr>
              <w:pStyle w:val="TabNormal"/>
              <w:jc w:val="center"/>
            </w:pPr>
            <w:r>
              <w:t>Yes</w:t>
            </w:r>
          </w:p>
        </w:tc>
      </w:tr>
      <w:tr w:rsidR="00361BE1" w:rsidRPr="00877756" w:rsidTr="003F4ED6">
        <w:trPr>
          <w:cantSplit/>
          <w:jc w:val="center"/>
        </w:trPr>
        <w:tc>
          <w:tcPr>
            <w:tcW w:w="3348"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361BE1" w:rsidRPr="00877756" w:rsidRDefault="00361BE1" w:rsidP="00361BE1">
            <w:pPr>
              <w:pStyle w:val="TabNormal"/>
              <w:jc w:val="left"/>
            </w:pPr>
            <w:r>
              <w:t>Rating, Charging and Promotions</w:t>
            </w:r>
          </w:p>
        </w:tc>
        <w:tc>
          <w:tcPr>
            <w:tcW w:w="4268" w:type="dxa"/>
            <w:tcBorders>
              <w:top w:val="single" w:sz="8" w:space="0" w:color="4F81BD"/>
              <w:bottom w:val="single" w:sz="8" w:space="0" w:color="4F81BD"/>
            </w:tcBorders>
            <w:shd w:val="clear" w:color="auto" w:fill="DBE5F1" w:themeFill="accent1" w:themeFillTint="33"/>
          </w:tcPr>
          <w:p w:rsidR="00361BE1" w:rsidRPr="00877756" w:rsidRDefault="00361BE1" w:rsidP="00361BE1">
            <w:pPr>
              <w:pStyle w:val="TabNormal"/>
              <w:jc w:val="left"/>
            </w:pPr>
            <w:r>
              <w:t>USSD Self Service</w:t>
            </w:r>
          </w:p>
        </w:tc>
        <w:tc>
          <w:tcPr>
            <w:tcW w:w="1806"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361BE1" w:rsidRPr="00877756" w:rsidRDefault="0027279C" w:rsidP="00361BE1">
            <w:pPr>
              <w:pStyle w:val="TabNormal"/>
              <w:jc w:val="center"/>
            </w:pPr>
            <w:r>
              <w:t>Yes</w:t>
            </w:r>
          </w:p>
        </w:tc>
      </w:tr>
      <w:tr w:rsidR="00361BE1" w:rsidRPr="00877756" w:rsidTr="00225642">
        <w:trPr>
          <w:cantSplit/>
          <w:jc w:val="center"/>
        </w:trPr>
        <w:tc>
          <w:tcPr>
            <w:tcW w:w="3348"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361BE1" w:rsidRPr="00877756" w:rsidRDefault="00361BE1" w:rsidP="00361BE1">
            <w:pPr>
              <w:pStyle w:val="TabNormal"/>
              <w:jc w:val="left"/>
            </w:pPr>
            <w:r>
              <w:t>Rating, Charging and Promotions</w:t>
            </w:r>
          </w:p>
        </w:tc>
        <w:tc>
          <w:tcPr>
            <w:tcW w:w="4268" w:type="dxa"/>
            <w:tcBorders>
              <w:top w:val="single" w:sz="8" w:space="0" w:color="4F81BD"/>
              <w:bottom w:val="single" w:sz="8" w:space="0" w:color="4F81BD"/>
            </w:tcBorders>
            <w:shd w:val="clear" w:color="auto" w:fill="DBE5F1" w:themeFill="accent1" w:themeFillTint="33"/>
          </w:tcPr>
          <w:p w:rsidR="00361BE1" w:rsidRPr="00877756" w:rsidRDefault="00361BE1" w:rsidP="00361BE1">
            <w:pPr>
              <w:pStyle w:val="TabNormal"/>
              <w:jc w:val="left"/>
            </w:pPr>
            <w:r>
              <w:t>Calling Circles</w:t>
            </w:r>
          </w:p>
        </w:tc>
        <w:tc>
          <w:tcPr>
            <w:tcW w:w="1806"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361BE1" w:rsidRPr="00877756" w:rsidRDefault="0027279C" w:rsidP="00361BE1">
            <w:pPr>
              <w:pStyle w:val="TabNormal"/>
              <w:jc w:val="center"/>
            </w:pPr>
            <w:r>
              <w:t>Yes</w:t>
            </w:r>
          </w:p>
        </w:tc>
      </w:tr>
      <w:tr w:rsidR="00361BE1" w:rsidRPr="00877756" w:rsidTr="00225642">
        <w:trPr>
          <w:cantSplit/>
          <w:jc w:val="center"/>
        </w:trPr>
        <w:tc>
          <w:tcPr>
            <w:tcW w:w="3348"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361BE1" w:rsidRPr="00877756" w:rsidRDefault="00361BE1" w:rsidP="00361BE1">
            <w:pPr>
              <w:pStyle w:val="TabNormal"/>
              <w:jc w:val="left"/>
            </w:pPr>
            <w:r>
              <w:t>Rating, Charging and Promotions</w:t>
            </w:r>
          </w:p>
        </w:tc>
        <w:tc>
          <w:tcPr>
            <w:tcW w:w="4268" w:type="dxa"/>
            <w:tcBorders>
              <w:top w:val="single" w:sz="8" w:space="0" w:color="4F81BD"/>
              <w:bottom w:val="single" w:sz="8" w:space="0" w:color="4F81BD"/>
            </w:tcBorders>
            <w:shd w:val="clear" w:color="auto" w:fill="DBE5F1" w:themeFill="accent1" w:themeFillTint="33"/>
          </w:tcPr>
          <w:p w:rsidR="00361BE1" w:rsidRPr="00877756" w:rsidRDefault="00361BE1" w:rsidP="00361BE1">
            <w:pPr>
              <w:pStyle w:val="TabNormal"/>
              <w:jc w:val="left"/>
            </w:pPr>
            <w:r>
              <w:t>Event Charging Interface</w:t>
            </w:r>
          </w:p>
        </w:tc>
        <w:tc>
          <w:tcPr>
            <w:tcW w:w="1806"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361BE1" w:rsidRPr="00877756" w:rsidRDefault="00225642" w:rsidP="00361BE1">
            <w:pPr>
              <w:pStyle w:val="TabNormal"/>
              <w:jc w:val="center"/>
            </w:pPr>
            <w:r>
              <w:t>Yes</w:t>
            </w:r>
          </w:p>
        </w:tc>
      </w:tr>
      <w:tr w:rsidR="00361BE1" w:rsidRPr="00877756" w:rsidTr="003F4ED6">
        <w:trPr>
          <w:cantSplit/>
          <w:jc w:val="center"/>
        </w:trPr>
        <w:tc>
          <w:tcPr>
            <w:tcW w:w="3348" w:type="dxa"/>
            <w:tcBorders>
              <w:left w:val="single" w:sz="8" w:space="0" w:color="4F81BD"/>
              <w:bottom w:val="single" w:sz="8" w:space="0" w:color="4F81BD"/>
              <w:right w:val="single" w:sz="8" w:space="0" w:color="4F81BD"/>
            </w:tcBorders>
          </w:tcPr>
          <w:p w:rsidR="00361BE1" w:rsidRPr="00877756" w:rsidRDefault="00361BE1" w:rsidP="00361BE1">
            <w:pPr>
              <w:pStyle w:val="TabNormal"/>
              <w:jc w:val="left"/>
            </w:pPr>
            <w:r>
              <w:t>Rating, Charging and Promotions</w:t>
            </w:r>
          </w:p>
        </w:tc>
        <w:tc>
          <w:tcPr>
            <w:tcW w:w="4268" w:type="dxa"/>
            <w:tcBorders>
              <w:bottom w:val="single" w:sz="8" w:space="0" w:color="4F81BD"/>
            </w:tcBorders>
          </w:tcPr>
          <w:p w:rsidR="00361BE1" w:rsidRPr="00877756" w:rsidRDefault="00361BE1" w:rsidP="00361BE1">
            <w:pPr>
              <w:pStyle w:val="TabNormal"/>
              <w:jc w:val="left"/>
            </w:pPr>
            <w:r>
              <w:t>OSA/Parlay Charging Interface</w:t>
            </w:r>
          </w:p>
        </w:tc>
        <w:tc>
          <w:tcPr>
            <w:tcW w:w="1806" w:type="dxa"/>
            <w:tcBorders>
              <w:left w:val="single" w:sz="8" w:space="0" w:color="4F81BD"/>
              <w:bottom w:val="single" w:sz="8" w:space="0" w:color="4F81BD"/>
              <w:right w:val="single" w:sz="8" w:space="0" w:color="4F81BD"/>
            </w:tcBorders>
          </w:tcPr>
          <w:p w:rsidR="00361BE1" w:rsidRPr="00877756" w:rsidRDefault="00361BE1" w:rsidP="00361BE1">
            <w:pPr>
              <w:pStyle w:val="TabNormal"/>
              <w:jc w:val="center"/>
            </w:pPr>
            <w:r>
              <w:t>No</w:t>
            </w:r>
          </w:p>
        </w:tc>
      </w:tr>
      <w:tr w:rsidR="00361BE1" w:rsidRPr="00877756" w:rsidTr="003F4ED6">
        <w:trPr>
          <w:cantSplit/>
          <w:jc w:val="center"/>
        </w:trPr>
        <w:tc>
          <w:tcPr>
            <w:tcW w:w="3348"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361BE1" w:rsidRPr="00877756" w:rsidRDefault="00361BE1" w:rsidP="00361BE1">
            <w:pPr>
              <w:pStyle w:val="TabNormal"/>
              <w:jc w:val="left"/>
            </w:pPr>
            <w:r>
              <w:t>Rating, Charging and Promotions</w:t>
            </w:r>
          </w:p>
        </w:tc>
        <w:tc>
          <w:tcPr>
            <w:tcW w:w="4268" w:type="dxa"/>
            <w:tcBorders>
              <w:top w:val="single" w:sz="8" w:space="0" w:color="4F81BD"/>
              <w:bottom w:val="single" w:sz="8" w:space="0" w:color="4F81BD"/>
            </w:tcBorders>
            <w:shd w:val="clear" w:color="auto" w:fill="DBE5F1" w:themeFill="accent1" w:themeFillTint="33"/>
          </w:tcPr>
          <w:p w:rsidR="00361BE1" w:rsidRPr="00877756" w:rsidRDefault="00361BE1" w:rsidP="00361BE1">
            <w:pPr>
              <w:pStyle w:val="TabNormal"/>
              <w:jc w:val="left"/>
            </w:pPr>
            <w:r>
              <w:t>Diameter Charging Interface</w:t>
            </w:r>
          </w:p>
        </w:tc>
        <w:tc>
          <w:tcPr>
            <w:tcW w:w="1806"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361BE1" w:rsidRPr="00877756" w:rsidRDefault="0027279C" w:rsidP="00361BE1">
            <w:pPr>
              <w:pStyle w:val="TabNormal"/>
              <w:jc w:val="center"/>
            </w:pPr>
            <w:r>
              <w:t>Yes</w:t>
            </w:r>
          </w:p>
        </w:tc>
      </w:tr>
      <w:tr w:rsidR="00361BE1" w:rsidRPr="00877756" w:rsidTr="003F4ED6">
        <w:trPr>
          <w:cantSplit/>
          <w:jc w:val="center"/>
        </w:trPr>
        <w:tc>
          <w:tcPr>
            <w:tcW w:w="3348"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361BE1" w:rsidRPr="00877756" w:rsidRDefault="00361BE1" w:rsidP="00361BE1">
            <w:pPr>
              <w:pStyle w:val="TabNormal"/>
              <w:jc w:val="left"/>
            </w:pPr>
            <w:r>
              <w:t>Rating, Charging and Promotions</w:t>
            </w:r>
          </w:p>
        </w:tc>
        <w:tc>
          <w:tcPr>
            <w:tcW w:w="4268" w:type="dxa"/>
            <w:tcBorders>
              <w:top w:val="single" w:sz="8" w:space="0" w:color="4F81BD"/>
              <w:bottom w:val="single" w:sz="8" w:space="0" w:color="4F81BD"/>
            </w:tcBorders>
            <w:shd w:val="clear" w:color="auto" w:fill="DBE5F1" w:themeFill="accent1" w:themeFillTint="33"/>
          </w:tcPr>
          <w:p w:rsidR="00361BE1" w:rsidRPr="00877756" w:rsidRDefault="00361BE1" w:rsidP="00361BE1">
            <w:pPr>
              <w:pStyle w:val="TabNormal"/>
              <w:jc w:val="left"/>
            </w:pPr>
            <w:r>
              <w:t>Packet Switched Diameter Charging Interface</w:t>
            </w:r>
          </w:p>
        </w:tc>
        <w:tc>
          <w:tcPr>
            <w:tcW w:w="1806"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361BE1" w:rsidRPr="00877756" w:rsidRDefault="0027279C" w:rsidP="00361BE1">
            <w:pPr>
              <w:pStyle w:val="TabNormal"/>
              <w:jc w:val="center"/>
            </w:pPr>
            <w:r>
              <w:t>Yes</w:t>
            </w:r>
          </w:p>
        </w:tc>
      </w:tr>
      <w:tr w:rsidR="00361BE1" w:rsidRPr="00877756" w:rsidTr="003F4ED6">
        <w:trPr>
          <w:cantSplit/>
          <w:jc w:val="center"/>
        </w:trPr>
        <w:tc>
          <w:tcPr>
            <w:tcW w:w="3348" w:type="dxa"/>
            <w:tcBorders>
              <w:top w:val="single" w:sz="8" w:space="0" w:color="4F81BD"/>
              <w:left w:val="single" w:sz="8" w:space="0" w:color="4F81BD"/>
              <w:bottom w:val="single" w:sz="8" w:space="0" w:color="4F81BD"/>
              <w:right w:val="single" w:sz="8" w:space="0" w:color="4F81BD"/>
            </w:tcBorders>
          </w:tcPr>
          <w:p w:rsidR="00361BE1" w:rsidRPr="00877756" w:rsidRDefault="00361BE1" w:rsidP="00361BE1">
            <w:pPr>
              <w:pStyle w:val="TabNormal"/>
              <w:jc w:val="left"/>
            </w:pPr>
            <w:r>
              <w:t>Rating, Charging and Promotions</w:t>
            </w:r>
          </w:p>
        </w:tc>
        <w:tc>
          <w:tcPr>
            <w:tcW w:w="4268" w:type="dxa"/>
            <w:tcBorders>
              <w:top w:val="single" w:sz="8" w:space="0" w:color="4F81BD"/>
              <w:bottom w:val="single" w:sz="8" w:space="0" w:color="4F81BD"/>
            </w:tcBorders>
          </w:tcPr>
          <w:p w:rsidR="00361BE1" w:rsidRPr="00877756" w:rsidRDefault="00361BE1" w:rsidP="00361BE1">
            <w:pPr>
              <w:pStyle w:val="TabNormal"/>
              <w:jc w:val="left"/>
            </w:pPr>
            <w:r>
              <w:t>IMS Diameter Charging Interface</w:t>
            </w:r>
          </w:p>
        </w:tc>
        <w:tc>
          <w:tcPr>
            <w:tcW w:w="1806" w:type="dxa"/>
            <w:tcBorders>
              <w:top w:val="single" w:sz="8" w:space="0" w:color="4F81BD"/>
              <w:left w:val="single" w:sz="8" w:space="0" w:color="4F81BD"/>
              <w:bottom w:val="single" w:sz="8" w:space="0" w:color="4F81BD"/>
              <w:right w:val="single" w:sz="8" w:space="0" w:color="4F81BD"/>
            </w:tcBorders>
          </w:tcPr>
          <w:p w:rsidR="00361BE1" w:rsidRPr="00877756" w:rsidRDefault="00361BE1" w:rsidP="00361BE1">
            <w:pPr>
              <w:pStyle w:val="TabNormal"/>
              <w:jc w:val="center"/>
            </w:pPr>
            <w:r>
              <w:t>No</w:t>
            </w:r>
          </w:p>
        </w:tc>
      </w:tr>
      <w:tr w:rsidR="00361BE1" w:rsidRPr="00877756" w:rsidTr="00361BE1">
        <w:trPr>
          <w:cantSplit/>
          <w:jc w:val="center"/>
        </w:trPr>
        <w:tc>
          <w:tcPr>
            <w:tcW w:w="3348" w:type="dxa"/>
            <w:tcBorders>
              <w:top w:val="single" w:sz="8" w:space="0" w:color="4F81BD"/>
              <w:left w:val="single" w:sz="8" w:space="0" w:color="4F81BD"/>
              <w:bottom w:val="single" w:sz="8" w:space="0" w:color="4F81BD"/>
              <w:right w:val="single" w:sz="8" w:space="0" w:color="4F81BD"/>
            </w:tcBorders>
          </w:tcPr>
          <w:p w:rsidR="00361BE1" w:rsidRDefault="00361BE1" w:rsidP="00361BE1">
            <w:pPr>
              <w:pStyle w:val="TabNormal"/>
              <w:jc w:val="left"/>
            </w:pPr>
            <w:r>
              <w:t>Charging and Promotions</w:t>
            </w:r>
          </w:p>
        </w:tc>
        <w:tc>
          <w:tcPr>
            <w:tcW w:w="4268" w:type="dxa"/>
            <w:tcBorders>
              <w:top w:val="single" w:sz="8" w:space="0" w:color="4F81BD"/>
              <w:bottom w:val="single" w:sz="8" w:space="0" w:color="4F81BD"/>
            </w:tcBorders>
          </w:tcPr>
          <w:p w:rsidR="00361BE1" w:rsidRDefault="00361BE1" w:rsidP="00361BE1">
            <w:pPr>
              <w:pStyle w:val="TabNormal"/>
              <w:jc w:val="left"/>
            </w:pPr>
            <w:r>
              <w:t>SIP</w:t>
            </w:r>
          </w:p>
        </w:tc>
        <w:tc>
          <w:tcPr>
            <w:tcW w:w="1806" w:type="dxa"/>
            <w:tcBorders>
              <w:top w:val="single" w:sz="8" w:space="0" w:color="4F81BD"/>
              <w:left w:val="single" w:sz="8" w:space="0" w:color="4F81BD"/>
              <w:bottom w:val="single" w:sz="8" w:space="0" w:color="4F81BD"/>
              <w:right w:val="single" w:sz="8" w:space="0" w:color="4F81BD"/>
            </w:tcBorders>
          </w:tcPr>
          <w:p w:rsidR="00361BE1" w:rsidRDefault="00361BE1" w:rsidP="00361BE1">
            <w:pPr>
              <w:pStyle w:val="TabNormal"/>
              <w:jc w:val="center"/>
            </w:pPr>
            <w:r>
              <w:t>No</w:t>
            </w:r>
          </w:p>
        </w:tc>
      </w:tr>
      <w:tr w:rsidR="00361BE1" w:rsidRPr="00877756" w:rsidTr="00225642">
        <w:trPr>
          <w:cantSplit/>
          <w:jc w:val="center"/>
        </w:trPr>
        <w:tc>
          <w:tcPr>
            <w:tcW w:w="3348"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361BE1" w:rsidRPr="00877756" w:rsidRDefault="00361BE1" w:rsidP="00361BE1">
            <w:pPr>
              <w:pStyle w:val="TabNormal"/>
              <w:jc w:val="left"/>
            </w:pPr>
            <w:r>
              <w:t>Rating, Charging and Promotions</w:t>
            </w:r>
          </w:p>
        </w:tc>
        <w:tc>
          <w:tcPr>
            <w:tcW w:w="4268" w:type="dxa"/>
            <w:tcBorders>
              <w:top w:val="single" w:sz="8" w:space="0" w:color="4F81BD"/>
              <w:bottom w:val="single" w:sz="8" w:space="0" w:color="4F81BD"/>
            </w:tcBorders>
            <w:shd w:val="clear" w:color="auto" w:fill="DBE5F1" w:themeFill="accent1" w:themeFillTint="33"/>
          </w:tcPr>
          <w:p w:rsidR="00361BE1" w:rsidRPr="00877756" w:rsidRDefault="00361BE1" w:rsidP="00361BE1">
            <w:pPr>
              <w:pStyle w:val="TabNormal"/>
              <w:jc w:val="left"/>
            </w:pPr>
            <w:r>
              <w:t>CAMEL 3 SMS</w:t>
            </w:r>
          </w:p>
        </w:tc>
        <w:tc>
          <w:tcPr>
            <w:tcW w:w="1806"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361BE1" w:rsidRPr="00225642" w:rsidRDefault="007D6149" w:rsidP="00361BE1">
            <w:pPr>
              <w:pStyle w:val="TabNormal"/>
              <w:keepNext/>
              <w:keepLines/>
              <w:numPr>
                <w:ilvl w:val="4"/>
                <w:numId w:val="1"/>
              </w:numPr>
              <w:jc w:val="center"/>
              <w:outlineLvl w:val="4"/>
            </w:pPr>
            <w:r w:rsidRPr="00225642">
              <w:t>Yes</w:t>
            </w:r>
          </w:p>
        </w:tc>
      </w:tr>
      <w:tr w:rsidR="00361BE1" w:rsidRPr="00877756" w:rsidTr="00225642">
        <w:trPr>
          <w:cantSplit/>
          <w:jc w:val="center"/>
        </w:trPr>
        <w:tc>
          <w:tcPr>
            <w:tcW w:w="3348" w:type="dxa"/>
            <w:tcBorders>
              <w:top w:val="single" w:sz="8" w:space="0" w:color="4F81BD"/>
              <w:left w:val="single" w:sz="8" w:space="0" w:color="4F81BD"/>
              <w:bottom w:val="single" w:sz="8" w:space="0" w:color="4F81BD"/>
              <w:right w:val="single" w:sz="8" w:space="0" w:color="4F81BD"/>
            </w:tcBorders>
            <w:shd w:val="clear" w:color="auto" w:fill="FFFFFF" w:themeFill="background1"/>
          </w:tcPr>
          <w:p w:rsidR="00361BE1" w:rsidRPr="00877756" w:rsidRDefault="00361BE1" w:rsidP="00361BE1">
            <w:pPr>
              <w:pStyle w:val="TabNormal"/>
              <w:jc w:val="left"/>
            </w:pPr>
            <w:r>
              <w:t>Rating, Charging and Promotions</w:t>
            </w:r>
          </w:p>
        </w:tc>
        <w:tc>
          <w:tcPr>
            <w:tcW w:w="4268" w:type="dxa"/>
            <w:tcBorders>
              <w:top w:val="single" w:sz="8" w:space="0" w:color="4F81BD"/>
              <w:bottom w:val="single" w:sz="8" w:space="0" w:color="4F81BD"/>
            </w:tcBorders>
            <w:shd w:val="clear" w:color="auto" w:fill="FFFFFF" w:themeFill="background1"/>
          </w:tcPr>
          <w:p w:rsidR="00361BE1" w:rsidRPr="00877756" w:rsidRDefault="00361BE1" w:rsidP="00361BE1">
            <w:pPr>
              <w:pStyle w:val="TabNormal"/>
              <w:jc w:val="left"/>
            </w:pPr>
            <w:r>
              <w:t>CAMEL 3 GPRS</w:t>
            </w:r>
          </w:p>
        </w:tc>
        <w:tc>
          <w:tcPr>
            <w:tcW w:w="1806" w:type="dxa"/>
            <w:tcBorders>
              <w:top w:val="single" w:sz="8" w:space="0" w:color="4F81BD"/>
              <w:left w:val="single" w:sz="8" w:space="0" w:color="4F81BD"/>
              <w:bottom w:val="single" w:sz="8" w:space="0" w:color="4F81BD"/>
              <w:right w:val="single" w:sz="8" w:space="0" w:color="4F81BD"/>
            </w:tcBorders>
            <w:shd w:val="clear" w:color="auto" w:fill="FFFFFF" w:themeFill="background1"/>
          </w:tcPr>
          <w:p w:rsidR="00361BE1" w:rsidRPr="00225642" w:rsidRDefault="00225642" w:rsidP="00361BE1">
            <w:pPr>
              <w:pStyle w:val="TabNormal"/>
              <w:spacing w:line="240" w:lineRule="auto"/>
              <w:jc w:val="center"/>
            </w:pPr>
            <w:r w:rsidRPr="00225642">
              <w:t>No</w:t>
            </w:r>
          </w:p>
        </w:tc>
      </w:tr>
      <w:tr w:rsidR="00361BE1" w:rsidRPr="00877756" w:rsidTr="00361BE1">
        <w:trPr>
          <w:cantSplit/>
          <w:jc w:val="center"/>
        </w:trPr>
        <w:tc>
          <w:tcPr>
            <w:tcW w:w="3348" w:type="dxa"/>
            <w:tcBorders>
              <w:top w:val="single" w:sz="8" w:space="0" w:color="4F81BD"/>
              <w:left w:val="single" w:sz="8" w:space="0" w:color="4F81BD"/>
              <w:bottom w:val="single" w:sz="8" w:space="0" w:color="4F81BD"/>
              <w:right w:val="single" w:sz="8" w:space="0" w:color="4F81BD"/>
            </w:tcBorders>
          </w:tcPr>
          <w:p w:rsidR="00361BE1" w:rsidRPr="00877756" w:rsidRDefault="00361BE1" w:rsidP="00361BE1">
            <w:pPr>
              <w:pStyle w:val="TabNormal"/>
              <w:jc w:val="left"/>
            </w:pPr>
            <w:r>
              <w:t>Rating, Charging and Promotions</w:t>
            </w:r>
          </w:p>
        </w:tc>
        <w:tc>
          <w:tcPr>
            <w:tcW w:w="4268" w:type="dxa"/>
            <w:tcBorders>
              <w:top w:val="single" w:sz="8" w:space="0" w:color="4F81BD"/>
              <w:bottom w:val="single" w:sz="8" w:space="0" w:color="4F81BD"/>
            </w:tcBorders>
          </w:tcPr>
          <w:p w:rsidR="00361BE1" w:rsidRPr="00877756" w:rsidRDefault="00361BE1" w:rsidP="00361BE1">
            <w:pPr>
              <w:pStyle w:val="TabNormal"/>
              <w:jc w:val="left"/>
            </w:pPr>
            <w:r>
              <w:t>USSD Callback</w:t>
            </w:r>
          </w:p>
        </w:tc>
        <w:tc>
          <w:tcPr>
            <w:tcW w:w="1806" w:type="dxa"/>
            <w:tcBorders>
              <w:top w:val="single" w:sz="8" w:space="0" w:color="4F81BD"/>
              <w:left w:val="single" w:sz="8" w:space="0" w:color="4F81BD"/>
              <w:bottom w:val="single" w:sz="8" w:space="0" w:color="4F81BD"/>
              <w:right w:val="single" w:sz="8" w:space="0" w:color="4F81BD"/>
            </w:tcBorders>
          </w:tcPr>
          <w:p w:rsidR="00361BE1" w:rsidRPr="00877756" w:rsidRDefault="00361BE1" w:rsidP="00361BE1">
            <w:pPr>
              <w:pStyle w:val="TabNormal"/>
              <w:jc w:val="center"/>
            </w:pPr>
            <w:r>
              <w:t>No</w:t>
            </w:r>
          </w:p>
        </w:tc>
      </w:tr>
      <w:tr w:rsidR="00361BE1" w:rsidRPr="00877756" w:rsidTr="00361BE1">
        <w:trPr>
          <w:cantSplit/>
          <w:jc w:val="center"/>
        </w:trPr>
        <w:tc>
          <w:tcPr>
            <w:tcW w:w="3348" w:type="dxa"/>
            <w:tcBorders>
              <w:left w:val="single" w:sz="8" w:space="0" w:color="4F81BD"/>
              <w:right w:val="single" w:sz="8" w:space="0" w:color="4F81BD"/>
            </w:tcBorders>
          </w:tcPr>
          <w:p w:rsidR="00361BE1" w:rsidRPr="00877756" w:rsidRDefault="00361BE1" w:rsidP="00361BE1">
            <w:pPr>
              <w:pStyle w:val="TabNormal"/>
              <w:jc w:val="left"/>
            </w:pPr>
            <w:r>
              <w:t>Rating, Charging and Promotions</w:t>
            </w:r>
          </w:p>
        </w:tc>
        <w:tc>
          <w:tcPr>
            <w:tcW w:w="4268" w:type="dxa"/>
          </w:tcPr>
          <w:p w:rsidR="00361BE1" w:rsidRPr="00877756" w:rsidRDefault="00361BE1" w:rsidP="00361BE1">
            <w:pPr>
              <w:pStyle w:val="TabNormal"/>
              <w:jc w:val="left"/>
            </w:pPr>
            <w:r>
              <w:t>IN Signaling Interface: WIN(IS826)</w:t>
            </w:r>
          </w:p>
        </w:tc>
        <w:tc>
          <w:tcPr>
            <w:tcW w:w="1806" w:type="dxa"/>
            <w:tcBorders>
              <w:left w:val="single" w:sz="8" w:space="0" w:color="4F81BD"/>
              <w:right w:val="single" w:sz="8" w:space="0" w:color="4F81BD"/>
            </w:tcBorders>
          </w:tcPr>
          <w:p w:rsidR="00361BE1" w:rsidRPr="00877756" w:rsidRDefault="00361BE1" w:rsidP="00361BE1">
            <w:pPr>
              <w:pStyle w:val="TabNormal"/>
              <w:jc w:val="center"/>
            </w:pPr>
            <w:r>
              <w:t>No</w:t>
            </w:r>
          </w:p>
        </w:tc>
      </w:tr>
      <w:tr w:rsidR="00361BE1" w:rsidRPr="00877756" w:rsidTr="003F4ED6">
        <w:trPr>
          <w:cantSplit/>
          <w:jc w:val="center"/>
        </w:trPr>
        <w:tc>
          <w:tcPr>
            <w:tcW w:w="3348" w:type="dxa"/>
            <w:tcBorders>
              <w:top w:val="single" w:sz="8" w:space="0" w:color="4F81BD"/>
              <w:left w:val="single" w:sz="8" w:space="0" w:color="4F81BD"/>
              <w:bottom w:val="single" w:sz="8" w:space="0" w:color="4F81BD"/>
              <w:right w:val="single" w:sz="8" w:space="0" w:color="4F81BD"/>
            </w:tcBorders>
          </w:tcPr>
          <w:p w:rsidR="00361BE1" w:rsidRPr="00877756" w:rsidRDefault="00361BE1" w:rsidP="00361BE1">
            <w:pPr>
              <w:pStyle w:val="TabNormal"/>
              <w:jc w:val="left"/>
            </w:pPr>
            <w:r>
              <w:t>Rating, Charging and Promotions</w:t>
            </w:r>
          </w:p>
        </w:tc>
        <w:tc>
          <w:tcPr>
            <w:tcW w:w="4268" w:type="dxa"/>
            <w:tcBorders>
              <w:top w:val="single" w:sz="8" w:space="0" w:color="4F81BD"/>
              <w:bottom w:val="single" w:sz="8" w:space="0" w:color="4F81BD"/>
            </w:tcBorders>
          </w:tcPr>
          <w:p w:rsidR="00361BE1" w:rsidRPr="00877756" w:rsidRDefault="00361BE1" w:rsidP="00361BE1">
            <w:pPr>
              <w:pStyle w:val="TabNormal"/>
              <w:jc w:val="left"/>
            </w:pPr>
            <w:r>
              <w:t>IN Signaling Interface: ISUP</w:t>
            </w:r>
          </w:p>
        </w:tc>
        <w:tc>
          <w:tcPr>
            <w:tcW w:w="1806" w:type="dxa"/>
            <w:tcBorders>
              <w:top w:val="single" w:sz="8" w:space="0" w:color="4F81BD"/>
              <w:left w:val="single" w:sz="8" w:space="0" w:color="4F81BD"/>
              <w:bottom w:val="single" w:sz="8" w:space="0" w:color="4F81BD"/>
              <w:right w:val="single" w:sz="8" w:space="0" w:color="4F81BD"/>
            </w:tcBorders>
          </w:tcPr>
          <w:p w:rsidR="00361BE1" w:rsidRPr="00877756" w:rsidRDefault="00361BE1" w:rsidP="00361BE1">
            <w:pPr>
              <w:pStyle w:val="TabNormal"/>
              <w:jc w:val="center"/>
            </w:pPr>
            <w:del w:id="159" w:author="thaodh" w:date="2013-04-11T11:09:00Z">
              <w:r w:rsidDel="004371DD">
                <w:delText>No</w:delText>
              </w:r>
            </w:del>
            <w:ins w:id="160" w:author="thaodh" w:date="2013-04-11T11:09:00Z">
              <w:r w:rsidR="004371DD">
                <w:t>Yes</w:t>
              </w:r>
            </w:ins>
          </w:p>
        </w:tc>
      </w:tr>
      <w:tr w:rsidR="00361BE1" w:rsidRPr="00877756" w:rsidTr="003F4ED6">
        <w:trPr>
          <w:cantSplit/>
          <w:jc w:val="center"/>
        </w:trPr>
        <w:tc>
          <w:tcPr>
            <w:tcW w:w="3348"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361BE1" w:rsidRPr="00877756" w:rsidRDefault="00361BE1" w:rsidP="00361BE1">
            <w:pPr>
              <w:pStyle w:val="TabNormal"/>
              <w:jc w:val="left"/>
            </w:pPr>
            <w:r>
              <w:t>Rating, Charging and Promotions</w:t>
            </w:r>
          </w:p>
        </w:tc>
        <w:tc>
          <w:tcPr>
            <w:tcW w:w="4268" w:type="dxa"/>
            <w:tcBorders>
              <w:top w:val="single" w:sz="8" w:space="0" w:color="4F81BD"/>
              <w:bottom w:val="single" w:sz="8" w:space="0" w:color="4F81BD"/>
            </w:tcBorders>
            <w:shd w:val="clear" w:color="auto" w:fill="DBE5F1" w:themeFill="accent1" w:themeFillTint="33"/>
          </w:tcPr>
          <w:p w:rsidR="00361BE1" w:rsidRPr="00877756" w:rsidRDefault="00361BE1" w:rsidP="00361BE1">
            <w:pPr>
              <w:pStyle w:val="TabNormal"/>
              <w:jc w:val="left"/>
            </w:pPr>
            <w:r>
              <w:t>IN Signaling Interface: CAMEL 2(Voice)</w:t>
            </w:r>
          </w:p>
        </w:tc>
        <w:tc>
          <w:tcPr>
            <w:tcW w:w="1806"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361BE1" w:rsidRPr="00877756" w:rsidRDefault="0027279C" w:rsidP="00361BE1">
            <w:pPr>
              <w:pStyle w:val="TabNormal"/>
              <w:jc w:val="center"/>
            </w:pPr>
            <w:r>
              <w:t>Yes</w:t>
            </w:r>
          </w:p>
        </w:tc>
      </w:tr>
      <w:tr w:rsidR="00361BE1" w:rsidRPr="00877756" w:rsidTr="003F4ED6">
        <w:trPr>
          <w:cantSplit/>
          <w:jc w:val="center"/>
        </w:trPr>
        <w:tc>
          <w:tcPr>
            <w:tcW w:w="3348" w:type="dxa"/>
            <w:tcBorders>
              <w:top w:val="single" w:sz="8" w:space="0" w:color="4F81BD"/>
              <w:left w:val="single" w:sz="8" w:space="0" w:color="4F81BD"/>
              <w:bottom w:val="single" w:sz="8" w:space="0" w:color="4F81BD"/>
              <w:right w:val="single" w:sz="8" w:space="0" w:color="4F81BD"/>
            </w:tcBorders>
          </w:tcPr>
          <w:p w:rsidR="00361BE1" w:rsidRPr="00877756" w:rsidRDefault="00361BE1" w:rsidP="00361BE1">
            <w:pPr>
              <w:pStyle w:val="TabNormal"/>
              <w:jc w:val="left"/>
            </w:pPr>
            <w:r>
              <w:t>Rating, Charging and Promotions</w:t>
            </w:r>
          </w:p>
        </w:tc>
        <w:tc>
          <w:tcPr>
            <w:tcW w:w="4268" w:type="dxa"/>
            <w:tcBorders>
              <w:top w:val="single" w:sz="8" w:space="0" w:color="4F81BD"/>
              <w:bottom w:val="single" w:sz="8" w:space="0" w:color="4F81BD"/>
            </w:tcBorders>
          </w:tcPr>
          <w:p w:rsidR="00361BE1" w:rsidRPr="00877756" w:rsidRDefault="00361BE1" w:rsidP="00361BE1">
            <w:pPr>
              <w:pStyle w:val="TabNormal"/>
              <w:jc w:val="left"/>
            </w:pPr>
            <w:r>
              <w:t>IN Signaling Interface: ETSI(INAP)</w:t>
            </w:r>
          </w:p>
        </w:tc>
        <w:tc>
          <w:tcPr>
            <w:tcW w:w="1806" w:type="dxa"/>
            <w:tcBorders>
              <w:top w:val="single" w:sz="8" w:space="0" w:color="4F81BD"/>
              <w:left w:val="single" w:sz="8" w:space="0" w:color="4F81BD"/>
              <w:bottom w:val="single" w:sz="8" w:space="0" w:color="4F81BD"/>
              <w:right w:val="single" w:sz="8" w:space="0" w:color="4F81BD"/>
            </w:tcBorders>
          </w:tcPr>
          <w:p w:rsidR="00361BE1" w:rsidRPr="00877756" w:rsidRDefault="00361BE1" w:rsidP="00361BE1">
            <w:pPr>
              <w:pStyle w:val="TabNormal"/>
              <w:jc w:val="center"/>
            </w:pPr>
            <w:r>
              <w:t>No</w:t>
            </w:r>
          </w:p>
        </w:tc>
      </w:tr>
      <w:tr w:rsidR="00361BE1" w:rsidRPr="00877756" w:rsidTr="00361BE1">
        <w:trPr>
          <w:cantSplit/>
          <w:jc w:val="center"/>
        </w:trPr>
        <w:tc>
          <w:tcPr>
            <w:tcW w:w="3348" w:type="dxa"/>
            <w:tcBorders>
              <w:left w:val="single" w:sz="8" w:space="0" w:color="4F81BD"/>
              <w:right w:val="single" w:sz="8" w:space="0" w:color="4F81BD"/>
            </w:tcBorders>
          </w:tcPr>
          <w:p w:rsidR="00361BE1" w:rsidRPr="00877756" w:rsidRDefault="00361BE1" w:rsidP="00361BE1">
            <w:pPr>
              <w:pStyle w:val="TabNormal"/>
              <w:jc w:val="left"/>
            </w:pPr>
            <w:r>
              <w:t>Rating, Charging and Promotions</w:t>
            </w:r>
          </w:p>
        </w:tc>
        <w:tc>
          <w:tcPr>
            <w:tcW w:w="4268" w:type="dxa"/>
          </w:tcPr>
          <w:p w:rsidR="00361BE1" w:rsidRDefault="00361BE1" w:rsidP="00361BE1">
            <w:pPr>
              <w:pStyle w:val="TabNormal"/>
              <w:jc w:val="left"/>
            </w:pPr>
            <w:r>
              <w:t>IN Signaling Interface: Nortel IS-41P</w:t>
            </w:r>
          </w:p>
        </w:tc>
        <w:tc>
          <w:tcPr>
            <w:tcW w:w="1806" w:type="dxa"/>
            <w:tcBorders>
              <w:left w:val="single" w:sz="8" w:space="0" w:color="4F81BD"/>
              <w:right w:val="single" w:sz="8" w:space="0" w:color="4F81BD"/>
            </w:tcBorders>
          </w:tcPr>
          <w:p w:rsidR="00361BE1" w:rsidRPr="00877756" w:rsidRDefault="00361BE1" w:rsidP="00361BE1">
            <w:pPr>
              <w:pStyle w:val="TabNormal"/>
              <w:jc w:val="center"/>
            </w:pPr>
            <w:r>
              <w:t>No</w:t>
            </w:r>
          </w:p>
        </w:tc>
      </w:tr>
      <w:tr w:rsidR="00361BE1" w:rsidRPr="00877756" w:rsidTr="00361BE1">
        <w:trPr>
          <w:cantSplit/>
          <w:jc w:val="center"/>
        </w:trPr>
        <w:tc>
          <w:tcPr>
            <w:tcW w:w="3348" w:type="dxa"/>
            <w:tcBorders>
              <w:top w:val="single" w:sz="8" w:space="0" w:color="4F81BD"/>
              <w:left w:val="single" w:sz="8" w:space="0" w:color="4F81BD"/>
              <w:bottom w:val="single" w:sz="8" w:space="0" w:color="4F81BD"/>
              <w:right w:val="single" w:sz="8" w:space="0" w:color="4F81BD"/>
            </w:tcBorders>
          </w:tcPr>
          <w:p w:rsidR="00361BE1" w:rsidRPr="00877756" w:rsidRDefault="00361BE1" w:rsidP="00361BE1">
            <w:pPr>
              <w:pStyle w:val="TabNormal"/>
              <w:jc w:val="left"/>
            </w:pPr>
            <w:r>
              <w:t>Rating, Charging and Promotions</w:t>
            </w:r>
          </w:p>
        </w:tc>
        <w:tc>
          <w:tcPr>
            <w:tcW w:w="4268" w:type="dxa"/>
            <w:tcBorders>
              <w:top w:val="single" w:sz="8" w:space="0" w:color="4F81BD"/>
              <w:bottom w:val="single" w:sz="8" w:space="0" w:color="4F81BD"/>
            </w:tcBorders>
          </w:tcPr>
          <w:p w:rsidR="00361BE1" w:rsidRPr="00877756" w:rsidRDefault="00361BE1" w:rsidP="00361BE1">
            <w:pPr>
              <w:pStyle w:val="TabNormal"/>
              <w:jc w:val="left"/>
            </w:pPr>
            <w:r>
              <w:t xml:space="preserve">Electronic Recharge – </w:t>
            </w:r>
            <w:r>
              <w:rPr>
                <w:noProof/>
              </w:rPr>
              <w:t>eTopUp</w:t>
            </w:r>
          </w:p>
        </w:tc>
        <w:tc>
          <w:tcPr>
            <w:tcW w:w="1806" w:type="dxa"/>
            <w:tcBorders>
              <w:top w:val="single" w:sz="8" w:space="0" w:color="4F81BD"/>
              <w:left w:val="single" w:sz="8" w:space="0" w:color="4F81BD"/>
              <w:bottom w:val="single" w:sz="8" w:space="0" w:color="4F81BD"/>
              <w:right w:val="single" w:sz="8" w:space="0" w:color="4F81BD"/>
            </w:tcBorders>
          </w:tcPr>
          <w:p w:rsidR="00361BE1" w:rsidRPr="00877756" w:rsidRDefault="00361BE1" w:rsidP="00361BE1">
            <w:pPr>
              <w:pStyle w:val="TabNormal"/>
              <w:jc w:val="center"/>
            </w:pPr>
            <w:r>
              <w:t>No</w:t>
            </w:r>
          </w:p>
        </w:tc>
      </w:tr>
      <w:tr w:rsidR="00361BE1" w:rsidRPr="00877756" w:rsidTr="00361BE1">
        <w:trPr>
          <w:cantSplit/>
          <w:jc w:val="center"/>
        </w:trPr>
        <w:tc>
          <w:tcPr>
            <w:tcW w:w="3348" w:type="dxa"/>
            <w:tcBorders>
              <w:left w:val="single" w:sz="8" w:space="0" w:color="4F81BD"/>
              <w:right w:val="single" w:sz="8" w:space="0" w:color="4F81BD"/>
            </w:tcBorders>
          </w:tcPr>
          <w:p w:rsidR="00361BE1" w:rsidRPr="00877756" w:rsidRDefault="00361BE1" w:rsidP="00361BE1">
            <w:pPr>
              <w:pStyle w:val="TabNormal"/>
              <w:jc w:val="left"/>
            </w:pPr>
            <w:r>
              <w:t>Rating, Charging and Promotions</w:t>
            </w:r>
          </w:p>
        </w:tc>
        <w:tc>
          <w:tcPr>
            <w:tcW w:w="4268" w:type="dxa"/>
          </w:tcPr>
          <w:p w:rsidR="00361BE1" w:rsidRPr="00877756" w:rsidRDefault="00361BE1" w:rsidP="00361BE1">
            <w:pPr>
              <w:pStyle w:val="TabNormal"/>
              <w:jc w:val="left"/>
            </w:pPr>
            <w:r>
              <w:t>Electronic Recharge – Peer-to-peer</w:t>
            </w:r>
          </w:p>
        </w:tc>
        <w:tc>
          <w:tcPr>
            <w:tcW w:w="1806" w:type="dxa"/>
            <w:tcBorders>
              <w:left w:val="single" w:sz="8" w:space="0" w:color="4F81BD"/>
              <w:right w:val="single" w:sz="8" w:space="0" w:color="4F81BD"/>
            </w:tcBorders>
          </w:tcPr>
          <w:p w:rsidR="00361BE1" w:rsidRPr="00877756" w:rsidRDefault="00361BE1" w:rsidP="00361BE1">
            <w:pPr>
              <w:pStyle w:val="TabNormal"/>
              <w:jc w:val="center"/>
            </w:pPr>
            <w:r>
              <w:t>No</w:t>
            </w:r>
          </w:p>
        </w:tc>
      </w:tr>
      <w:tr w:rsidR="00361BE1" w:rsidRPr="00877756" w:rsidTr="00361BE1">
        <w:trPr>
          <w:cantSplit/>
          <w:jc w:val="center"/>
        </w:trPr>
        <w:tc>
          <w:tcPr>
            <w:tcW w:w="3348" w:type="dxa"/>
            <w:tcBorders>
              <w:top w:val="single" w:sz="8" w:space="0" w:color="4F81BD"/>
              <w:left w:val="single" w:sz="8" w:space="0" w:color="4F81BD"/>
              <w:bottom w:val="single" w:sz="8" w:space="0" w:color="4F81BD"/>
              <w:right w:val="single" w:sz="8" w:space="0" w:color="4F81BD"/>
            </w:tcBorders>
          </w:tcPr>
          <w:p w:rsidR="00361BE1" w:rsidRPr="00877756" w:rsidRDefault="00361BE1" w:rsidP="00361BE1">
            <w:pPr>
              <w:pStyle w:val="TabNormal"/>
              <w:jc w:val="left"/>
            </w:pPr>
            <w:r>
              <w:t>Rating, Charging and Promotions</w:t>
            </w:r>
          </w:p>
        </w:tc>
        <w:tc>
          <w:tcPr>
            <w:tcW w:w="4268" w:type="dxa"/>
            <w:tcBorders>
              <w:top w:val="single" w:sz="8" w:space="0" w:color="4F81BD"/>
              <w:bottom w:val="single" w:sz="8" w:space="0" w:color="4F81BD"/>
            </w:tcBorders>
          </w:tcPr>
          <w:p w:rsidR="00361BE1" w:rsidRPr="00877756" w:rsidRDefault="00361BE1" w:rsidP="00361BE1">
            <w:pPr>
              <w:pStyle w:val="TabNormal"/>
              <w:jc w:val="left"/>
            </w:pPr>
            <w:r>
              <w:t xml:space="preserve">Electronic Recharge – </w:t>
            </w:r>
            <w:r>
              <w:rPr>
                <w:noProof/>
              </w:rPr>
              <w:t>mAgent</w:t>
            </w:r>
          </w:p>
        </w:tc>
        <w:tc>
          <w:tcPr>
            <w:tcW w:w="1806" w:type="dxa"/>
            <w:tcBorders>
              <w:top w:val="single" w:sz="8" w:space="0" w:color="4F81BD"/>
              <w:left w:val="single" w:sz="8" w:space="0" w:color="4F81BD"/>
              <w:bottom w:val="single" w:sz="8" w:space="0" w:color="4F81BD"/>
              <w:right w:val="single" w:sz="8" w:space="0" w:color="4F81BD"/>
            </w:tcBorders>
          </w:tcPr>
          <w:p w:rsidR="00361BE1" w:rsidRPr="00877756" w:rsidRDefault="00361BE1" w:rsidP="00361BE1">
            <w:pPr>
              <w:pStyle w:val="TabNormal"/>
              <w:jc w:val="center"/>
            </w:pPr>
            <w:r>
              <w:t>No</w:t>
            </w:r>
          </w:p>
        </w:tc>
      </w:tr>
    </w:tbl>
    <w:p w:rsidR="009F4C1D" w:rsidRPr="0027279C" w:rsidRDefault="009F4C1D" w:rsidP="0027279C">
      <w:pPr>
        <w:pStyle w:val="BodyText"/>
        <w:keepNext/>
        <w:spacing w:before="360" w:after="240"/>
      </w:pPr>
      <w:r>
        <w:t>The following</w:t>
      </w:r>
      <w:r w:rsidRPr="00877756">
        <w:t xml:space="preserve"> table summarizes </w:t>
      </w:r>
      <w:r>
        <w:t>the</w:t>
      </w:r>
      <w:r w:rsidRPr="00877756">
        <w:t xml:space="preserve"> </w:t>
      </w:r>
      <w:r>
        <w:t xml:space="preserve">Comverse ONE functional components where professional services to support installation, configuration, and integration are </w:t>
      </w:r>
      <w:r w:rsidRPr="00877756">
        <w:t>included in this proposal:</w:t>
      </w:r>
    </w:p>
    <w:tbl>
      <w:tblPr>
        <w:tblStyle w:val="LightList-Accent12"/>
        <w:tblW w:w="0" w:type="auto"/>
        <w:jc w:val="center"/>
        <w:tblLook w:val="0020"/>
      </w:tblPr>
      <w:tblGrid>
        <w:gridCol w:w="4268"/>
        <w:gridCol w:w="1806"/>
      </w:tblGrid>
      <w:tr w:rsidR="005A3F1E" w:rsidRPr="00A825CC" w:rsidTr="003F4ED6">
        <w:trPr>
          <w:cnfStyle w:val="100000000000"/>
          <w:tblHeader/>
          <w:jc w:val="center"/>
        </w:trPr>
        <w:tc>
          <w:tcPr>
            <w:cnfStyle w:val="000010000000"/>
            <w:tcW w:w="4268" w:type="dxa"/>
            <w:tcBorders>
              <w:bottom w:val="single" w:sz="8" w:space="0" w:color="4F81BD"/>
            </w:tcBorders>
            <w:vAlign w:val="bottom"/>
          </w:tcPr>
          <w:p w:rsidR="005A3F1E" w:rsidRPr="00A825CC" w:rsidRDefault="005A3F1E" w:rsidP="009F4C1D">
            <w:pPr>
              <w:pStyle w:val="TabNormal"/>
              <w:jc w:val="left"/>
              <w:rPr>
                <w:b w:val="0"/>
              </w:rPr>
            </w:pPr>
            <w:r>
              <w:rPr>
                <w:b w:val="0"/>
              </w:rPr>
              <w:t>Comverse ONE</w:t>
            </w:r>
            <w:r w:rsidR="009F4C1D">
              <w:rPr>
                <w:b w:val="0"/>
              </w:rPr>
              <w:t xml:space="preserve"> Functionality</w:t>
            </w:r>
          </w:p>
        </w:tc>
        <w:tc>
          <w:tcPr>
            <w:tcW w:w="1806" w:type="dxa"/>
            <w:tcBorders>
              <w:bottom w:val="single" w:sz="8" w:space="0" w:color="4F81BD"/>
            </w:tcBorders>
          </w:tcPr>
          <w:p w:rsidR="005A3F1E" w:rsidRPr="00A825CC" w:rsidRDefault="005A3F1E" w:rsidP="00A825CC">
            <w:pPr>
              <w:pStyle w:val="TabNormal"/>
              <w:jc w:val="center"/>
              <w:cnfStyle w:val="100000000000"/>
              <w:rPr>
                <w:b w:val="0"/>
              </w:rPr>
            </w:pPr>
            <w:r w:rsidRPr="00A825CC">
              <w:rPr>
                <w:b w:val="0"/>
              </w:rPr>
              <w:t>Included in Bid (Yes/No/Optional)</w:t>
            </w:r>
          </w:p>
        </w:tc>
      </w:tr>
      <w:tr w:rsidR="005A3F1E" w:rsidRPr="00877756" w:rsidTr="003F4ED6">
        <w:trPr>
          <w:cnfStyle w:val="000000100000"/>
          <w:jc w:val="center"/>
        </w:trPr>
        <w:tc>
          <w:tcPr>
            <w:cnfStyle w:val="000010000000"/>
            <w:tcW w:w="4268"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A3F1E" w:rsidRPr="00877756" w:rsidRDefault="009F4C1D" w:rsidP="00A825CC">
            <w:pPr>
              <w:pStyle w:val="TabNormal"/>
              <w:jc w:val="left"/>
            </w:pPr>
            <w:r>
              <w:t xml:space="preserve">Product Catalog </w:t>
            </w:r>
            <w:r w:rsidR="005A3F1E" w:rsidRPr="00877756">
              <w:t>Lifecycle Management</w:t>
            </w:r>
          </w:p>
        </w:tc>
        <w:tc>
          <w:tcPr>
            <w:tcW w:w="1806"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A3F1E" w:rsidRPr="00877756" w:rsidRDefault="005A3F1E" w:rsidP="00A825CC">
            <w:pPr>
              <w:pStyle w:val="TabNormal"/>
              <w:jc w:val="center"/>
              <w:cnfStyle w:val="000000100000"/>
            </w:pPr>
            <w:r w:rsidRPr="00877756">
              <w:t>Yes</w:t>
            </w:r>
          </w:p>
        </w:tc>
      </w:tr>
      <w:tr w:rsidR="005A3F1E" w:rsidRPr="00877756" w:rsidTr="003F4ED6">
        <w:trPr>
          <w:jc w:val="center"/>
        </w:trPr>
        <w:tc>
          <w:tcPr>
            <w:cnfStyle w:val="000010000000"/>
            <w:tcW w:w="4268"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A3F1E" w:rsidRPr="00877756" w:rsidRDefault="00361BE1" w:rsidP="00A825CC">
            <w:pPr>
              <w:pStyle w:val="TabNormal"/>
              <w:jc w:val="left"/>
            </w:pPr>
            <w:r>
              <w:t xml:space="preserve">Product Catalog </w:t>
            </w:r>
            <w:r w:rsidR="005A3F1E" w:rsidRPr="00877756">
              <w:t>Offer Catalog</w:t>
            </w:r>
          </w:p>
        </w:tc>
        <w:tc>
          <w:tcPr>
            <w:tcW w:w="1806"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A3F1E" w:rsidRPr="00877756" w:rsidRDefault="005A3F1E" w:rsidP="00A825CC">
            <w:pPr>
              <w:pStyle w:val="TabNormal"/>
              <w:jc w:val="center"/>
              <w:cnfStyle w:val="000000000000"/>
            </w:pPr>
            <w:r w:rsidRPr="00877756">
              <w:t>Yes</w:t>
            </w:r>
          </w:p>
        </w:tc>
      </w:tr>
      <w:tr w:rsidR="005A3F1E" w:rsidRPr="00877756" w:rsidTr="003F4ED6">
        <w:trPr>
          <w:cnfStyle w:val="000000100000"/>
          <w:jc w:val="center"/>
        </w:trPr>
        <w:tc>
          <w:tcPr>
            <w:cnfStyle w:val="000010000000"/>
            <w:tcW w:w="4268"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A3F1E" w:rsidRPr="00877756" w:rsidRDefault="005A3F1E" w:rsidP="00DC08C0">
            <w:pPr>
              <w:pStyle w:val="TabNormal"/>
              <w:jc w:val="left"/>
            </w:pPr>
            <w:r w:rsidRPr="00877756">
              <w:t>Balance Management</w:t>
            </w:r>
          </w:p>
        </w:tc>
        <w:tc>
          <w:tcPr>
            <w:tcW w:w="1806"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A3F1E" w:rsidRPr="00877756" w:rsidRDefault="005A3F1E" w:rsidP="00DC08C0">
            <w:pPr>
              <w:pStyle w:val="TabNormal"/>
              <w:jc w:val="center"/>
              <w:cnfStyle w:val="000000100000"/>
            </w:pPr>
            <w:r w:rsidRPr="00877756">
              <w:t>Yes</w:t>
            </w:r>
          </w:p>
        </w:tc>
      </w:tr>
      <w:tr w:rsidR="005A3F1E" w:rsidRPr="00877756" w:rsidTr="003F4ED6">
        <w:trPr>
          <w:jc w:val="center"/>
        </w:trPr>
        <w:tc>
          <w:tcPr>
            <w:cnfStyle w:val="000010000000"/>
            <w:tcW w:w="4268"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A3F1E" w:rsidRPr="00877756" w:rsidRDefault="005A3F1E" w:rsidP="00A825CC">
            <w:pPr>
              <w:pStyle w:val="TabNormal"/>
              <w:jc w:val="left"/>
            </w:pPr>
            <w:r w:rsidRPr="00877756">
              <w:t>Accumulators</w:t>
            </w:r>
          </w:p>
        </w:tc>
        <w:tc>
          <w:tcPr>
            <w:tcW w:w="1806"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A3F1E" w:rsidRPr="00877756" w:rsidRDefault="005A3F1E" w:rsidP="00A825CC">
            <w:pPr>
              <w:pStyle w:val="TabNormal"/>
              <w:jc w:val="center"/>
              <w:cnfStyle w:val="000000000000"/>
            </w:pPr>
            <w:r w:rsidRPr="00877756">
              <w:t>Yes</w:t>
            </w:r>
          </w:p>
        </w:tc>
      </w:tr>
      <w:tr w:rsidR="005A3F1E" w:rsidRPr="00877756" w:rsidTr="003F4ED6">
        <w:trPr>
          <w:cnfStyle w:val="000000100000"/>
          <w:jc w:val="center"/>
        </w:trPr>
        <w:tc>
          <w:tcPr>
            <w:cnfStyle w:val="000010000000"/>
            <w:tcW w:w="4268"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A3F1E" w:rsidRPr="00877756" w:rsidRDefault="005A3F1E" w:rsidP="00A825CC">
            <w:pPr>
              <w:pStyle w:val="TabNormal"/>
              <w:jc w:val="left"/>
            </w:pPr>
            <w:r w:rsidRPr="00877756">
              <w:t>Promotions &amp; Loyalty</w:t>
            </w:r>
          </w:p>
        </w:tc>
        <w:tc>
          <w:tcPr>
            <w:tcW w:w="1806"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A3F1E" w:rsidRPr="00877756" w:rsidRDefault="005A3F1E" w:rsidP="00A825CC">
            <w:pPr>
              <w:pStyle w:val="TabNormal"/>
              <w:jc w:val="center"/>
              <w:cnfStyle w:val="000000100000"/>
            </w:pPr>
            <w:r w:rsidRPr="00877756">
              <w:t>Yes</w:t>
            </w:r>
          </w:p>
        </w:tc>
      </w:tr>
      <w:tr w:rsidR="005A3F1E" w:rsidRPr="00877756" w:rsidTr="003F4ED6">
        <w:trPr>
          <w:jc w:val="center"/>
        </w:trPr>
        <w:tc>
          <w:tcPr>
            <w:cnfStyle w:val="000010000000"/>
            <w:tcW w:w="4268"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A3F1E" w:rsidRPr="00877756" w:rsidRDefault="005A3F1E" w:rsidP="00A825CC">
            <w:pPr>
              <w:pStyle w:val="TabNormal"/>
              <w:jc w:val="left"/>
            </w:pPr>
            <w:r w:rsidRPr="00877756">
              <w:lastRenderedPageBreak/>
              <w:t>Recharge/ Top</w:t>
            </w:r>
            <w:r>
              <w:t>-</w:t>
            </w:r>
            <w:r w:rsidRPr="00877756">
              <w:t>up</w:t>
            </w:r>
          </w:p>
        </w:tc>
        <w:tc>
          <w:tcPr>
            <w:tcW w:w="1806"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A3F1E" w:rsidRPr="00877756" w:rsidRDefault="005A3F1E" w:rsidP="00A825CC">
            <w:pPr>
              <w:pStyle w:val="TabNormal"/>
              <w:jc w:val="center"/>
              <w:cnfStyle w:val="000000000000"/>
            </w:pPr>
            <w:r w:rsidRPr="00877756">
              <w:t>Yes</w:t>
            </w:r>
          </w:p>
        </w:tc>
      </w:tr>
      <w:tr w:rsidR="005A3F1E" w:rsidRPr="00877756" w:rsidTr="003F4ED6">
        <w:trPr>
          <w:cnfStyle w:val="000000100000"/>
          <w:jc w:val="center"/>
        </w:trPr>
        <w:tc>
          <w:tcPr>
            <w:cnfStyle w:val="000010000000"/>
            <w:tcW w:w="4268"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A3F1E" w:rsidRPr="00877756" w:rsidRDefault="005A3F1E" w:rsidP="00A825CC">
            <w:pPr>
              <w:pStyle w:val="TabNormal"/>
              <w:jc w:val="left"/>
            </w:pPr>
            <w:r w:rsidRPr="00877756">
              <w:t>Rating</w:t>
            </w:r>
            <w:r w:rsidR="00361BE1">
              <w:t xml:space="preserve"> &amp; Guiding</w:t>
            </w:r>
          </w:p>
        </w:tc>
        <w:tc>
          <w:tcPr>
            <w:tcW w:w="1806"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A3F1E" w:rsidRPr="00877756" w:rsidRDefault="005A3F1E" w:rsidP="00A825CC">
            <w:pPr>
              <w:pStyle w:val="TabNormal"/>
              <w:jc w:val="center"/>
              <w:cnfStyle w:val="000000100000"/>
            </w:pPr>
            <w:r w:rsidRPr="00877756">
              <w:t>Yes</w:t>
            </w:r>
          </w:p>
        </w:tc>
      </w:tr>
      <w:tr w:rsidR="005A3F1E" w:rsidRPr="00877756" w:rsidTr="003F4ED6">
        <w:trPr>
          <w:jc w:val="center"/>
        </w:trPr>
        <w:tc>
          <w:tcPr>
            <w:cnfStyle w:val="000010000000"/>
            <w:tcW w:w="4268"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A3F1E" w:rsidRPr="00877756" w:rsidRDefault="005A3F1E" w:rsidP="00A825CC">
            <w:pPr>
              <w:pStyle w:val="TabNormal"/>
              <w:jc w:val="left"/>
            </w:pPr>
            <w:r w:rsidRPr="00877756">
              <w:t>Notifications</w:t>
            </w:r>
          </w:p>
        </w:tc>
        <w:tc>
          <w:tcPr>
            <w:tcW w:w="1806"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A3F1E" w:rsidRPr="00877756" w:rsidRDefault="005A3F1E" w:rsidP="00A825CC">
            <w:pPr>
              <w:pStyle w:val="TabNormal"/>
              <w:jc w:val="center"/>
              <w:cnfStyle w:val="000000000000"/>
            </w:pPr>
            <w:r w:rsidRPr="00877756">
              <w:t>Yes</w:t>
            </w:r>
          </w:p>
        </w:tc>
      </w:tr>
      <w:tr w:rsidR="005A3F1E" w:rsidRPr="00877756" w:rsidTr="003F4ED6">
        <w:trPr>
          <w:cnfStyle w:val="000000100000"/>
          <w:jc w:val="center"/>
        </w:trPr>
        <w:tc>
          <w:tcPr>
            <w:cnfStyle w:val="000010000000"/>
            <w:tcW w:w="4268"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A3F1E" w:rsidRPr="00877756" w:rsidRDefault="005A3F1E" w:rsidP="00A825CC">
            <w:pPr>
              <w:pStyle w:val="TabNormal"/>
              <w:jc w:val="left"/>
            </w:pPr>
            <w:r w:rsidRPr="00877756">
              <w:t>Authorization</w:t>
            </w:r>
          </w:p>
        </w:tc>
        <w:tc>
          <w:tcPr>
            <w:tcW w:w="1806"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A3F1E" w:rsidRPr="00877756" w:rsidRDefault="005A3F1E" w:rsidP="00A825CC">
            <w:pPr>
              <w:pStyle w:val="TabNormal"/>
              <w:jc w:val="center"/>
              <w:cnfStyle w:val="000000100000"/>
            </w:pPr>
            <w:r w:rsidRPr="00877756">
              <w:t>Yes</w:t>
            </w:r>
          </w:p>
        </w:tc>
      </w:tr>
      <w:tr w:rsidR="005A3F1E" w:rsidRPr="00877756" w:rsidTr="003F4ED6">
        <w:trPr>
          <w:jc w:val="center"/>
        </w:trPr>
        <w:tc>
          <w:tcPr>
            <w:cnfStyle w:val="000010000000"/>
            <w:tcW w:w="4268"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A3F1E" w:rsidRPr="00877756" w:rsidRDefault="005A3F1E" w:rsidP="00A825CC">
            <w:pPr>
              <w:pStyle w:val="TabNormal"/>
              <w:jc w:val="left"/>
            </w:pPr>
            <w:r w:rsidRPr="00877756">
              <w:t>File Processing</w:t>
            </w:r>
          </w:p>
        </w:tc>
        <w:tc>
          <w:tcPr>
            <w:tcW w:w="1806"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A3F1E" w:rsidRPr="00877756" w:rsidRDefault="005A3F1E" w:rsidP="00A825CC">
            <w:pPr>
              <w:pStyle w:val="TabNormal"/>
              <w:jc w:val="center"/>
              <w:cnfStyle w:val="000000000000"/>
            </w:pPr>
            <w:r w:rsidRPr="00877756">
              <w:t>Yes</w:t>
            </w:r>
          </w:p>
        </w:tc>
      </w:tr>
      <w:tr w:rsidR="005A3F1E" w:rsidRPr="00877756" w:rsidTr="008F7CDD">
        <w:trPr>
          <w:cnfStyle w:val="000000100000"/>
          <w:jc w:val="center"/>
        </w:trPr>
        <w:tc>
          <w:tcPr>
            <w:cnfStyle w:val="000010000000"/>
            <w:tcW w:w="4268" w:type="dxa"/>
            <w:tcBorders>
              <w:top w:val="single" w:sz="8" w:space="0" w:color="4F81BD"/>
            </w:tcBorders>
          </w:tcPr>
          <w:p w:rsidR="005A3F1E" w:rsidRPr="00877756" w:rsidRDefault="005A3F1E" w:rsidP="00A825CC">
            <w:pPr>
              <w:pStyle w:val="TabNormal"/>
              <w:jc w:val="left"/>
            </w:pPr>
            <w:r w:rsidRPr="00877756">
              <w:t>OSA/ Parlay</w:t>
            </w:r>
          </w:p>
        </w:tc>
        <w:tc>
          <w:tcPr>
            <w:tcW w:w="1806" w:type="dxa"/>
            <w:tcBorders>
              <w:top w:val="single" w:sz="8" w:space="0" w:color="4F81BD"/>
            </w:tcBorders>
          </w:tcPr>
          <w:p w:rsidR="005A3F1E" w:rsidRPr="00877756" w:rsidRDefault="0027279C" w:rsidP="00A825CC">
            <w:pPr>
              <w:pStyle w:val="TabNormal"/>
              <w:jc w:val="center"/>
              <w:cnfStyle w:val="000000100000"/>
            </w:pPr>
            <w:r>
              <w:t>No</w:t>
            </w:r>
          </w:p>
        </w:tc>
      </w:tr>
      <w:tr w:rsidR="005A3F1E" w:rsidRPr="00877756" w:rsidTr="00225642">
        <w:trPr>
          <w:jc w:val="center"/>
        </w:trPr>
        <w:tc>
          <w:tcPr>
            <w:cnfStyle w:val="000010000000"/>
            <w:tcW w:w="4268" w:type="dxa"/>
            <w:tcBorders>
              <w:top w:val="single" w:sz="8" w:space="0" w:color="4F81BD" w:themeColor="accent1"/>
              <w:bottom w:val="single" w:sz="8" w:space="0" w:color="4F81BD" w:themeColor="accent1"/>
            </w:tcBorders>
            <w:shd w:val="clear" w:color="auto" w:fill="DBE5F1" w:themeFill="accent1" w:themeFillTint="33"/>
          </w:tcPr>
          <w:p w:rsidR="005A3F1E" w:rsidRPr="00877756" w:rsidRDefault="005A3F1E" w:rsidP="00A825CC">
            <w:pPr>
              <w:pStyle w:val="TabNormal"/>
              <w:jc w:val="left"/>
            </w:pPr>
            <w:r w:rsidRPr="00877756">
              <w:t>IVR</w:t>
            </w:r>
          </w:p>
        </w:tc>
        <w:tc>
          <w:tcPr>
            <w:tcW w:w="1806" w:type="dxa"/>
            <w:tcBorders>
              <w:top w:val="single" w:sz="8" w:space="0" w:color="4F81BD" w:themeColor="accent1"/>
              <w:bottom w:val="single" w:sz="8" w:space="0" w:color="4F81BD" w:themeColor="accent1"/>
            </w:tcBorders>
            <w:shd w:val="clear" w:color="auto" w:fill="DBE5F1" w:themeFill="accent1" w:themeFillTint="33"/>
          </w:tcPr>
          <w:p w:rsidR="005A3F1E" w:rsidRPr="00877756" w:rsidRDefault="005A3F1E" w:rsidP="00A825CC">
            <w:pPr>
              <w:pStyle w:val="TabNormal"/>
              <w:jc w:val="center"/>
              <w:cnfStyle w:val="000000000000"/>
            </w:pPr>
            <w:r w:rsidRPr="00877756">
              <w:t>Yes</w:t>
            </w:r>
          </w:p>
        </w:tc>
      </w:tr>
      <w:tr w:rsidR="005A3F1E" w:rsidRPr="00877756" w:rsidTr="00225642">
        <w:trPr>
          <w:cnfStyle w:val="000000100000"/>
          <w:jc w:val="center"/>
        </w:trPr>
        <w:tc>
          <w:tcPr>
            <w:cnfStyle w:val="000010000000"/>
            <w:tcW w:w="4268" w:type="dxa"/>
            <w:shd w:val="clear" w:color="auto" w:fill="DBE5F1" w:themeFill="accent1" w:themeFillTint="33"/>
          </w:tcPr>
          <w:p w:rsidR="005A3F1E" w:rsidRPr="00877756" w:rsidRDefault="005A3F1E" w:rsidP="00A825CC">
            <w:pPr>
              <w:pStyle w:val="TabNormal"/>
              <w:jc w:val="left"/>
            </w:pPr>
            <w:r w:rsidRPr="00877756">
              <w:t>ECI</w:t>
            </w:r>
          </w:p>
        </w:tc>
        <w:tc>
          <w:tcPr>
            <w:tcW w:w="1806" w:type="dxa"/>
            <w:shd w:val="clear" w:color="auto" w:fill="DBE5F1" w:themeFill="accent1" w:themeFillTint="33"/>
          </w:tcPr>
          <w:p w:rsidR="005A3F1E" w:rsidRPr="00877756" w:rsidRDefault="00225642" w:rsidP="00A825CC">
            <w:pPr>
              <w:pStyle w:val="TabNormal"/>
              <w:jc w:val="center"/>
              <w:cnfStyle w:val="000000100000"/>
            </w:pPr>
            <w:r>
              <w:t>Yes</w:t>
            </w:r>
          </w:p>
        </w:tc>
      </w:tr>
      <w:tr w:rsidR="005A3F1E" w:rsidRPr="00877756" w:rsidTr="008F7CDD">
        <w:trPr>
          <w:jc w:val="center"/>
        </w:trPr>
        <w:tc>
          <w:tcPr>
            <w:cnfStyle w:val="000010000000"/>
            <w:tcW w:w="4268" w:type="dxa"/>
            <w:tcBorders>
              <w:top w:val="single" w:sz="8" w:space="0" w:color="4F81BD" w:themeColor="accent1"/>
              <w:bottom w:val="single" w:sz="8" w:space="0" w:color="4F81BD" w:themeColor="accent1"/>
            </w:tcBorders>
            <w:shd w:val="clear" w:color="auto" w:fill="DBE5F1" w:themeFill="accent1" w:themeFillTint="33"/>
          </w:tcPr>
          <w:p w:rsidR="005A3F1E" w:rsidRPr="00877756" w:rsidRDefault="005A3F1E" w:rsidP="00A825CC">
            <w:pPr>
              <w:pStyle w:val="TabNormal"/>
              <w:jc w:val="left"/>
            </w:pPr>
            <w:r w:rsidRPr="00877756">
              <w:t>Diameter</w:t>
            </w:r>
          </w:p>
        </w:tc>
        <w:tc>
          <w:tcPr>
            <w:tcW w:w="1806" w:type="dxa"/>
            <w:tcBorders>
              <w:top w:val="single" w:sz="8" w:space="0" w:color="4F81BD" w:themeColor="accent1"/>
              <w:bottom w:val="single" w:sz="8" w:space="0" w:color="4F81BD" w:themeColor="accent1"/>
            </w:tcBorders>
            <w:shd w:val="clear" w:color="auto" w:fill="DBE5F1" w:themeFill="accent1" w:themeFillTint="33"/>
          </w:tcPr>
          <w:p w:rsidR="005A3F1E" w:rsidRPr="00877756" w:rsidRDefault="005A3F1E" w:rsidP="00A825CC">
            <w:pPr>
              <w:pStyle w:val="TabNormal"/>
              <w:jc w:val="center"/>
              <w:cnfStyle w:val="000000000000"/>
            </w:pPr>
            <w:r w:rsidRPr="00877756">
              <w:t>Yes</w:t>
            </w:r>
          </w:p>
        </w:tc>
      </w:tr>
      <w:tr w:rsidR="00361BE1" w:rsidRPr="00877756" w:rsidTr="008F7CDD">
        <w:trPr>
          <w:cnfStyle w:val="000000100000"/>
          <w:jc w:val="center"/>
        </w:trPr>
        <w:tc>
          <w:tcPr>
            <w:cnfStyle w:val="000010000000"/>
            <w:tcW w:w="4268" w:type="dxa"/>
          </w:tcPr>
          <w:p w:rsidR="00361BE1" w:rsidRPr="00877756" w:rsidRDefault="00361BE1" w:rsidP="00A825CC">
            <w:pPr>
              <w:pStyle w:val="TabNormal"/>
              <w:jc w:val="left"/>
            </w:pPr>
            <w:r>
              <w:t>SIP</w:t>
            </w:r>
          </w:p>
        </w:tc>
        <w:tc>
          <w:tcPr>
            <w:tcW w:w="1806" w:type="dxa"/>
          </w:tcPr>
          <w:p w:rsidR="00361BE1" w:rsidRPr="00877756" w:rsidRDefault="0027279C" w:rsidP="00A825CC">
            <w:pPr>
              <w:pStyle w:val="TabNormal"/>
              <w:jc w:val="center"/>
              <w:cnfStyle w:val="000000100000"/>
            </w:pPr>
            <w:r>
              <w:t>No</w:t>
            </w:r>
          </w:p>
        </w:tc>
      </w:tr>
      <w:tr w:rsidR="005A3F1E" w:rsidRPr="00877756" w:rsidTr="008F7CDD">
        <w:trPr>
          <w:jc w:val="center"/>
        </w:trPr>
        <w:tc>
          <w:tcPr>
            <w:cnfStyle w:val="000010000000"/>
            <w:tcW w:w="4268" w:type="dxa"/>
            <w:tcBorders>
              <w:top w:val="single" w:sz="8" w:space="0" w:color="4F81BD" w:themeColor="accent1"/>
              <w:bottom w:val="single" w:sz="8" w:space="0" w:color="4F81BD" w:themeColor="accent1"/>
            </w:tcBorders>
            <w:shd w:val="clear" w:color="auto" w:fill="DBE5F1" w:themeFill="accent1" w:themeFillTint="33"/>
          </w:tcPr>
          <w:p w:rsidR="005A3F1E" w:rsidRPr="00877756" w:rsidRDefault="005A3F1E" w:rsidP="00225642">
            <w:pPr>
              <w:pStyle w:val="TabNormal"/>
              <w:jc w:val="left"/>
            </w:pPr>
            <w:r w:rsidRPr="00877756">
              <w:t>IN (</w:t>
            </w:r>
            <w:r w:rsidRPr="00225642">
              <w:t>CAP</w:t>
            </w:r>
            <w:r w:rsidR="008F7CDD" w:rsidRPr="00225642">
              <w:t>2(VOICE</w:t>
            </w:r>
            <w:r w:rsidR="007D6149" w:rsidRPr="00225642">
              <w:t>), CAP3 (SMS)</w:t>
            </w:r>
            <w:r w:rsidR="00225642" w:rsidRPr="00225642">
              <w:t xml:space="preserve">, </w:t>
            </w:r>
            <w:r w:rsidRPr="00225642">
              <w:t xml:space="preserve"> MAP</w:t>
            </w:r>
            <w:r w:rsidR="008F7CDD" w:rsidRPr="00225642">
              <w:t>(USSD)</w:t>
            </w:r>
          </w:p>
        </w:tc>
        <w:tc>
          <w:tcPr>
            <w:tcW w:w="1806" w:type="dxa"/>
            <w:tcBorders>
              <w:top w:val="single" w:sz="8" w:space="0" w:color="4F81BD" w:themeColor="accent1"/>
              <w:bottom w:val="single" w:sz="8" w:space="0" w:color="4F81BD" w:themeColor="accent1"/>
            </w:tcBorders>
            <w:shd w:val="clear" w:color="auto" w:fill="DBE5F1" w:themeFill="accent1" w:themeFillTint="33"/>
          </w:tcPr>
          <w:p w:rsidR="005A3F1E" w:rsidRPr="00877756" w:rsidRDefault="005A3F1E" w:rsidP="00A825CC">
            <w:pPr>
              <w:pStyle w:val="TabNormal"/>
              <w:jc w:val="center"/>
              <w:cnfStyle w:val="000000000000"/>
            </w:pPr>
            <w:r w:rsidRPr="00877756">
              <w:t>Yes</w:t>
            </w:r>
          </w:p>
        </w:tc>
      </w:tr>
      <w:tr w:rsidR="005A3F1E" w:rsidRPr="00877756" w:rsidTr="008F7CDD">
        <w:trPr>
          <w:cnfStyle w:val="000000100000"/>
          <w:jc w:val="center"/>
        </w:trPr>
        <w:tc>
          <w:tcPr>
            <w:cnfStyle w:val="000010000000"/>
            <w:tcW w:w="4268" w:type="dxa"/>
            <w:shd w:val="clear" w:color="auto" w:fill="DBE5F1" w:themeFill="accent1" w:themeFillTint="33"/>
          </w:tcPr>
          <w:p w:rsidR="005A3F1E" w:rsidRPr="00877756" w:rsidRDefault="005A3F1E" w:rsidP="00A825CC">
            <w:pPr>
              <w:pStyle w:val="TabNormal"/>
              <w:jc w:val="left"/>
            </w:pPr>
            <w:r w:rsidRPr="00877756">
              <w:t>USSD</w:t>
            </w:r>
            <w:r w:rsidR="00072E04">
              <w:t xml:space="preserve"> Recharge, Info Server</w:t>
            </w:r>
          </w:p>
        </w:tc>
        <w:tc>
          <w:tcPr>
            <w:tcW w:w="1806" w:type="dxa"/>
            <w:shd w:val="clear" w:color="auto" w:fill="DBE5F1" w:themeFill="accent1" w:themeFillTint="33"/>
          </w:tcPr>
          <w:p w:rsidR="005A3F1E" w:rsidRPr="00877756" w:rsidRDefault="005A3F1E" w:rsidP="00A825CC">
            <w:pPr>
              <w:pStyle w:val="TabNormal"/>
              <w:jc w:val="center"/>
              <w:cnfStyle w:val="000000100000"/>
            </w:pPr>
            <w:r w:rsidRPr="00877756">
              <w:t>Yes</w:t>
            </w:r>
          </w:p>
        </w:tc>
      </w:tr>
      <w:tr w:rsidR="00072E04" w:rsidRPr="00877756" w:rsidTr="008F7CDD">
        <w:trPr>
          <w:jc w:val="center"/>
        </w:trPr>
        <w:tc>
          <w:tcPr>
            <w:cnfStyle w:val="000010000000"/>
            <w:tcW w:w="4268" w:type="dxa"/>
            <w:tcBorders>
              <w:bottom w:val="single" w:sz="8" w:space="0" w:color="4F81BD" w:themeColor="accent1"/>
            </w:tcBorders>
          </w:tcPr>
          <w:p w:rsidR="00072E04" w:rsidRPr="00877756" w:rsidRDefault="00072E04" w:rsidP="00A825CC">
            <w:pPr>
              <w:pStyle w:val="TabNormal"/>
              <w:jc w:val="left"/>
            </w:pPr>
            <w:r>
              <w:t>USSD Callback</w:t>
            </w:r>
          </w:p>
        </w:tc>
        <w:tc>
          <w:tcPr>
            <w:tcW w:w="1806" w:type="dxa"/>
            <w:tcBorders>
              <w:bottom w:val="single" w:sz="8" w:space="0" w:color="4F81BD" w:themeColor="accent1"/>
            </w:tcBorders>
          </w:tcPr>
          <w:p w:rsidR="00072E04" w:rsidRPr="00877756" w:rsidRDefault="0027279C" w:rsidP="00A825CC">
            <w:pPr>
              <w:pStyle w:val="TabNormal"/>
              <w:jc w:val="center"/>
              <w:cnfStyle w:val="000000000000"/>
            </w:pPr>
            <w:r>
              <w:t>No</w:t>
            </w:r>
          </w:p>
        </w:tc>
      </w:tr>
      <w:tr w:rsidR="005A3F1E" w:rsidRPr="00877756" w:rsidTr="008F7CDD">
        <w:trPr>
          <w:cnfStyle w:val="000000100000"/>
          <w:jc w:val="center"/>
        </w:trPr>
        <w:tc>
          <w:tcPr>
            <w:cnfStyle w:val="000010000000"/>
            <w:tcW w:w="4268" w:type="dxa"/>
            <w:shd w:val="clear" w:color="auto" w:fill="DBE5F1" w:themeFill="accent1" w:themeFillTint="33"/>
          </w:tcPr>
          <w:p w:rsidR="005A3F1E" w:rsidRPr="00877756" w:rsidRDefault="005A3F1E" w:rsidP="00A825CC">
            <w:pPr>
              <w:pStyle w:val="TabNormal"/>
              <w:jc w:val="left"/>
            </w:pPr>
            <w:r>
              <w:t>Customer Care Client</w:t>
            </w:r>
          </w:p>
        </w:tc>
        <w:tc>
          <w:tcPr>
            <w:tcW w:w="1806" w:type="dxa"/>
            <w:shd w:val="clear" w:color="auto" w:fill="DBE5F1" w:themeFill="accent1" w:themeFillTint="33"/>
          </w:tcPr>
          <w:p w:rsidR="005A3F1E" w:rsidRPr="00877756" w:rsidRDefault="005A3F1E" w:rsidP="00A825CC">
            <w:pPr>
              <w:pStyle w:val="TabNormal"/>
              <w:jc w:val="center"/>
              <w:cnfStyle w:val="000000100000"/>
            </w:pPr>
            <w:r>
              <w:t>Yes</w:t>
            </w:r>
          </w:p>
        </w:tc>
      </w:tr>
    </w:tbl>
    <w:p w:rsidR="00877756" w:rsidRDefault="00877756" w:rsidP="00C7146F">
      <w:pPr>
        <w:pStyle w:val="BodyText"/>
      </w:pPr>
    </w:p>
    <w:p w:rsidR="009F4C1D" w:rsidRDefault="009F4C1D" w:rsidP="009F4C1D">
      <w:pPr>
        <w:pStyle w:val="BodyText"/>
      </w:pPr>
      <w:r>
        <w:t>Specific information about the professional services provided to support the above items can be found in the services portion of the Comverse proposal.</w:t>
      </w:r>
    </w:p>
    <w:p w:rsidR="00171A79" w:rsidRDefault="00171A79">
      <w:pPr>
        <w:spacing w:after="60" w:line="260" w:lineRule="atLeast"/>
        <w:ind w:left="677" w:hanging="677"/>
        <w:jc w:val="left"/>
        <w:rPr>
          <w:rFonts w:cs="Arial"/>
          <w:b/>
          <w:bCs/>
          <w:color w:val="008CD6"/>
          <w:kern w:val="18"/>
          <w:sz w:val="36"/>
          <w:szCs w:val="24"/>
          <w:lang w:bidi="he-IL"/>
        </w:rPr>
      </w:pPr>
      <w:r>
        <w:br w:type="page"/>
      </w:r>
    </w:p>
    <w:p w:rsidR="00E97F5B" w:rsidRDefault="00E97F5B" w:rsidP="00E97F5B">
      <w:pPr>
        <w:pStyle w:val="Heading1"/>
      </w:pPr>
      <w:bookmarkStart w:id="161" w:name="_Toc357415993"/>
      <w:r>
        <w:lastRenderedPageBreak/>
        <w:t>Assumptions</w:t>
      </w:r>
      <w:bookmarkEnd w:id="161"/>
    </w:p>
    <w:p w:rsidR="00F143C6" w:rsidRDefault="00F143C6" w:rsidP="000F5ACD">
      <w:pPr>
        <w:pStyle w:val="BodyText"/>
      </w:pPr>
      <w:bookmarkStart w:id="162" w:name="_Ref263153285"/>
      <w:r>
        <w:t xml:space="preserve">In developing the proposed solution for </w:t>
      </w:r>
      <w:r w:rsidR="000F5ACD">
        <w:t>VNP</w:t>
      </w:r>
      <w:r w:rsidRPr="0088687F">
        <w:t xml:space="preserve">, Comverse </w:t>
      </w:r>
      <w:r>
        <w:t xml:space="preserve">has had to make certain assumptions about </w:t>
      </w:r>
      <w:r w:rsidR="000F5ACD">
        <w:t>VNP</w:t>
      </w:r>
      <w:r w:rsidR="00D35D67" w:rsidRPr="00D35D67">
        <w:t>’s</w:t>
      </w:r>
      <w:r w:rsidR="000D1C23">
        <w:t xml:space="preserve"> </w:t>
      </w:r>
      <w:r>
        <w:t xml:space="preserve">environment and about responsibilities for various activities regarding the delivery of the solution.  Changes to the below assumptions may require Comverse to change the proposed solution and result in additional fees to </w:t>
      </w:r>
      <w:r w:rsidR="000F5ACD">
        <w:t>VNP</w:t>
      </w:r>
      <w:r>
        <w:t>.</w:t>
      </w:r>
    </w:p>
    <w:p w:rsidR="00F143C6" w:rsidRDefault="00F143C6" w:rsidP="00F143C6">
      <w:pPr>
        <w:pStyle w:val="BodyText"/>
      </w:pPr>
      <w:r>
        <w:t>The following assumptions have been made with respect to the proposed solution:</w:t>
      </w:r>
    </w:p>
    <w:p w:rsidR="00F143C6" w:rsidRDefault="00F143C6" w:rsidP="009802B4">
      <w:pPr>
        <w:pStyle w:val="Heading2"/>
        <w:numPr>
          <w:ilvl w:val="0"/>
          <w:numId w:val="0"/>
        </w:numPr>
      </w:pPr>
      <w:bookmarkStart w:id="163" w:name="_Toc286642731"/>
      <w:bookmarkStart w:id="164" w:name="_Toc290991431"/>
      <w:bookmarkStart w:id="165" w:name="_Toc357415994"/>
      <w:r>
        <w:t>General Assumptions</w:t>
      </w:r>
      <w:bookmarkEnd w:id="163"/>
      <w:bookmarkEnd w:id="164"/>
      <w:bookmarkEnd w:id="165"/>
    </w:p>
    <w:p w:rsidR="009802B4" w:rsidRDefault="009802B4" w:rsidP="000F5ACD">
      <w:pPr>
        <w:pStyle w:val="NumberedList"/>
        <w:spacing w:line="240" w:lineRule="atLeast"/>
      </w:pPr>
      <w:r>
        <w:t xml:space="preserve">The solution that Comverse provides will have a centrally managed product catalog where offer information is defined and maintained.  Information from the central product catalog will be synchronized / propagated to all Comverse </w:t>
      </w:r>
      <w:r w:rsidR="000F5ACD">
        <w:t>ONE RT</w:t>
      </w:r>
      <w:r>
        <w:t xml:space="preserve"> for rating and charging purposes.  This solution does not include being able to synchronize the Comverse centralized product catalog information with non Comverse </w:t>
      </w:r>
      <w:r w:rsidR="000F5ACD">
        <w:t>ONE RT</w:t>
      </w:r>
      <w:r>
        <w:t xml:space="preserve">.  Subscribers requiring new plans in the Comverse system can be migrated.  </w:t>
      </w:r>
    </w:p>
    <w:p w:rsidR="009802B4" w:rsidRDefault="000F5ACD" w:rsidP="00215D10">
      <w:pPr>
        <w:pStyle w:val="NumberedList"/>
        <w:spacing w:line="240" w:lineRule="atLeast"/>
      </w:pPr>
      <w:r>
        <w:t>There is migration of subscribers from existing postpaid system.</w:t>
      </w:r>
      <w:r w:rsidR="009802B4">
        <w:t xml:space="preserve"> There is no migration on </w:t>
      </w:r>
      <w:r>
        <w:t>transaction history</w:t>
      </w:r>
      <w:proofErr w:type="gramStart"/>
      <w:r>
        <w:t xml:space="preserve">, </w:t>
      </w:r>
      <w:proofErr w:type="gramEnd"/>
      <w:del w:id="166" w:author="thaodh" w:date="2013-05-24T16:57:00Z">
        <w:r w:rsidR="009802B4" w:rsidDel="00363852">
          <w:delText>product configuration,</w:delText>
        </w:r>
      </w:del>
      <w:del w:id="167" w:author="thaodh" w:date="2013-05-27T09:49:00Z">
        <w:r w:rsidR="009802B4" w:rsidDel="007C6D37">
          <w:delText xml:space="preserve"> and voucher</w:delText>
        </w:r>
      </w:del>
      <w:r>
        <w:t xml:space="preserve">. Comverse will provide only migration support. Comverse will provide the recommendation on expect input migration format. Then </w:t>
      </w:r>
      <w:r w:rsidR="00215D10">
        <w:t>ELCOM</w:t>
      </w:r>
      <w:r>
        <w:t xml:space="preserve">/VNP will need to prepare the data into Comverse expect format </w:t>
      </w:r>
      <w:proofErr w:type="spellStart"/>
      <w:r>
        <w:t>eg</w:t>
      </w:r>
      <w:proofErr w:type="spellEnd"/>
      <w:r>
        <w:t xml:space="preserve">: </w:t>
      </w:r>
      <w:proofErr w:type="spellStart"/>
      <w:r>
        <w:t>ccbatch</w:t>
      </w:r>
      <w:proofErr w:type="spellEnd"/>
      <w:r>
        <w:t>. Then Comverse will provide support on execute of this migrated data. Comverse does not handle data cleansing, or data crunching. The mobile postpaid configuration must be configured via the product catalog.</w:t>
      </w:r>
    </w:p>
    <w:p w:rsidR="006D366B" w:rsidDel="00E504E2" w:rsidRDefault="006D366B" w:rsidP="000F5ACD">
      <w:pPr>
        <w:pStyle w:val="NumberedList"/>
        <w:spacing w:line="240" w:lineRule="atLeast"/>
        <w:rPr>
          <w:del w:id="168" w:author="thaodh" w:date="2013-04-15T10:58:00Z"/>
        </w:rPr>
      </w:pPr>
      <w:del w:id="169" w:author="thaodh" w:date="2013-04-15T10:58:00Z">
        <w:r w:rsidDel="00E504E2">
          <w:delText>There is no integration will be done between Comverse ONE and legacy billing systems.</w:delText>
        </w:r>
      </w:del>
    </w:p>
    <w:p w:rsidR="009802B4" w:rsidRDefault="009802B4" w:rsidP="000F5ACD">
      <w:pPr>
        <w:pStyle w:val="NumberedList"/>
        <w:spacing w:line="240" w:lineRule="atLeast"/>
      </w:pPr>
      <w:r>
        <w:t>The integration between Comverse ONE</w:t>
      </w:r>
      <w:r w:rsidR="000F5ACD">
        <w:t xml:space="preserve"> RT</w:t>
      </w:r>
      <w:r>
        <w:t xml:space="preserve"> and </w:t>
      </w:r>
      <w:r w:rsidR="000F5ACD">
        <w:t>VNP</w:t>
      </w:r>
      <w:r>
        <w:t xml:space="preserve"> </w:t>
      </w:r>
      <w:r w:rsidR="000F5ACD">
        <w:t>BSS</w:t>
      </w:r>
      <w:r>
        <w:t xml:space="preserve"> are </w:t>
      </w:r>
      <w:r w:rsidR="000F5ACD">
        <w:t xml:space="preserve">done through U-API and batch. The </w:t>
      </w:r>
      <w:r w:rsidR="001B79B6">
        <w:t>ELCOM</w:t>
      </w:r>
      <w:r w:rsidR="000F5ACD">
        <w:t xml:space="preserve">/VNP will handle these integrations around Comverse ONE RT </w:t>
      </w:r>
    </w:p>
    <w:p w:rsidR="009802B4" w:rsidRDefault="009802B4" w:rsidP="009802B4">
      <w:pPr>
        <w:pStyle w:val="NumberedList"/>
      </w:pPr>
      <w:r>
        <w:t xml:space="preserve">Comverse recommends the </w:t>
      </w:r>
    </w:p>
    <w:p w:rsidR="009802B4" w:rsidRDefault="009802B4" w:rsidP="009802B4">
      <w:pPr>
        <w:pStyle w:val="NumberedList"/>
        <w:numPr>
          <w:ilvl w:val="1"/>
          <w:numId w:val="8"/>
        </w:numPr>
      </w:pPr>
      <w:r>
        <w:t>Comverse Diameter Charging Interface (DCI) for VAS integration</w:t>
      </w:r>
    </w:p>
    <w:p w:rsidR="009802B4" w:rsidRDefault="009802B4" w:rsidP="000F5ACD">
      <w:pPr>
        <w:pStyle w:val="NumberedList"/>
        <w:numPr>
          <w:ilvl w:val="1"/>
          <w:numId w:val="8"/>
        </w:numPr>
      </w:pPr>
      <w:r>
        <w:t xml:space="preserve">Comverse Diameter Packet Service (DPS) for </w:t>
      </w:r>
      <w:r w:rsidR="000F5ACD">
        <w:t>GGSN</w:t>
      </w:r>
      <w:r>
        <w:t xml:space="preserve"> integration</w:t>
      </w:r>
      <w:r w:rsidR="000F5ACD">
        <w:t xml:space="preserve"> </w:t>
      </w:r>
    </w:p>
    <w:p w:rsidR="009802B4" w:rsidRDefault="009802B4" w:rsidP="009802B4">
      <w:pPr>
        <w:pStyle w:val="NumberedList"/>
      </w:pPr>
      <w:r>
        <w:t>Comverse supports the following 3GPP standards with the following exceptions:</w:t>
      </w:r>
    </w:p>
    <w:p w:rsidR="009802B4" w:rsidRPr="007260DE" w:rsidRDefault="009802B4" w:rsidP="009802B4">
      <w:pPr>
        <w:pStyle w:val="NumberedList"/>
        <w:numPr>
          <w:ilvl w:val="1"/>
          <w:numId w:val="8"/>
        </w:numPr>
      </w:pPr>
      <w:r>
        <w:rPr>
          <w:rFonts w:ascii="Tahoma" w:hAnsi="Tahoma" w:cs="Tahoma"/>
          <w:color w:val="000000"/>
          <w:szCs w:val="20"/>
        </w:rPr>
        <w:t>TS 32.240 Charging Architecture and Principles</w:t>
      </w:r>
    </w:p>
    <w:p w:rsidR="009802B4" w:rsidRPr="007260DE" w:rsidRDefault="009802B4" w:rsidP="009802B4">
      <w:pPr>
        <w:pStyle w:val="NumberedList"/>
        <w:numPr>
          <w:ilvl w:val="1"/>
          <w:numId w:val="8"/>
        </w:numPr>
      </w:pPr>
      <w:r>
        <w:rPr>
          <w:rFonts w:ascii="Tahoma" w:hAnsi="Tahoma" w:cs="Tahoma"/>
          <w:color w:val="000000"/>
          <w:szCs w:val="20"/>
        </w:rPr>
        <w:t xml:space="preserve">TS 32.250/251 CS/PS Domain </w:t>
      </w:r>
    </w:p>
    <w:p w:rsidR="009802B4" w:rsidRPr="007260DE" w:rsidRDefault="009802B4" w:rsidP="009802B4">
      <w:pPr>
        <w:pStyle w:val="NumberedList"/>
        <w:numPr>
          <w:ilvl w:val="1"/>
          <w:numId w:val="8"/>
        </w:numPr>
      </w:pPr>
      <w:r>
        <w:rPr>
          <w:rFonts w:ascii="Tahoma" w:hAnsi="Tahoma" w:cs="Tahoma"/>
          <w:color w:val="000000"/>
          <w:szCs w:val="20"/>
        </w:rPr>
        <w:t>TS 32.270/272 SMS/MMS</w:t>
      </w:r>
    </w:p>
    <w:p w:rsidR="009802B4" w:rsidRPr="007260DE" w:rsidRDefault="009802B4" w:rsidP="009802B4">
      <w:pPr>
        <w:pStyle w:val="NumberedList"/>
        <w:numPr>
          <w:ilvl w:val="1"/>
          <w:numId w:val="8"/>
        </w:numPr>
      </w:pPr>
      <w:r>
        <w:rPr>
          <w:rFonts w:ascii="Tahoma" w:hAnsi="Tahoma" w:cs="Tahoma"/>
          <w:color w:val="000000"/>
          <w:szCs w:val="20"/>
        </w:rPr>
        <w:t xml:space="preserve">TS 32.296 Online Charging System (Reference points Ro, </w:t>
      </w:r>
      <w:proofErr w:type="spellStart"/>
      <w:r>
        <w:rPr>
          <w:rFonts w:ascii="Tahoma" w:hAnsi="Tahoma" w:cs="Tahoma"/>
          <w:color w:val="000000"/>
          <w:szCs w:val="20"/>
        </w:rPr>
        <w:t>Rc</w:t>
      </w:r>
      <w:proofErr w:type="spellEnd"/>
      <w:r>
        <w:rPr>
          <w:rFonts w:ascii="Tahoma" w:hAnsi="Tahoma" w:cs="Tahoma"/>
          <w:color w:val="000000"/>
          <w:szCs w:val="20"/>
        </w:rPr>
        <w:t xml:space="preserve">, </w:t>
      </w:r>
      <w:proofErr w:type="spellStart"/>
      <w:r>
        <w:rPr>
          <w:rFonts w:ascii="Tahoma" w:hAnsi="Tahoma" w:cs="Tahoma"/>
          <w:color w:val="000000"/>
          <w:szCs w:val="20"/>
        </w:rPr>
        <w:t>Ga</w:t>
      </w:r>
      <w:proofErr w:type="spellEnd"/>
      <w:r>
        <w:rPr>
          <w:rFonts w:ascii="Tahoma" w:hAnsi="Tahoma" w:cs="Tahoma"/>
          <w:color w:val="000000"/>
          <w:szCs w:val="20"/>
        </w:rPr>
        <w:t>, Re supported)</w:t>
      </w:r>
    </w:p>
    <w:p w:rsidR="009802B4" w:rsidRPr="007260DE" w:rsidRDefault="009802B4" w:rsidP="009802B4">
      <w:pPr>
        <w:pStyle w:val="NumberedList"/>
        <w:numPr>
          <w:ilvl w:val="2"/>
          <w:numId w:val="8"/>
        </w:numPr>
      </w:pPr>
      <w:r w:rsidRPr="007260DE">
        <w:rPr>
          <w:rFonts w:ascii="Tahoma" w:hAnsi="Tahoma" w:cs="Tahoma"/>
          <w:szCs w:val="20"/>
        </w:rPr>
        <w:t>TS 32.296 define the internal functional blocks of an OCS and define various interfaces among these functional blocks. Comverse ONE logically provides similar functions to the OCS breakdown in TS32.296 (e.g. OCF, ABMF, Rating Function, etc.), however the interaction among these elements is entirely internal to Comverse ONE</w:t>
      </w:r>
    </w:p>
    <w:p w:rsidR="009802B4" w:rsidRPr="007260DE" w:rsidRDefault="009802B4" w:rsidP="009802B4">
      <w:pPr>
        <w:pStyle w:val="NumberedList"/>
        <w:numPr>
          <w:ilvl w:val="1"/>
          <w:numId w:val="8"/>
        </w:numPr>
      </w:pPr>
      <w:r>
        <w:rPr>
          <w:rFonts w:ascii="Tahoma" w:hAnsi="Tahoma" w:cs="Tahoma"/>
          <w:color w:val="000000"/>
          <w:szCs w:val="20"/>
        </w:rPr>
        <w:t>TS 32.299 Diameter Charging Application</w:t>
      </w:r>
    </w:p>
    <w:p w:rsidR="009802B4" w:rsidRDefault="009802B4" w:rsidP="00092A9C">
      <w:pPr>
        <w:pStyle w:val="NumberedList"/>
        <w:numPr>
          <w:ilvl w:val="2"/>
          <w:numId w:val="8"/>
        </w:numPr>
      </w:pPr>
      <w:r w:rsidRPr="00214E8E">
        <w:t xml:space="preserve">The 3GPP Ro interface is based on RFC 4006.  It adds support for many 3GPP services (IMS, Packet Switched, SMS, MMS, etc.).   Comverse supports all the messages (CCR/CCA) and business models (centralized and decentralized unit </w:t>
      </w:r>
      <w:r w:rsidRPr="00214E8E">
        <w:lastRenderedPageBreak/>
        <w:t>and rate determination; event &amp; session charging) specified in the standard.  However, since 3GPP defined 32.299 as the main Diameter standard and then separate middle tier specifications for each service (e.g. TS 32.251 for Packet Switched, TS 32.260 for IMS, etc.), the compliance to 32.299 should not automatically mean that all the middle-tier standards are also supported. Comverse support middle-tier standards for IMS and Packet Switched services</w:t>
      </w:r>
    </w:p>
    <w:p w:rsidR="00D35D67" w:rsidRDefault="00B6169A" w:rsidP="00D35D67">
      <w:pPr>
        <w:pStyle w:val="NumberedList"/>
        <w:numPr>
          <w:ilvl w:val="2"/>
          <w:numId w:val="8"/>
        </w:numPr>
      </w:pPr>
      <w:r>
        <w:t xml:space="preserve">The full capability of 32.299 Diameter Charging Application can be found in the “Charging Interfaces Guide” manual which will be supplied during project delivery. </w:t>
      </w:r>
    </w:p>
    <w:p w:rsidR="009802B4" w:rsidRPr="00E67F4D" w:rsidRDefault="009802B4" w:rsidP="009802B4">
      <w:pPr>
        <w:pStyle w:val="NumberedList"/>
        <w:numPr>
          <w:ilvl w:val="1"/>
          <w:numId w:val="8"/>
        </w:numPr>
      </w:pPr>
      <w:r>
        <w:rPr>
          <w:rFonts w:ascii="Tahoma" w:hAnsi="Tahoma" w:cs="Tahoma"/>
          <w:color w:val="000000"/>
          <w:szCs w:val="20"/>
        </w:rPr>
        <w:t>RFC 4006 Diameter based interface</w:t>
      </w:r>
    </w:p>
    <w:p w:rsidR="009802B4" w:rsidRPr="00E67F4D" w:rsidRDefault="009802B4" w:rsidP="00B6169A">
      <w:pPr>
        <w:pStyle w:val="NumberedList"/>
        <w:numPr>
          <w:ilvl w:val="2"/>
          <w:numId w:val="8"/>
        </w:numPr>
      </w:pPr>
      <w:r w:rsidRPr="00E67F4D">
        <w:t>Comverse ONE supports RFC 4006 based credit control and supports all the standard messages (CCR/CCA; RAR/RAA).  Both Event &amp; Session Charging models are supported.</w:t>
      </w:r>
      <w:r w:rsidR="00B6169A">
        <w:t xml:space="preserve"> The full capability RFC 4006 based Diameter Charging interface can be found in the “Charging Interfaces Guide” manual which will be supplied during project delivery.</w:t>
      </w:r>
    </w:p>
    <w:p w:rsidR="009802B4" w:rsidRPr="00E67F4D" w:rsidRDefault="009802B4" w:rsidP="009802B4">
      <w:pPr>
        <w:pStyle w:val="NumberedList"/>
        <w:numPr>
          <w:ilvl w:val="1"/>
          <w:numId w:val="8"/>
        </w:numPr>
      </w:pPr>
      <w:r>
        <w:rPr>
          <w:rFonts w:ascii="Tahoma" w:hAnsi="Tahoma" w:cs="Tahoma"/>
          <w:color w:val="000000"/>
          <w:szCs w:val="20"/>
        </w:rPr>
        <w:t>RFC 3588 Diameter based interface</w:t>
      </w:r>
    </w:p>
    <w:p w:rsidR="009802B4" w:rsidRDefault="009802B4" w:rsidP="009802B4">
      <w:pPr>
        <w:pStyle w:val="NumberedList"/>
        <w:numPr>
          <w:ilvl w:val="2"/>
          <w:numId w:val="8"/>
        </w:numPr>
      </w:pPr>
      <w:r w:rsidRPr="00E67F4D">
        <w:t>Comverse ONE supports RFC 3588 based peer connections.  Comverse ONE supports TCP and SCTP based transport.  For Security, only IPSec is supported at this time</w:t>
      </w:r>
    </w:p>
    <w:p w:rsidR="009802B4" w:rsidRPr="008215A6" w:rsidRDefault="009802B4" w:rsidP="000F5ACD">
      <w:pPr>
        <w:pStyle w:val="NumberedList"/>
      </w:pPr>
      <w:r w:rsidRPr="008215A6">
        <w:t>Please see Comverse Camel 2 Compliance document</w:t>
      </w:r>
      <w:r>
        <w:t xml:space="preserve">s </w:t>
      </w:r>
      <w:r w:rsidRPr="008215A6">
        <w:t>for full details</w:t>
      </w:r>
      <w:r>
        <w:t xml:space="preserve"> of Comverse CAMEL 2 compliancy.</w:t>
      </w:r>
      <w:r w:rsidR="000F5ACD">
        <w:t xml:space="preserve"> </w:t>
      </w:r>
      <w:r>
        <w:t>Integration to network for CAMEL 2</w:t>
      </w:r>
      <w:r w:rsidR="000F5ACD">
        <w:t>/3</w:t>
      </w:r>
      <w:r>
        <w:t xml:space="preserve"> signaling w</w:t>
      </w:r>
      <w:r w:rsidR="000F5ACD">
        <w:t>ill either be direct to the MSC over HSL</w:t>
      </w:r>
      <w:ins w:id="170" w:author="thaodh" w:date="2013-04-11T11:12:00Z">
        <w:r w:rsidR="00451DE2">
          <w:t>/</w:t>
        </w:r>
        <w:proofErr w:type="spellStart"/>
        <w:r w:rsidR="00451DE2">
          <w:t>Signtran</w:t>
        </w:r>
      </w:ins>
      <w:proofErr w:type="spellEnd"/>
      <w:ins w:id="171" w:author="thaodh" w:date="2013-05-27T09:52:00Z">
        <w:r w:rsidR="006C3BC9">
          <w:t>.</w:t>
        </w:r>
      </w:ins>
      <w:del w:id="172" w:author="thaodh" w:date="2013-04-11T11:14:00Z">
        <w:r w:rsidR="006A4716" w:rsidDel="00451DE2">
          <w:delText xml:space="preserve">  </w:delText>
        </w:r>
      </w:del>
      <w:ins w:id="173" w:author="thaodh" w:date="2013-04-11T11:25:00Z">
        <w:r w:rsidR="008771CF">
          <w:t xml:space="preserve"> </w:t>
        </w:r>
      </w:ins>
    </w:p>
    <w:p w:rsidR="009802B4" w:rsidRDefault="009802B4" w:rsidP="009802B4">
      <w:pPr>
        <w:pStyle w:val="NumberedList"/>
      </w:pPr>
      <w:r>
        <w:t>Real Time VAS/content charging to VAS/content platforms is also assumed to be via Comverse Diameter Charging Interface</w:t>
      </w:r>
      <w:r w:rsidR="000F5ACD">
        <w:t xml:space="preserve"> and Payment Server Interface (Event Charging Interface)</w:t>
      </w:r>
      <w:ins w:id="174" w:author="thaodh" w:date="2013-05-24T16:59:00Z">
        <w:r w:rsidR="00BC58C5">
          <w:t xml:space="preserve"> and </w:t>
        </w:r>
      </w:ins>
      <w:ins w:id="175" w:author="thaodh" w:date="2013-05-27T09:54:00Z">
        <w:r w:rsidR="00F77953">
          <w:t xml:space="preserve">simulation </w:t>
        </w:r>
      </w:ins>
      <w:ins w:id="176" w:author="thaodh" w:date="2013-05-24T16:59:00Z">
        <w:r w:rsidR="00BC58C5">
          <w:t>CAP2</w:t>
        </w:r>
      </w:ins>
      <w:r>
        <w:t xml:space="preserve">. We assume that VAS’s providers will adapt to </w:t>
      </w:r>
      <w:del w:id="177" w:author="thaodh" w:date="2013-05-24T17:00:00Z">
        <w:r w:rsidDel="00BC58C5">
          <w:delText xml:space="preserve">Comverse DCI specs. </w:delText>
        </w:r>
      </w:del>
      <w:ins w:id="178" w:author="thaodh" w:date="2013-05-24T17:00:00Z">
        <w:r w:rsidR="00BC58C5">
          <w:t xml:space="preserve">CAP2 </w:t>
        </w:r>
      </w:ins>
      <w:ins w:id="179" w:author="thaodh" w:date="2013-05-24T17:01:00Z">
        <w:r w:rsidR="00CF52CD">
          <w:t>s</w:t>
        </w:r>
      </w:ins>
      <w:ins w:id="180" w:author="thaodh" w:date="2013-05-24T17:00:00Z">
        <w:r w:rsidR="00BC58C5">
          <w:t>imulation.</w:t>
        </w:r>
      </w:ins>
    </w:p>
    <w:p w:rsidR="009802B4" w:rsidRDefault="009802B4" w:rsidP="009802B4">
      <w:pPr>
        <w:pStyle w:val="NumberedList"/>
      </w:pPr>
      <w:r>
        <w:t>Offline charging which is performed in offline mode by using CDR’s from external system. CDR’s from external system must be in Comverse format.</w:t>
      </w:r>
    </w:p>
    <w:p w:rsidR="009802B4" w:rsidRDefault="009802B4" w:rsidP="009802B4">
      <w:pPr>
        <w:pStyle w:val="NumberedList"/>
      </w:pPr>
      <w:r>
        <w:t xml:space="preserve">Comverse IVR is included to provide pre call announcements </w:t>
      </w:r>
      <w:r w:rsidR="00BD0BDC">
        <w:t>and IVR self-care</w:t>
      </w:r>
      <w:r>
        <w:t xml:space="preserve">. </w:t>
      </w:r>
    </w:p>
    <w:p w:rsidR="006D366B" w:rsidRDefault="006D366B" w:rsidP="009802B4">
      <w:pPr>
        <w:pStyle w:val="NumberedList"/>
      </w:pPr>
      <w:del w:id="181" w:author="thaodh" w:date="2013-04-11T11:26:00Z">
        <w:r w:rsidDel="00B73466">
          <w:delText>Only one</w:delText>
        </w:r>
      </w:del>
      <w:r>
        <w:t xml:space="preserve"> </w:t>
      </w:r>
      <w:commentRangeStart w:id="182"/>
      <w:ins w:id="183" w:author="thaodh" w:date="2013-04-11T11:26:00Z">
        <w:r w:rsidR="00B73466">
          <w:t xml:space="preserve">At least two </w:t>
        </w:r>
      </w:ins>
      <w:r>
        <w:t>currenc</w:t>
      </w:r>
      <w:ins w:id="184" w:author="thaodh" w:date="2013-04-11T11:26:00Z">
        <w:r w:rsidR="00B73466">
          <w:t>ies</w:t>
        </w:r>
      </w:ins>
      <w:del w:id="185" w:author="thaodh" w:date="2013-04-11T11:26:00Z">
        <w:r w:rsidDel="00B73466">
          <w:delText>y</w:delText>
        </w:r>
      </w:del>
      <w:r>
        <w:t xml:space="preserve"> </w:t>
      </w:r>
      <w:del w:id="186" w:author="thaodh" w:date="2013-04-11T11:26:00Z">
        <w:r w:rsidDel="00B73466">
          <w:delText>is</w:delText>
        </w:r>
      </w:del>
      <w:ins w:id="187" w:author="thaodh" w:date="2013-04-11T11:26:00Z">
        <w:r w:rsidR="00B73466">
          <w:t>are</w:t>
        </w:r>
      </w:ins>
      <w:r>
        <w:t xml:space="preserve"> included in the scope of this solution</w:t>
      </w:r>
      <w:commentRangeEnd w:id="182"/>
      <w:r w:rsidR="00246AF2">
        <w:rPr>
          <w:rStyle w:val="CommentReference"/>
          <w:lang w:bidi="ar-SA"/>
        </w:rPr>
        <w:commentReference w:id="182"/>
      </w:r>
      <w:ins w:id="188" w:author="thaodh" w:date="2013-04-11T11:26:00Z">
        <w:r w:rsidR="00B73466">
          <w:t>.</w:t>
        </w:r>
      </w:ins>
    </w:p>
    <w:p w:rsidR="006D366B" w:rsidRPr="007C4DFC" w:rsidDel="00D662F3" w:rsidRDefault="006D366B" w:rsidP="006D366B">
      <w:pPr>
        <w:pStyle w:val="NumberedList"/>
        <w:spacing w:line="240" w:lineRule="atLeast"/>
        <w:rPr>
          <w:del w:id="189" w:author="thaodh" w:date="2013-06-17T17:40:00Z"/>
        </w:rPr>
      </w:pPr>
      <w:commentRangeStart w:id="190"/>
      <w:del w:id="191" w:author="thaodh" w:date="2013-06-17T17:40:00Z">
        <w:r w:rsidRPr="002758AE" w:rsidDel="00D662F3">
          <w:delText xml:space="preserve">Feature parity </w:delText>
        </w:r>
        <w:commentRangeEnd w:id="190"/>
        <w:r w:rsidR="000D7085" w:rsidDel="00D662F3">
          <w:rPr>
            <w:rStyle w:val="CommentReference"/>
            <w:lang w:bidi="ar-SA"/>
          </w:rPr>
          <w:commentReference w:id="190"/>
        </w:r>
        <w:r w:rsidRPr="002758AE" w:rsidDel="00D662F3">
          <w:delText>for existing legacy non Comverse systems that Comverse will replace is not included in the scope of the proposed solution</w:delText>
        </w:r>
        <w:r w:rsidDel="00D662F3">
          <w:delText xml:space="preserve">. </w:delText>
        </w:r>
      </w:del>
    </w:p>
    <w:p w:rsidR="009802B4" w:rsidRDefault="000F5ACD" w:rsidP="005E666B">
      <w:pPr>
        <w:pStyle w:val="NumberedList"/>
      </w:pPr>
      <w:r>
        <w:t>VNP</w:t>
      </w:r>
      <w:r w:rsidR="005E666B">
        <w:t>’s CSR</w:t>
      </w:r>
      <w:r w:rsidR="009802B4">
        <w:t xml:space="preserve"> </w:t>
      </w:r>
      <w:r w:rsidR="005E666B">
        <w:t>can</w:t>
      </w:r>
      <w:r w:rsidR="009802B4">
        <w:t xml:space="preserve"> use the Customer Care Client for basic subscriber management capabilities including:</w:t>
      </w:r>
    </w:p>
    <w:p w:rsidR="009802B4" w:rsidRDefault="009802B4" w:rsidP="009802B4">
      <w:pPr>
        <w:pStyle w:val="ListParagraph"/>
        <w:numPr>
          <w:ilvl w:val="0"/>
          <w:numId w:val="33"/>
        </w:numPr>
        <w:autoSpaceDE w:val="0"/>
        <w:autoSpaceDN w:val="0"/>
        <w:adjustRightInd w:val="0"/>
        <w:spacing w:before="0" w:after="0"/>
        <w:jc w:val="left"/>
        <w:rPr>
          <w:rFonts w:cs="Arial"/>
          <w:color w:val="000000"/>
          <w:sz w:val="20"/>
          <w:szCs w:val="20"/>
          <w:lang w:bidi="he-IL"/>
        </w:rPr>
      </w:pPr>
      <w:r w:rsidRPr="00CC4430">
        <w:rPr>
          <w:rFonts w:cs="Arial"/>
          <w:color w:val="000000"/>
          <w:sz w:val="20"/>
          <w:szCs w:val="20"/>
          <w:lang w:bidi="he-IL"/>
        </w:rPr>
        <w:t>Create and manage accounts and subscribers</w:t>
      </w:r>
    </w:p>
    <w:p w:rsidR="009802B4" w:rsidRDefault="009802B4" w:rsidP="009802B4">
      <w:pPr>
        <w:pStyle w:val="ListParagraph"/>
        <w:numPr>
          <w:ilvl w:val="0"/>
          <w:numId w:val="33"/>
        </w:numPr>
        <w:autoSpaceDE w:val="0"/>
        <w:autoSpaceDN w:val="0"/>
        <w:adjustRightInd w:val="0"/>
        <w:spacing w:before="0" w:after="0"/>
        <w:jc w:val="left"/>
        <w:rPr>
          <w:rFonts w:cs="Arial"/>
          <w:color w:val="000000"/>
          <w:sz w:val="20"/>
          <w:szCs w:val="20"/>
          <w:lang w:bidi="he-IL"/>
        </w:rPr>
      </w:pPr>
      <w:r w:rsidRPr="00CC4430">
        <w:rPr>
          <w:rFonts w:cs="Arial"/>
          <w:color w:val="000000"/>
          <w:sz w:val="20"/>
          <w:szCs w:val="20"/>
          <w:lang w:bidi="he-IL"/>
        </w:rPr>
        <w:t>Manage account offers</w:t>
      </w:r>
    </w:p>
    <w:p w:rsidR="009802B4" w:rsidRDefault="009802B4" w:rsidP="009802B4">
      <w:pPr>
        <w:pStyle w:val="ListParagraph"/>
        <w:numPr>
          <w:ilvl w:val="0"/>
          <w:numId w:val="33"/>
        </w:numPr>
        <w:autoSpaceDE w:val="0"/>
        <w:autoSpaceDN w:val="0"/>
        <w:adjustRightInd w:val="0"/>
        <w:spacing w:before="0" w:after="0"/>
        <w:jc w:val="left"/>
        <w:rPr>
          <w:rFonts w:cs="Arial"/>
          <w:color w:val="000000"/>
          <w:sz w:val="20"/>
          <w:szCs w:val="20"/>
          <w:lang w:bidi="he-IL"/>
        </w:rPr>
      </w:pPr>
      <w:r w:rsidRPr="00CC4430">
        <w:rPr>
          <w:rFonts w:cs="Arial"/>
          <w:color w:val="000000"/>
          <w:sz w:val="20"/>
          <w:szCs w:val="20"/>
          <w:lang w:bidi="he-IL"/>
        </w:rPr>
        <w:t>Manage subscriber bundles</w:t>
      </w:r>
    </w:p>
    <w:p w:rsidR="009802B4" w:rsidRDefault="009802B4" w:rsidP="009802B4">
      <w:pPr>
        <w:pStyle w:val="ListParagraph"/>
        <w:numPr>
          <w:ilvl w:val="0"/>
          <w:numId w:val="33"/>
        </w:numPr>
        <w:autoSpaceDE w:val="0"/>
        <w:autoSpaceDN w:val="0"/>
        <w:adjustRightInd w:val="0"/>
        <w:spacing w:before="0" w:after="0"/>
        <w:jc w:val="left"/>
        <w:rPr>
          <w:rFonts w:cs="Arial"/>
          <w:color w:val="000000"/>
          <w:sz w:val="20"/>
          <w:szCs w:val="20"/>
          <w:lang w:bidi="he-IL"/>
        </w:rPr>
      </w:pPr>
      <w:r w:rsidRPr="00CC4430">
        <w:rPr>
          <w:rFonts w:cs="Arial"/>
          <w:color w:val="000000"/>
          <w:sz w:val="20"/>
          <w:szCs w:val="20"/>
          <w:lang w:bidi="he-IL"/>
        </w:rPr>
        <w:t>Manage subscriber offers</w:t>
      </w:r>
    </w:p>
    <w:p w:rsidR="009802B4" w:rsidRDefault="009802B4" w:rsidP="009802B4">
      <w:pPr>
        <w:pStyle w:val="ListParagraph"/>
        <w:numPr>
          <w:ilvl w:val="0"/>
          <w:numId w:val="33"/>
        </w:numPr>
        <w:autoSpaceDE w:val="0"/>
        <w:autoSpaceDN w:val="0"/>
        <w:adjustRightInd w:val="0"/>
        <w:spacing w:before="0" w:after="0"/>
        <w:jc w:val="left"/>
        <w:rPr>
          <w:rFonts w:cs="Arial"/>
          <w:color w:val="000000"/>
          <w:sz w:val="20"/>
          <w:szCs w:val="20"/>
          <w:lang w:bidi="he-IL"/>
        </w:rPr>
      </w:pPr>
      <w:r w:rsidRPr="00CC4430">
        <w:rPr>
          <w:rFonts w:cs="Arial"/>
          <w:color w:val="000000"/>
          <w:sz w:val="20"/>
          <w:szCs w:val="20"/>
          <w:lang w:bidi="he-IL"/>
        </w:rPr>
        <w:t>Manage subscriber supplementary offers</w:t>
      </w:r>
    </w:p>
    <w:p w:rsidR="009802B4" w:rsidRDefault="009802B4" w:rsidP="009802B4">
      <w:pPr>
        <w:pStyle w:val="ListParagraph"/>
        <w:numPr>
          <w:ilvl w:val="0"/>
          <w:numId w:val="33"/>
        </w:numPr>
        <w:autoSpaceDE w:val="0"/>
        <w:autoSpaceDN w:val="0"/>
        <w:adjustRightInd w:val="0"/>
        <w:spacing w:before="0" w:after="0"/>
        <w:jc w:val="left"/>
        <w:rPr>
          <w:rFonts w:cs="Arial"/>
          <w:color w:val="000000"/>
          <w:sz w:val="20"/>
          <w:szCs w:val="20"/>
          <w:lang w:bidi="he-IL"/>
        </w:rPr>
      </w:pPr>
      <w:r w:rsidRPr="00CC4430">
        <w:rPr>
          <w:rFonts w:cs="Arial"/>
          <w:color w:val="000000"/>
          <w:sz w:val="20"/>
          <w:szCs w:val="20"/>
          <w:lang w:bidi="he-IL"/>
        </w:rPr>
        <w:t>Recharge the owning account balance</w:t>
      </w:r>
    </w:p>
    <w:p w:rsidR="009802B4" w:rsidRDefault="009802B4" w:rsidP="009802B4">
      <w:pPr>
        <w:pStyle w:val="ListParagraph"/>
        <w:numPr>
          <w:ilvl w:val="0"/>
          <w:numId w:val="33"/>
        </w:numPr>
        <w:autoSpaceDE w:val="0"/>
        <w:autoSpaceDN w:val="0"/>
        <w:adjustRightInd w:val="0"/>
        <w:spacing w:before="0" w:after="0"/>
        <w:jc w:val="left"/>
        <w:rPr>
          <w:rFonts w:cs="Arial"/>
          <w:color w:val="000000"/>
          <w:sz w:val="20"/>
          <w:szCs w:val="20"/>
          <w:lang w:bidi="he-IL"/>
        </w:rPr>
      </w:pPr>
      <w:r w:rsidRPr="00CC4430">
        <w:rPr>
          <w:rFonts w:cs="Arial"/>
          <w:color w:val="000000"/>
          <w:sz w:val="20"/>
          <w:szCs w:val="20"/>
          <w:lang w:bidi="he-IL"/>
        </w:rPr>
        <w:t>Recharge a subscriber balance</w:t>
      </w:r>
    </w:p>
    <w:p w:rsidR="009802B4" w:rsidRDefault="009802B4" w:rsidP="009802B4">
      <w:pPr>
        <w:pStyle w:val="ListParagraph"/>
        <w:numPr>
          <w:ilvl w:val="0"/>
          <w:numId w:val="33"/>
        </w:numPr>
        <w:autoSpaceDE w:val="0"/>
        <w:autoSpaceDN w:val="0"/>
        <w:adjustRightInd w:val="0"/>
        <w:spacing w:before="0" w:after="0"/>
        <w:jc w:val="left"/>
        <w:rPr>
          <w:rFonts w:cs="Arial"/>
          <w:color w:val="000000"/>
          <w:sz w:val="20"/>
          <w:szCs w:val="20"/>
          <w:lang w:bidi="he-IL"/>
        </w:rPr>
      </w:pPr>
      <w:r w:rsidRPr="00CC4430">
        <w:rPr>
          <w:rFonts w:cs="Arial"/>
          <w:color w:val="000000"/>
          <w:sz w:val="20"/>
          <w:szCs w:val="20"/>
          <w:lang w:bidi="he-IL"/>
        </w:rPr>
        <w:t>Provide support for shadow subscribers and limited liability redirection for</w:t>
      </w:r>
      <w:r w:rsidRPr="006E5586">
        <w:rPr>
          <w:rFonts w:cs="Arial"/>
          <w:color w:val="000000"/>
          <w:sz w:val="20"/>
          <w:szCs w:val="20"/>
          <w:lang w:bidi="he-IL"/>
        </w:rPr>
        <w:t xml:space="preserve"> </w:t>
      </w:r>
      <w:r w:rsidRPr="00CC4430">
        <w:rPr>
          <w:rFonts w:cs="Arial"/>
          <w:color w:val="000000"/>
          <w:sz w:val="20"/>
          <w:szCs w:val="20"/>
          <w:lang w:bidi="he-IL"/>
        </w:rPr>
        <w:t>subscribers</w:t>
      </w:r>
    </w:p>
    <w:p w:rsidR="009802B4" w:rsidRDefault="009802B4" w:rsidP="009802B4">
      <w:pPr>
        <w:pStyle w:val="ListParagraph"/>
        <w:numPr>
          <w:ilvl w:val="0"/>
          <w:numId w:val="33"/>
        </w:numPr>
        <w:autoSpaceDE w:val="0"/>
        <w:autoSpaceDN w:val="0"/>
        <w:adjustRightInd w:val="0"/>
        <w:spacing w:before="0" w:after="0"/>
        <w:jc w:val="left"/>
        <w:rPr>
          <w:rFonts w:cs="Arial"/>
          <w:color w:val="000000"/>
          <w:sz w:val="20"/>
          <w:szCs w:val="20"/>
          <w:lang w:bidi="he-IL"/>
        </w:rPr>
      </w:pPr>
      <w:r w:rsidRPr="00CC4430">
        <w:rPr>
          <w:rFonts w:cs="Arial"/>
          <w:color w:val="000000"/>
          <w:sz w:val="20"/>
          <w:szCs w:val="20"/>
          <w:lang w:bidi="he-IL"/>
        </w:rPr>
        <w:t>Manage subscriber balances including shadow balances</w:t>
      </w:r>
    </w:p>
    <w:p w:rsidR="009802B4" w:rsidRDefault="009802B4" w:rsidP="009802B4">
      <w:pPr>
        <w:pStyle w:val="ListParagraph"/>
        <w:numPr>
          <w:ilvl w:val="0"/>
          <w:numId w:val="33"/>
        </w:numPr>
        <w:autoSpaceDE w:val="0"/>
        <w:autoSpaceDN w:val="0"/>
        <w:adjustRightInd w:val="0"/>
        <w:spacing w:before="0" w:after="0"/>
        <w:jc w:val="left"/>
      </w:pPr>
      <w:r w:rsidRPr="00CC4430">
        <w:rPr>
          <w:rFonts w:cs="Arial"/>
          <w:color w:val="000000"/>
          <w:sz w:val="20"/>
          <w:szCs w:val="20"/>
          <w:lang w:bidi="he-IL"/>
        </w:rPr>
        <w:t>Manage account balances including target balances for subscriber shadow balances</w:t>
      </w:r>
    </w:p>
    <w:p w:rsidR="009802B4" w:rsidRPr="005E666B" w:rsidRDefault="009802B4" w:rsidP="005E666B">
      <w:pPr>
        <w:pStyle w:val="ListParagraph"/>
        <w:numPr>
          <w:ilvl w:val="0"/>
          <w:numId w:val="33"/>
        </w:numPr>
        <w:autoSpaceDE w:val="0"/>
        <w:autoSpaceDN w:val="0"/>
        <w:adjustRightInd w:val="0"/>
        <w:spacing w:before="0" w:after="0"/>
        <w:jc w:val="left"/>
        <w:rPr>
          <w:rFonts w:cs="Arial"/>
          <w:sz w:val="20"/>
          <w:szCs w:val="20"/>
        </w:rPr>
      </w:pPr>
      <w:r w:rsidRPr="005E666B">
        <w:rPr>
          <w:rFonts w:cs="Arial"/>
          <w:color w:val="000000"/>
          <w:sz w:val="20"/>
          <w:szCs w:val="20"/>
        </w:rPr>
        <w:lastRenderedPageBreak/>
        <w:t>Manage vouchers</w:t>
      </w:r>
    </w:p>
    <w:p w:rsidR="009802B4" w:rsidRDefault="009802B4" w:rsidP="005E666B">
      <w:pPr>
        <w:pStyle w:val="Heading2"/>
      </w:pPr>
      <w:bookmarkStart w:id="192" w:name="_Toc260133309"/>
      <w:bookmarkStart w:id="193" w:name="_Toc262604126"/>
      <w:bookmarkStart w:id="194" w:name="_Toc265165856"/>
      <w:bookmarkStart w:id="195" w:name="_Toc286642732"/>
      <w:bookmarkStart w:id="196" w:name="_Toc290967378"/>
      <w:bookmarkStart w:id="197" w:name="_Toc357415995"/>
      <w:r>
        <w:t>Integration Assumptions</w:t>
      </w:r>
      <w:bookmarkEnd w:id="192"/>
      <w:bookmarkEnd w:id="193"/>
      <w:bookmarkEnd w:id="194"/>
      <w:bookmarkEnd w:id="195"/>
      <w:bookmarkEnd w:id="196"/>
      <w:bookmarkEnd w:id="197"/>
    </w:p>
    <w:p w:rsidR="006D366B" w:rsidRPr="006D366B" w:rsidRDefault="006D366B" w:rsidP="006D366B">
      <w:pPr>
        <w:pStyle w:val="NumberedList"/>
      </w:pPr>
      <w:r>
        <w:t>In case, DWH extracts need to be distributed to multiple systems and in a different format, ELCOM/VNP will responsible for distribution and conversion of the data to the multiple sources that require DWH extract inputs</w:t>
      </w:r>
    </w:p>
    <w:p w:rsidR="006D366B" w:rsidRPr="006D366B" w:rsidRDefault="006D366B" w:rsidP="006D366B">
      <w:pPr>
        <w:pStyle w:val="NumberedList"/>
      </w:pPr>
      <w:r>
        <w:t>Customer will use DWH extracts as a source of information for their own Reporting Application. DWH extracts would be in a format supported by Comverse ONE and external applications should use it as is for further analysis, reporting or additional data transformation on their side</w:t>
      </w:r>
    </w:p>
    <w:p w:rsidR="00D35D67" w:rsidRDefault="009802B4" w:rsidP="004C4DEB">
      <w:pPr>
        <w:pStyle w:val="NumberedList"/>
      </w:pPr>
      <w:r>
        <w:t xml:space="preserve">A number of </w:t>
      </w:r>
      <w:r w:rsidR="000F5ACD">
        <w:t>VNP</w:t>
      </w:r>
      <w:r>
        <w:rPr>
          <w:color w:val="FF0000"/>
        </w:rPr>
        <w:t xml:space="preserve"> </w:t>
      </w:r>
      <w:r w:rsidRPr="00F65AB5">
        <w:t>applications</w:t>
      </w:r>
      <w:r>
        <w:t xml:space="preserve">, </w:t>
      </w:r>
      <w:r w:rsidR="005E666B">
        <w:t>such as top-up gateway</w:t>
      </w:r>
      <w:r w:rsidR="000F5ACD">
        <w:t>, provisioning gateway, self-care</w:t>
      </w:r>
      <w:r>
        <w:t>,</w:t>
      </w:r>
      <w:r w:rsidRPr="00F65AB5">
        <w:t xml:space="preserve"> </w:t>
      </w:r>
      <w:r>
        <w:t>will</w:t>
      </w:r>
      <w:r w:rsidRPr="00F65AB5">
        <w:t xml:space="preserve"> be</w:t>
      </w:r>
      <w:r>
        <w:t xml:space="preserve"> upgraded to be able to</w:t>
      </w:r>
      <w:r w:rsidRPr="00F65AB5">
        <w:t xml:space="preserve"> integrate with </w:t>
      </w:r>
      <w:r>
        <w:t xml:space="preserve">Comverse ONE </w:t>
      </w:r>
      <w:r w:rsidR="000F5ACD">
        <w:t xml:space="preserve">RT </w:t>
      </w:r>
      <w:r>
        <w:t>via the Comverse U-</w:t>
      </w:r>
      <w:r w:rsidRPr="00F65AB5">
        <w:t>API</w:t>
      </w:r>
      <w:r w:rsidR="004C4DEB">
        <w:t xml:space="preserve"> (SAPI)</w:t>
      </w:r>
      <w:r w:rsidRPr="00F65AB5">
        <w:t xml:space="preserve"> interface</w:t>
      </w:r>
      <w:r>
        <w:t>.</w:t>
      </w:r>
      <w:r w:rsidR="004C4DEB">
        <w:t xml:space="preserve"> The SAPI</w:t>
      </w:r>
      <w:r w:rsidR="004A7794">
        <w:t xml:space="preserve"> supports for Java and web-services. The Comverse ONE provides specific API library for electronic top-up. The Comverse consultant will recommend </w:t>
      </w:r>
      <w:r w:rsidR="000F5ACD">
        <w:t>VNP/</w:t>
      </w:r>
      <w:r w:rsidR="001B79B6">
        <w:t>ELCOM</w:t>
      </w:r>
      <w:r w:rsidR="004C4DEB">
        <w:t xml:space="preserve"> the proper API message.  Comverse includes SME support for SAPI limited to 6 man months.</w:t>
      </w:r>
    </w:p>
    <w:p w:rsidR="00633091" w:rsidRDefault="00633091" w:rsidP="00633091">
      <w:pPr>
        <w:pStyle w:val="NumberedList"/>
      </w:pPr>
      <w:r>
        <w:t xml:space="preserve">Comverse will integrate the Comverse ONE RT with the VNP core network as states in the solution diagram. The online integration points are OOTB which includes CAP2, CAP3, MAP-USSD, ISUP-IVR, Diameter PS, Diameter CI, SMPP, ECI and SAPI. The offline integration points are OOTB which includes File based exchange for rated CDR, </w:t>
      </w:r>
      <w:r w:rsidR="004C4DEB">
        <w:t>DWH extraction, offline CDRs. The system also include SNMP for NMC integration</w:t>
      </w:r>
    </w:p>
    <w:p w:rsidR="006D366B" w:rsidRPr="00312B00" w:rsidRDefault="006D366B" w:rsidP="006D366B">
      <w:pPr>
        <w:pStyle w:val="NumberedList"/>
        <w:spacing w:line="240" w:lineRule="atLeast"/>
        <w:rPr>
          <w:rFonts w:asciiTheme="minorBidi" w:hAnsiTheme="minorBidi" w:cstheme="minorBidi"/>
          <w:szCs w:val="20"/>
        </w:rPr>
      </w:pPr>
      <w:r w:rsidRPr="00AA29DB">
        <w:t xml:space="preserve">Integrations performed to Comverse ONE via Unified API will be performed using the product defined Unified API methods.  </w:t>
      </w:r>
      <w:del w:id="198" w:author="thaodh" w:date="2013-04-11T11:31:00Z">
        <w:r w:rsidRPr="00AA29DB" w:rsidDel="00345D03">
          <w:delText>No customizations to Unified API are included in the scope of the proposed solution.  If additional methods/ functionality are required from Unified API then this work will need to be scoped and quoted separately and be the subject of the agreed Change Control process</w:delText>
        </w:r>
      </w:del>
    </w:p>
    <w:p w:rsidR="006D366B" w:rsidDel="000B3B6E" w:rsidRDefault="006D366B" w:rsidP="006D366B">
      <w:pPr>
        <w:pStyle w:val="NumberedList"/>
        <w:spacing w:line="240" w:lineRule="atLeast"/>
        <w:rPr>
          <w:del w:id="199" w:author="thaodh" w:date="2013-05-23T16:58:00Z"/>
        </w:rPr>
      </w:pPr>
      <w:r>
        <w:t>Customer Care Client is provided out of the box.</w:t>
      </w:r>
      <w:ins w:id="200" w:author="thaodh" w:date="2013-05-23T16:58:00Z">
        <w:r w:rsidR="000B3B6E" w:rsidDel="000B3B6E">
          <w:t xml:space="preserve"> </w:t>
        </w:r>
      </w:ins>
      <w:del w:id="201" w:author="thaodh" w:date="2013-05-23T16:58:00Z">
        <w:r w:rsidDel="000B3B6E">
          <w:delText xml:space="preserve"> No GUI customizations will be allowed</w:delText>
        </w:r>
      </w:del>
    </w:p>
    <w:p w:rsidR="00000000" w:rsidRDefault="00D35D67">
      <w:pPr>
        <w:pStyle w:val="NumberedList"/>
        <w:spacing w:line="240" w:lineRule="atLeast"/>
        <w:rPr>
          <w:szCs w:val="32"/>
        </w:rPr>
        <w:pPrChange w:id="202" w:author="thaodh" w:date="2013-05-23T16:58:00Z">
          <w:pPr>
            <w:pStyle w:val="Heading2"/>
          </w:pPr>
        </w:pPrChange>
      </w:pPr>
      <w:bookmarkStart w:id="203" w:name="_Toc262604127"/>
      <w:bookmarkStart w:id="204" w:name="_Toc265165857"/>
      <w:bookmarkStart w:id="205" w:name="_Toc286642733"/>
      <w:bookmarkStart w:id="206" w:name="_Toc290967379"/>
      <w:r w:rsidRPr="00D35D67">
        <w:rPr>
          <w:szCs w:val="32"/>
        </w:rPr>
        <w:t>Project Technical Assumptions</w:t>
      </w:r>
      <w:bookmarkEnd w:id="203"/>
      <w:bookmarkEnd w:id="204"/>
      <w:bookmarkEnd w:id="205"/>
      <w:bookmarkEnd w:id="206"/>
    </w:p>
    <w:p w:rsidR="009802B4" w:rsidRPr="00595628" w:rsidRDefault="009802B4" w:rsidP="000F5ACD">
      <w:pPr>
        <w:pStyle w:val="NumberedList"/>
        <w:spacing w:line="240" w:lineRule="atLeast"/>
      </w:pPr>
      <w:r w:rsidRPr="00595628">
        <w:t>The Implementation</w:t>
      </w:r>
      <w:r w:rsidR="001C3298" w:rsidRPr="001C3298">
        <w:rPr>
          <w:szCs w:val="32"/>
        </w:rPr>
        <w:t xml:space="preserve"> Planning Analysis (IPA) outpu</w:t>
      </w:r>
      <w:r w:rsidRPr="00595628">
        <w:t>t will be technical specification documents, which must be closed, agreed and signed by all parties (</w:t>
      </w:r>
      <w:r w:rsidR="000F5ACD">
        <w:t xml:space="preserve">VNP, </w:t>
      </w:r>
      <w:r w:rsidR="001B79B6">
        <w:t>ELCOM</w:t>
      </w:r>
      <w:r>
        <w:rPr>
          <w:color w:val="FF0000"/>
        </w:rPr>
        <w:t xml:space="preserve"> </w:t>
      </w:r>
      <w:r>
        <w:t xml:space="preserve">and </w:t>
      </w:r>
      <w:r w:rsidRPr="00595628">
        <w:t>Comverse)</w:t>
      </w:r>
    </w:p>
    <w:p w:rsidR="009802B4" w:rsidRPr="00595628" w:rsidRDefault="000F5ACD" w:rsidP="005E666B">
      <w:pPr>
        <w:pStyle w:val="NumberedList"/>
        <w:spacing w:line="240" w:lineRule="atLeast"/>
      </w:pPr>
      <w:r>
        <w:t>VNP/</w:t>
      </w:r>
      <w:r w:rsidR="001B79B6">
        <w:t>ELCOM</w:t>
      </w:r>
      <w:r w:rsidR="009802B4">
        <w:rPr>
          <w:color w:val="FF0000"/>
        </w:rPr>
        <w:t xml:space="preserve"> </w:t>
      </w:r>
      <w:r w:rsidR="009802B4" w:rsidRPr="00595628">
        <w:t>will be responsible for reviewing and providing feedback, and approval (when appropriate), of the documents submitted by Comverse</w:t>
      </w:r>
    </w:p>
    <w:p w:rsidR="009802B4" w:rsidRPr="00595628" w:rsidRDefault="000F5ACD" w:rsidP="000F5ACD">
      <w:pPr>
        <w:pStyle w:val="NumberedList"/>
        <w:spacing w:line="240" w:lineRule="atLeast"/>
      </w:pPr>
      <w:r>
        <w:t>VNP/</w:t>
      </w:r>
      <w:r w:rsidR="001B79B6">
        <w:t>ELCOM</w:t>
      </w:r>
      <w:r w:rsidR="009802B4">
        <w:rPr>
          <w:color w:val="FF0000"/>
        </w:rPr>
        <w:t xml:space="preserve"> </w:t>
      </w:r>
      <w:r w:rsidR="009802B4" w:rsidRPr="00595628">
        <w:t>will assign a Project Manager with delegated authority to make decisions on behalf of</w:t>
      </w:r>
      <w:r w:rsidR="009802B4">
        <w:t xml:space="preserve"> </w:t>
      </w:r>
      <w:r>
        <w:t>VNP/</w:t>
      </w:r>
      <w:r w:rsidR="001B79B6">
        <w:t>ELCOM</w:t>
      </w:r>
      <w:r w:rsidR="009802B4" w:rsidRPr="00595628">
        <w:t xml:space="preserve">, for the project duration. </w:t>
      </w:r>
      <w:r w:rsidR="009802B4">
        <w:t>They</w:t>
      </w:r>
      <w:r w:rsidR="009802B4" w:rsidRPr="00595628">
        <w:t xml:space="preserve"> will be responsible for the project on </w:t>
      </w:r>
      <w:r>
        <w:t>VNP/</w:t>
      </w:r>
      <w:r w:rsidR="001B79B6">
        <w:t>ELCOM</w:t>
      </w:r>
      <w:r w:rsidR="009802B4">
        <w:rPr>
          <w:color w:val="FF0000"/>
        </w:rPr>
        <w:t xml:space="preserve"> </w:t>
      </w:r>
      <w:r w:rsidR="009802B4" w:rsidRPr="00595628">
        <w:t>side and be the main point of contact for Comverse Project Managers/Directors</w:t>
      </w:r>
    </w:p>
    <w:p w:rsidR="009802B4" w:rsidRPr="00595628" w:rsidRDefault="000F5ACD" w:rsidP="005E666B">
      <w:pPr>
        <w:pStyle w:val="NumberedList"/>
        <w:spacing w:line="240" w:lineRule="atLeast"/>
      </w:pPr>
      <w:r>
        <w:t>VNP/</w:t>
      </w:r>
      <w:r w:rsidR="001B79B6">
        <w:t>ELCOM</w:t>
      </w:r>
      <w:r w:rsidR="009802B4">
        <w:rPr>
          <w:color w:val="FF0000"/>
        </w:rPr>
        <w:t xml:space="preserve"> </w:t>
      </w:r>
      <w:r w:rsidR="009802B4" w:rsidRPr="00595628">
        <w:t>will provide a project office with the necessary infrastructure. The project office consists of facilities to accommodate the project team. This includes (but not is limited to):</w:t>
      </w:r>
    </w:p>
    <w:p w:rsidR="009802B4" w:rsidRPr="004714B1" w:rsidRDefault="009802B4" w:rsidP="009802B4">
      <w:pPr>
        <w:pStyle w:val="NumberedList"/>
        <w:numPr>
          <w:ilvl w:val="0"/>
          <w:numId w:val="31"/>
        </w:numPr>
        <w:spacing w:line="240" w:lineRule="atLeast"/>
      </w:pPr>
      <w:r w:rsidRPr="004714B1">
        <w:t>Facilities with proper access control and security</w:t>
      </w:r>
    </w:p>
    <w:p w:rsidR="009802B4" w:rsidRPr="004714B1" w:rsidRDefault="009802B4" w:rsidP="009802B4">
      <w:pPr>
        <w:pStyle w:val="NumberedList"/>
        <w:numPr>
          <w:ilvl w:val="0"/>
          <w:numId w:val="31"/>
        </w:numPr>
        <w:spacing w:line="240" w:lineRule="atLeast"/>
      </w:pPr>
      <w:r w:rsidRPr="004714B1">
        <w:t>Access to the development and testing environments</w:t>
      </w:r>
    </w:p>
    <w:p w:rsidR="009802B4" w:rsidRPr="004714B1" w:rsidRDefault="009802B4" w:rsidP="009802B4">
      <w:pPr>
        <w:pStyle w:val="NumberedList"/>
        <w:numPr>
          <w:ilvl w:val="0"/>
          <w:numId w:val="31"/>
        </w:numPr>
        <w:spacing w:line="240" w:lineRule="atLeast"/>
      </w:pPr>
      <w:r w:rsidRPr="004714B1">
        <w:t>Access to the production environment</w:t>
      </w:r>
    </w:p>
    <w:p w:rsidR="009802B4" w:rsidRPr="004714B1" w:rsidRDefault="009802B4" w:rsidP="009802B4">
      <w:pPr>
        <w:pStyle w:val="NumberedList"/>
        <w:numPr>
          <w:ilvl w:val="0"/>
          <w:numId w:val="31"/>
        </w:numPr>
        <w:spacing w:line="240" w:lineRule="atLeast"/>
      </w:pPr>
      <w:r w:rsidRPr="004714B1">
        <w:t xml:space="preserve">Communication and network facilities, to enable the team to work unrestricted by inadequate response times, including without limitation: Internet connection, </w:t>
      </w:r>
      <w:r w:rsidRPr="004714B1">
        <w:lastRenderedPageBreak/>
        <w:t>facsimile, telephone with international dialing facilities, power and printing, photocopier</w:t>
      </w:r>
    </w:p>
    <w:p w:rsidR="009802B4" w:rsidRPr="004714B1" w:rsidRDefault="009802B4" w:rsidP="009802B4">
      <w:pPr>
        <w:pStyle w:val="NumberedList"/>
        <w:numPr>
          <w:ilvl w:val="0"/>
          <w:numId w:val="31"/>
        </w:numPr>
        <w:spacing w:line="240" w:lineRule="atLeast"/>
      </w:pPr>
      <w:r w:rsidRPr="004714B1">
        <w:t>Other office logistics, such as paper, whiteboards, drinking water, air conditioning</w:t>
      </w:r>
    </w:p>
    <w:p w:rsidR="009802B4" w:rsidRPr="00595628" w:rsidRDefault="000F5ACD" w:rsidP="005E666B">
      <w:pPr>
        <w:pStyle w:val="NumberedList"/>
        <w:spacing w:line="240" w:lineRule="atLeast"/>
      </w:pPr>
      <w:r>
        <w:t>VNP/</w:t>
      </w:r>
      <w:r w:rsidR="001B79B6">
        <w:t>ELCOM</w:t>
      </w:r>
      <w:r w:rsidRPr="00595628">
        <w:t xml:space="preserve"> </w:t>
      </w:r>
      <w:r w:rsidR="009802B4" w:rsidRPr="00595628">
        <w:t xml:space="preserve">will be responsible for </w:t>
      </w:r>
      <w:r w:rsidR="005E666B">
        <w:t>co-ordinate</w:t>
      </w:r>
      <w:r w:rsidR="009802B4" w:rsidRPr="00595628">
        <w:t xml:space="preserve"> the interfaced network elements and providing test </w:t>
      </w:r>
      <w:r w:rsidR="005E666B">
        <w:t xml:space="preserve">environment </w:t>
      </w:r>
      <w:r w:rsidR="009802B4" w:rsidRPr="00595628">
        <w:t xml:space="preserve"> from these systems including in the tests phases of the project</w:t>
      </w:r>
    </w:p>
    <w:p w:rsidR="009802B4" w:rsidRDefault="000F5ACD" w:rsidP="009802B4">
      <w:pPr>
        <w:pStyle w:val="NumberedList"/>
        <w:spacing w:line="240" w:lineRule="atLeast"/>
      </w:pPr>
      <w:r>
        <w:t>VNP/</w:t>
      </w:r>
      <w:r w:rsidR="001B79B6">
        <w:t>ELCOM</w:t>
      </w:r>
      <w:r w:rsidRPr="00595628">
        <w:t xml:space="preserve"> </w:t>
      </w:r>
      <w:r w:rsidR="009802B4" w:rsidRPr="00595628">
        <w:t xml:space="preserve">will grant reading access to the production data (needed for testing purposes). </w:t>
      </w:r>
      <w:del w:id="207" w:author="thaodh" w:date="2013-05-27T10:32:00Z">
        <w:r w:rsidR="009802B4" w:rsidRPr="00595628" w:rsidDel="00E74C08">
          <w:delText>The reading access must not be delimited by production activities of the systems</w:delText>
        </w:r>
      </w:del>
    </w:p>
    <w:p w:rsidR="009802B4" w:rsidRDefault="009802B4" w:rsidP="000F5ACD">
      <w:pPr>
        <w:pStyle w:val="NumberedList"/>
        <w:spacing w:line="240" w:lineRule="atLeast"/>
      </w:pPr>
      <w:r>
        <w:t xml:space="preserve">Comverse will assume that </w:t>
      </w:r>
      <w:r w:rsidR="000F5ACD">
        <w:t>VNP/</w:t>
      </w:r>
      <w:r w:rsidR="001B79B6">
        <w:t>ELCOM</w:t>
      </w:r>
      <w:r w:rsidR="000F5ACD">
        <w:t xml:space="preserve"> </w:t>
      </w:r>
      <w:r>
        <w:t xml:space="preserve">project management team will act as overall coordination for the entire project, and take full responsibility for any third parties that are involved, i.e. </w:t>
      </w:r>
      <w:r w:rsidR="000F5ACD">
        <w:t>VNP/</w:t>
      </w:r>
      <w:r w:rsidR="001B79B6">
        <w:t>ELCOM</w:t>
      </w:r>
      <w:r w:rsidR="000F5ACD">
        <w:t xml:space="preserve"> </w:t>
      </w:r>
      <w:r>
        <w:t>manages at the program level, Comverse manages its own deliverables</w:t>
      </w:r>
    </w:p>
    <w:p w:rsidR="009802B4" w:rsidRDefault="009802B4" w:rsidP="009802B4">
      <w:pPr>
        <w:pStyle w:val="NumberedList"/>
        <w:spacing w:line="240" w:lineRule="atLeast"/>
      </w:pPr>
      <w:r>
        <w:t>Comverse assumes that a mutually agree project plan will be confirmed, with appropriate Role and Responsibility identified between all parties</w:t>
      </w:r>
    </w:p>
    <w:p w:rsidR="009802B4" w:rsidRDefault="009802B4" w:rsidP="000F5ACD">
      <w:pPr>
        <w:pStyle w:val="NumberedList"/>
      </w:pPr>
      <w:r>
        <w:t xml:space="preserve">End to End testing </w:t>
      </w:r>
      <w:r w:rsidR="005E666B">
        <w:t xml:space="preserve">(from network to Rating) </w:t>
      </w:r>
      <w:r>
        <w:t xml:space="preserve">is under </w:t>
      </w:r>
      <w:r w:rsidR="000F5ACD">
        <w:t>VNP/</w:t>
      </w:r>
      <w:r w:rsidR="001B79B6">
        <w:t>ELCOM</w:t>
      </w:r>
      <w:r w:rsidR="000F5ACD">
        <w:t xml:space="preserve"> </w:t>
      </w:r>
      <w:r>
        <w:t xml:space="preserve">responsibility. </w:t>
      </w:r>
      <w:r w:rsidRPr="002E0420">
        <w:t>Comverse responsible only unt</w:t>
      </w:r>
      <w:r>
        <w:t>il the delivery of system test. Integration test support from C</w:t>
      </w:r>
      <w:r w:rsidRPr="002E0420">
        <w:t>omverse is limited to the duration given in the project plan</w:t>
      </w:r>
      <w:r>
        <w:t>.</w:t>
      </w:r>
      <w:r w:rsidR="005E666B">
        <w:t xml:space="preserve"> Comverse will need to rely on </w:t>
      </w:r>
      <w:r w:rsidR="000F5ACD">
        <w:t>VNP/</w:t>
      </w:r>
      <w:r w:rsidR="001B79B6">
        <w:t>ELCOM</w:t>
      </w:r>
      <w:r w:rsidR="000F5ACD">
        <w:t xml:space="preserve"> </w:t>
      </w:r>
      <w:r w:rsidR="005E666B">
        <w:t>for cooperation with the network vendors.</w:t>
      </w:r>
    </w:p>
    <w:p w:rsidR="009802B4" w:rsidRDefault="009802B4" w:rsidP="009802B4">
      <w:pPr>
        <w:pStyle w:val="Heading2"/>
        <w:numPr>
          <w:ilvl w:val="0"/>
          <w:numId w:val="0"/>
        </w:numPr>
      </w:pPr>
      <w:bookmarkStart w:id="208" w:name="_Toc286642734"/>
      <w:bookmarkStart w:id="209" w:name="_Toc290967380"/>
      <w:bookmarkStart w:id="210" w:name="_Toc357415996"/>
      <w:r>
        <w:t>Migration Assumptions</w:t>
      </w:r>
      <w:bookmarkEnd w:id="208"/>
      <w:bookmarkEnd w:id="209"/>
      <w:bookmarkEnd w:id="210"/>
    </w:p>
    <w:p w:rsidR="000F5ACD" w:rsidRDefault="000F5ACD" w:rsidP="00B70B51">
      <w:pPr>
        <w:pStyle w:val="NumberedList"/>
      </w:pPr>
      <w:r>
        <w:t>There is migration of subscribers from existing postpaid system. There is no migration on transaction history</w:t>
      </w:r>
      <w:del w:id="211" w:author="thaodh" w:date="2013-05-27T11:05:00Z">
        <w:r w:rsidDel="00F1549F">
          <w:delText>,</w:delText>
        </w:r>
      </w:del>
      <w:del w:id="212" w:author="thaodh" w:date="2013-05-27T10:35:00Z">
        <w:r w:rsidDel="00E74C08">
          <w:delText xml:space="preserve"> product configuration, and voucher</w:delText>
        </w:r>
      </w:del>
      <w:r>
        <w:t xml:space="preserve">. Comverse will provide only migration support. Comverse will provide the recommendation on expect input migration format. Then </w:t>
      </w:r>
      <w:r w:rsidR="00B70B51">
        <w:t>ELCOM</w:t>
      </w:r>
      <w:r>
        <w:t xml:space="preserve">/VNP will need to prepare the data into Comverse expect format </w:t>
      </w:r>
      <w:proofErr w:type="spellStart"/>
      <w:r>
        <w:t>eg</w:t>
      </w:r>
      <w:proofErr w:type="spellEnd"/>
      <w:r>
        <w:t xml:space="preserve">: </w:t>
      </w:r>
      <w:proofErr w:type="spellStart"/>
      <w:r>
        <w:t>ccbatch</w:t>
      </w:r>
      <w:proofErr w:type="spellEnd"/>
      <w:r>
        <w:t>. Then Comverse will provide support on execute of this migrated data. Comverse does not handle data cleansing, or data crunching. The mobile postpaid configuration must be configured via the product catalog.</w:t>
      </w:r>
    </w:p>
    <w:p w:rsidR="009802B4" w:rsidRDefault="009802B4" w:rsidP="009802B4">
      <w:pPr>
        <w:pStyle w:val="NumberedList"/>
      </w:pPr>
      <w:r>
        <w:t xml:space="preserve">The solution that Comverse provides will have a centrally managed product catalog where offer information is defined and maintained.  The Comverse ONE Product Catalog will only manage offers for the Comverse ONE system; </w:t>
      </w:r>
      <w:commentRangeStart w:id="213"/>
      <w:del w:id="214" w:author="thaodh" w:date="2013-04-11T11:32:00Z">
        <w:r w:rsidDel="00954FFA">
          <w:delText>it is not integrated with an external CRM system.</w:delText>
        </w:r>
      </w:del>
      <w:commentRangeEnd w:id="213"/>
      <w:r w:rsidR="00954FFA">
        <w:rPr>
          <w:rStyle w:val="CommentReference"/>
          <w:lang w:bidi="ar-SA"/>
        </w:rPr>
        <w:commentReference w:id="213"/>
      </w:r>
    </w:p>
    <w:p w:rsidR="00B70B51" w:rsidRDefault="00B70B51" w:rsidP="000C5056">
      <w:pPr>
        <w:pStyle w:val="Heading2"/>
        <w:numPr>
          <w:ilvl w:val="0"/>
          <w:numId w:val="0"/>
        </w:numPr>
      </w:pPr>
      <w:bookmarkStart w:id="215" w:name="_Toc357415997"/>
      <w:r>
        <w:t>Project scope Assumptions</w:t>
      </w:r>
      <w:bookmarkEnd w:id="215"/>
    </w:p>
    <w:p w:rsidR="00B70B51" w:rsidRDefault="00B70B51" w:rsidP="00B70B51">
      <w:pPr>
        <w:pStyle w:val="BodyText"/>
      </w:pPr>
      <w:r>
        <w:t xml:space="preserve">Below are high level project scopes between Comverse and Elcom/VNP. </w:t>
      </w:r>
    </w:p>
    <w:p w:rsidR="00B70B51" w:rsidRDefault="00B70B51" w:rsidP="00B70B51">
      <w:pPr>
        <w:pStyle w:val="NumberedList"/>
      </w:pPr>
      <w:r>
        <w:t>Comverse Scope</w:t>
      </w:r>
    </w:p>
    <w:p w:rsidR="00B70B51" w:rsidRPr="00B70B51" w:rsidRDefault="00B70B51" w:rsidP="007A02F7">
      <w:pPr>
        <w:pStyle w:val="NumberedList"/>
        <w:numPr>
          <w:ilvl w:val="0"/>
          <w:numId w:val="31"/>
        </w:numPr>
        <w:spacing w:line="240" w:lineRule="atLeast"/>
      </w:pPr>
      <w:r w:rsidRPr="00B70B51">
        <w:t>Responsible to deliver C1-RT with integration to core network and C1-RT system readiness for Real Time rating/charging/promotion</w:t>
      </w:r>
    </w:p>
    <w:p w:rsidR="00B70B51" w:rsidRPr="00B70B51" w:rsidRDefault="00B70B51" w:rsidP="007A02F7">
      <w:pPr>
        <w:pStyle w:val="NumberedList"/>
        <w:numPr>
          <w:ilvl w:val="0"/>
          <w:numId w:val="31"/>
        </w:numPr>
        <w:spacing w:line="240" w:lineRule="atLeast"/>
      </w:pPr>
      <w:r w:rsidRPr="00B70B51">
        <w:t xml:space="preserve">OOTB Comverse ONE RT solution for VNP. The standard CAP2, </w:t>
      </w:r>
      <w:r>
        <w:t xml:space="preserve">CAP3, MAP-USSD, ISUP-IVR, ECI, </w:t>
      </w:r>
      <w:r w:rsidRPr="00B70B51">
        <w:t xml:space="preserve">Diameter CI, and Diameter </w:t>
      </w:r>
      <w:r>
        <w:t>PS are included in the project</w:t>
      </w:r>
    </w:p>
    <w:p w:rsidR="00714776" w:rsidRDefault="00B70B51" w:rsidP="007A02F7">
      <w:pPr>
        <w:pStyle w:val="NumberedList"/>
        <w:numPr>
          <w:ilvl w:val="0"/>
          <w:numId w:val="31"/>
        </w:numPr>
        <w:spacing w:line="240" w:lineRule="atLeast"/>
        <w:rPr>
          <w:ins w:id="216" w:author="thaodh" w:date="2013-05-07T15:45:00Z"/>
        </w:rPr>
      </w:pPr>
      <w:del w:id="217" w:author="thaodh" w:date="2013-04-16T10:53:00Z">
        <w:r w:rsidDel="00CD754F">
          <w:delText xml:space="preserve">Included </w:delText>
        </w:r>
      </w:del>
      <w:del w:id="218" w:author="thaodh" w:date="2013-04-11T11:34:00Z">
        <w:r w:rsidDel="00D80850">
          <w:delText>5</w:delText>
        </w:r>
      </w:del>
      <w:del w:id="219" w:author="thaodh" w:date="2013-04-16T10:49:00Z">
        <w:r w:rsidDel="00CD754F">
          <w:delText xml:space="preserve"> </w:delText>
        </w:r>
      </w:del>
      <w:ins w:id="220" w:author="thaodh" w:date="2013-05-29T09:45:00Z">
        <w:r w:rsidR="00937E67">
          <w:t>L</w:t>
        </w:r>
        <w:r w:rsidR="00C9268D">
          <w:t>ead</w:t>
        </w:r>
        <w:r w:rsidR="00937E67">
          <w:t xml:space="preserve"> and </w:t>
        </w:r>
      </w:ins>
      <w:ins w:id="221" w:author="thaodh" w:date="2013-05-30T10:08:00Z">
        <w:r w:rsidR="005C7918">
          <w:t xml:space="preserve">fully </w:t>
        </w:r>
      </w:ins>
      <w:ins w:id="222" w:author="thaodh" w:date="2013-05-29T09:45:00Z">
        <w:r w:rsidR="00937E67">
          <w:t>s</w:t>
        </w:r>
      </w:ins>
      <w:ins w:id="223" w:author="thaodh" w:date="2013-04-16T10:53:00Z">
        <w:r w:rsidR="00CD754F">
          <w:t xml:space="preserve">upport </w:t>
        </w:r>
      </w:ins>
      <w:del w:id="224" w:author="thaodh" w:date="2013-04-16T10:53:00Z">
        <w:r w:rsidDel="00CD754F">
          <w:delText xml:space="preserve">offers </w:delText>
        </w:r>
        <w:r w:rsidRPr="00B70B51" w:rsidDel="00CD754F">
          <w:delText xml:space="preserve">for </w:delText>
        </w:r>
      </w:del>
      <w:r w:rsidRPr="00B70B51">
        <w:t>PCAT configuration &amp; testing</w:t>
      </w:r>
      <w:ins w:id="225" w:author="thaodh" w:date="2013-04-16T10:53:00Z">
        <w:r w:rsidR="00CD754F">
          <w:t xml:space="preserve"> for </w:t>
        </w:r>
      </w:ins>
      <w:ins w:id="226" w:author="thaodh" w:date="2013-05-23T16:59:00Z">
        <w:r w:rsidR="00305F5A">
          <w:t xml:space="preserve">ATP and </w:t>
        </w:r>
      </w:ins>
      <w:ins w:id="227" w:author="thaodh" w:date="2013-04-16T10:53:00Z">
        <w:r w:rsidR="00CD754F">
          <w:t>migration</w:t>
        </w:r>
      </w:ins>
      <w:r w:rsidRPr="00B70B51">
        <w:t xml:space="preserve">. </w:t>
      </w:r>
      <w:del w:id="228" w:author="thaodh" w:date="2013-04-11T11:34:00Z">
        <w:r w:rsidRPr="00B70B51" w:rsidDel="00D80850">
          <w:delText>Additional offer creation has to be done by GPC/Elcom.</w:delText>
        </w:r>
      </w:del>
      <w:ins w:id="229" w:author="thaodh" w:date="2013-04-16T10:57:00Z">
        <w:r w:rsidR="002D39A0">
          <w:t xml:space="preserve">. </w:t>
        </w:r>
      </w:ins>
    </w:p>
    <w:p w:rsidR="00B70B51" w:rsidRPr="00B70B51" w:rsidRDefault="00AE4E44" w:rsidP="007A02F7">
      <w:pPr>
        <w:pStyle w:val="NumberedList"/>
        <w:numPr>
          <w:ilvl w:val="0"/>
          <w:numId w:val="31"/>
        </w:numPr>
        <w:spacing w:line="240" w:lineRule="atLeast"/>
      </w:pPr>
      <w:ins w:id="230" w:author="thaodh" w:date="2013-04-16T11:06:00Z">
        <w:r>
          <w:t xml:space="preserve">External BSS </w:t>
        </w:r>
      </w:ins>
      <w:ins w:id="231" w:author="thaodh" w:date="2013-05-07T16:31:00Z">
        <w:r w:rsidR="002E02AC">
          <w:t xml:space="preserve">from Elcom/VNP </w:t>
        </w:r>
      </w:ins>
      <w:ins w:id="232" w:author="thaodh" w:date="2013-04-16T11:06:00Z">
        <w:r>
          <w:t xml:space="preserve">will </w:t>
        </w:r>
      </w:ins>
      <w:ins w:id="233" w:author="thaodh" w:date="2013-05-07T15:49:00Z">
        <w:r w:rsidR="008A324B">
          <w:t xml:space="preserve">also </w:t>
        </w:r>
      </w:ins>
      <w:ins w:id="234" w:author="thaodh" w:date="2013-04-16T11:07:00Z">
        <w:r w:rsidR="002D39A0">
          <w:t>integrate</w:t>
        </w:r>
      </w:ins>
      <w:ins w:id="235" w:author="thaodh" w:date="2013-04-16T11:06:00Z">
        <w:r w:rsidR="002D39A0">
          <w:t xml:space="preserve"> </w:t>
        </w:r>
      </w:ins>
      <w:ins w:id="236" w:author="thaodh" w:date="2013-04-16T11:07:00Z">
        <w:r w:rsidR="002D39A0">
          <w:t>with</w:t>
        </w:r>
      </w:ins>
      <w:ins w:id="237" w:author="thaodh" w:date="2013-04-16T11:06:00Z">
        <w:r w:rsidR="002D39A0">
          <w:t xml:space="preserve"> </w:t>
        </w:r>
      </w:ins>
      <w:ins w:id="238" w:author="thaodh" w:date="2013-04-16T11:07:00Z">
        <w:r w:rsidR="002D39A0">
          <w:t xml:space="preserve">C1RT </w:t>
        </w:r>
      </w:ins>
      <w:ins w:id="239" w:author="thaodh" w:date="2013-04-22T23:40:00Z">
        <w:r>
          <w:t xml:space="preserve">via API </w:t>
        </w:r>
      </w:ins>
      <w:ins w:id="240" w:author="thaodh" w:date="2013-05-07T16:21:00Z">
        <w:r w:rsidR="00047B7C">
          <w:t>as well as collect rated CDR for adjust</w:t>
        </w:r>
      </w:ins>
      <w:ins w:id="241" w:author="thaodh" w:date="2013-05-07T16:23:00Z">
        <w:r w:rsidR="00047B7C">
          <w:t xml:space="preserve">ing, </w:t>
        </w:r>
        <w:r w:rsidR="00A476E0">
          <w:t>billing</w:t>
        </w:r>
      </w:ins>
      <w:ins w:id="242" w:author="thaodh" w:date="2013-05-07T16:30:00Z">
        <w:r w:rsidR="00A476E0">
          <w:t>,</w:t>
        </w:r>
      </w:ins>
      <w:ins w:id="243" w:author="thaodh" w:date="2013-05-07T16:23:00Z">
        <w:r w:rsidR="00047B7C">
          <w:t xml:space="preserve"> invoicing</w:t>
        </w:r>
      </w:ins>
      <w:ins w:id="244" w:author="thaodh" w:date="2013-05-07T16:27:00Z">
        <w:r w:rsidR="00047B7C">
          <w:t xml:space="preserve"> etc. </w:t>
        </w:r>
      </w:ins>
      <w:ins w:id="245" w:author="thaodh" w:date="2013-04-16T11:07:00Z">
        <w:r w:rsidR="00E263FE">
          <w:t>Comverse expert</w:t>
        </w:r>
      </w:ins>
      <w:ins w:id="246" w:author="thaodh" w:date="2013-04-16T11:16:00Z">
        <w:r w:rsidR="001B4C84">
          <w:t xml:space="preserve">s </w:t>
        </w:r>
      </w:ins>
      <w:ins w:id="247" w:author="thaodh" w:date="2013-04-16T11:17:00Z">
        <w:r w:rsidR="002D76C4">
          <w:t>support</w:t>
        </w:r>
      </w:ins>
      <w:ins w:id="248" w:author="thaodh" w:date="2013-04-16T11:16:00Z">
        <w:r w:rsidR="001B4C84">
          <w:t xml:space="preserve"> </w:t>
        </w:r>
      </w:ins>
      <w:ins w:id="249" w:author="thaodh" w:date="2013-04-16T11:09:00Z">
        <w:r w:rsidR="002D39A0">
          <w:t xml:space="preserve">Elcom/VNP </w:t>
        </w:r>
        <w:r w:rsidR="002D39A0">
          <w:lastRenderedPageBreak/>
          <w:t xml:space="preserve">on </w:t>
        </w:r>
      </w:ins>
      <w:ins w:id="250" w:author="thaodh" w:date="2013-04-16T11:10:00Z">
        <w:r w:rsidR="00E263FE">
          <w:t>th</w:t>
        </w:r>
      </w:ins>
      <w:ins w:id="251" w:author="thaodh" w:date="2013-04-16T11:13:00Z">
        <w:r w:rsidR="00E263FE">
          <w:t>e logic of</w:t>
        </w:r>
      </w:ins>
      <w:ins w:id="252" w:author="thaodh" w:date="2013-04-16T11:10:00Z">
        <w:r w:rsidR="00E263FE">
          <w:t xml:space="preserve"> integration</w:t>
        </w:r>
      </w:ins>
      <w:ins w:id="253" w:author="thaodh" w:date="2013-04-22T23:41:00Z">
        <w:r>
          <w:t xml:space="preserve"> between external BSS and </w:t>
        </w:r>
      </w:ins>
      <w:ins w:id="254" w:author="thaodh" w:date="2013-04-22T23:42:00Z">
        <w:r>
          <w:t>C1RT</w:t>
        </w:r>
      </w:ins>
      <w:ins w:id="255" w:author="thaodh" w:date="2013-05-07T16:27:00Z">
        <w:r w:rsidR="00047B7C">
          <w:t xml:space="preserve">, </w:t>
        </w:r>
      </w:ins>
      <w:ins w:id="256" w:author="thaodh" w:date="2013-05-07T15:51:00Z">
        <w:r w:rsidR="008A324B">
          <w:t xml:space="preserve">the logic of </w:t>
        </w:r>
      </w:ins>
      <w:ins w:id="257" w:author="thaodh" w:date="2013-05-07T16:27:00Z">
        <w:r w:rsidR="00047B7C">
          <w:t xml:space="preserve">adjustment </w:t>
        </w:r>
      </w:ins>
      <w:ins w:id="258" w:author="thaodh" w:date="2013-05-07T16:32:00Z">
        <w:r w:rsidR="002E02AC">
          <w:t>to meet requirement</w:t>
        </w:r>
      </w:ins>
      <w:ins w:id="259" w:author="thaodh" w:date="2013-05-07T16:33:00Z">
        <w:r w:rsidR="006F6098">
          <w:t>s</w:t>
        </w:r>
      </w:ins>
      <w:ins w:id="260" w:author="thaodh" w:date="2013-05-07T16:32:00Z">
        <w:r w:rsidR="002E02AC">
          <w:t xml:space="preserve"> of Elcom/VNP</w:t>
        </w:r>
      </w:ins>
    </w:p>
    <w:p w:rsidR="00B70B51" w:rsidRPr="00B70B51" w:rsidRDefault="007A02F7" w:rsidP="007A02F7">
      <w:pPr>
        <w:pStyle w:val="NumberedList"/>
        <w:numPr>
          <w:ilvl w:val="0"/>
          <w:numId w:val="31"/>
        </w:numPr>
        <w:spacing w:line="240" w:lineRule="atLeast"/>
      </w:pPr>
      <w:r>
        <w:t xml:space="preserve">Provide SAPI and </w:t>
      </w:r>
      <w:r w:rsidR="00B70B51" w:rsidRPr="00B70B51">
        <w:t xml:space="preserve">SME support for SAPI is limited to 6 Man months and additional has to be on T&amp;M </w:t>
      </w:r>
    </w:p>
    <w:p w:rsidR="00B70B51" w:rsidRPr="00B70B51" w:rsidRDefault="00B70B51" w:rsidP="007A02F7">
      <w:pPr>
        <w:pStyle w:val="NumberedList"/>
        <w:numPr>
          <w:ilvl w:val="0"/>
          <w:numId w:val="31"/>
        </w:numPr>
        <w:spacing w:line="240" w:lineRule="atLeast"/>
      </w:pPr>
      <w:r w:rsidRPr="00B70B51">
        <w:t>Ported VNP’s RTBS customized features to C1-RT</w:t>
      </w:r>
    </w:p>
    <w:p w:rsidR="00B70B51" w:rsidRPr="00B70B51" w:rsidRDefault="00B70B51" w:rsidP="007A02F7">
      <w:pPr>
        <w:pStyle w:val="NumberedList"/>
        <w:numPr>
          <w:ilvl w:val="0"/>
          <w:numId w:val="31"/>
        </w:numPr>
        <w:spacing w:line="240" w:lineRule="atLeast"/>
      </w:pPr>
      <w:r w:rsidRPr="00B70B51">
        <w:t>CCC will be provided as backup tool for customer care</w:t>
      </w:r>
    </w:p>
    <w:p w:rsidR="00B70B51" w:rsidDel="00502C12" w:rsidRDefault="00B70B51" w:rsidP="007A02F7">
      <w:pPr>
        <w:pStyle w:val="NumberedList"/>
        <w:numPr>
          <w:ilvl w:val="0"/>
          <w:numId w:val="31"/>
        </w:numPr>
        <w:spacing w:line="240" w:lineRule="atLeast"/>
        <w:rPr>
          <w:del w:id="261" w:author="thaodh" w:date="2013-04-11T14:24:00Z"/>
        </w:rPr>
      </w:pPr>
      <w:del w:id="262" w:author="thaodh" w:date="2013-04-11T11:36:00Z">
        <w:r w:rsidRPr="00B70B51" w:rsidDel="009272BE">
          <w:delText xml:space="preserve">No postpaid/prepaid product configuration synchronize between C1-RT and GPC’s BSS </w:delText>
        </w:r>
      </w:del>
    </w:p>
    <w:p w:rsidR="00B70B51" w:rsidRDefault="007A02F7" w:rsidP="00B70B51">
      <w:pPr>
        <w:pStyle w:val="NumberedList"/>
      </w:pPr>
      <w:r>
        <w:t>Non Comverse Scope</w:t>
      </w:r>
    </w:p>
    <w:p w:rsidR="00EC72F2" w:rsidRPr="007A02F7" w:rsidRDefault="00754C45" w:rsidP="007A02F7">
      <w:pPr>
        <w:pStyle w:val="NumberedList"/>
        <w:numPr>
          <w:ilvl w:val="0"/>
          <w:numId w:val="31"/>
        </w:numPr>
        <w:spacing w:line="240" w:lineRule="atLeast"/>
      </w:pPr>
      <w:r w:rsidRPr="007A02F7">
        <w:t xml:space="preserve">The end-to-end integration of C1-RT with GPC’s BSS will be </w:t>
      </w:r>
      <w:proofErr w:type="spellStart"/>
      <w:r w:rsidRPr="007A02F7">
        <w:t>Elcom’s</w:t>
      </w:r>
      <w:proofErr w:type="spellEnd"/>
      <w:r w:rsidRPr="007A02F7">
        <w:t xml:space="preserve"> responsibility</w:t>
      </w:r>
    </w:p>
    <w:p w:rsidR="00EC72F2" w:rsidRPr="007A02F7" w:rsidRDefault="00754C45" w:rsidP="007A02F7">
      <w:pPr>
        <w:pStyle w:val="NumberedList"/>
        <w:numPr>
          <w:ilvl w:val="0"/>
          <w:numId w:val="31"/>
        </w:numPr>
        <w:spacing w:line="240" w:lineRule="atLeast"/>
      </w:pPr>
      <w:r w:rsidRPr="007A02F7">
        <w:t>Elcom will responsible to process the rated CDR of C1-RT and update to existing BSS</w:t>
      </w:r>
    </w:p>
    <w:p w:rsidR="00EC72F2" w:rsidRPr="007A02F7" w:rsidRDefault="00754C45" w:rsidP="007A02F7">
      <w:pPr>
        <w:pStyle w:val="NumberedList"/>
        <w:numPr>
          <w:ilvl w:val="0"/>
          <w:numId w:val="31"/>
        </w:numPr>
        <w:spacing w:line="240" w:lineRule="atLeast"/>
      </w:pPr>
      <w:r w:rsidRPr="007A02F7">
        <w:t>Elcom will responsible to process the DWH extraction of C1-RT and update to existing BSS</w:t>
      </w:r>
    </w:p>
    <w:p w:rsidR="00EC72F2" w:rsidRPr="007A02F7" w:rsidRDefault="00754C45" w:rsidP="007A02F7">
      <w:pPr>
        <w:pStyle w:val="NumberedList"/>
        <w:numPr>
          <w:ilvl w:val="0"/>
          <w:numId w:val="31"/>
        </w:numPr>
        <w:spacing w:line="240" w:lineRule="atLeast"/>
      </w:pPr>
      <w:r w:rsidRPr="007A02F7">
        <w:t>Postpaid subscriber profile migration data extraction &amp; cleansing will be done by ELCOM and data will be provided in Comverse format (</w:t>
      </w:r>
      <w:proofErr w:type="spellStart"/>
      <w:r w:rsidRPr="007A02F7">
        <w:t>CCbatch</w:t>
      </w:r>
      <w:proofErr w:type="spellEnd"/>
      <w:r w:rsidRPr="007A02F7">
        <w:t xml:space="preserve">). Comverse responsible for execute </w:t>
      </w:r>
      <w:proofErr w:type="spellStart"/>
      <w:r w:rsidRPr="007A02F7">
        <w:t>C</w:t>
      </w:r>
      <w:r w:rsidR="007A02F7">
        <w:t>Cbatch</w:t>
      </w:r>
      <w:proofErr w:type="spellEnd"/>
      <w:r w:rsidR="007A02F7">
        <w:t>. The transaction histories</w:t>
      </w:r>
      <w:r w:rsidRPr="007A02F7">
        <w:t xml:space="preserve"> are not included in scope of migration. </w:t>
      </w:r>
    </w:p>
    <w:p w:rsidR="00EC72F2" w:rsidRPr="007A02F7" w:rsidRDefault="00754C45" w:rsidP="007A02F7">
      <w:pPr>
        <w:pStyle w:val="NumberedList"/>
        <w:numPr>
          <w:ilvl w:val="0"/>
          <w:numId w:val="31"/>
        </w:numPr>
        <w:spacing w:line="240" w:lineRule="atLeast"/>
      </w:pPr>
      <w:r w:rsidRPr="007A02F7">
        <w:t>Elcom will responsible for integration to existing Comverse RTBS voucher server via the recharge proxy</w:t>
      </w:r>
    </w:p>
    <w:p w:rsidR="00B70B51" w:rsidRPr="00B70B51" w:rsidDel="00C25849" w:rsidRDefault="00754C45" w:rsidP="00F4065A">
      <w:pPr>
        <w:pStyle w:val="NumberedList"/>
        <w:numPr>
          <w:ilvl w:val="0"/>
          <w:numId w:val="31"/>
        </w:numPr>
        <w:spacing w:line="240" w:lineRule="atLeast"/>
        <w:rPr>
          <w:del w:id="263" w:author="thaodh" w:date="2013-04-11T14:26:00Z"/>
        </w:rPr>
      </w:pPr>
      <w:del w:id="264" w:author="thaodh" w:date="2013-04-11T14:26:00Z">
        <w:r w:rsidRPr="007A02F7" w:rsidDel="00C25849">
          <w:delText xml:space="preserve">If prepaid pre-provisioning or prepaid migration is needed then it will be under Elcom scope to prepare data into C1-RT CCbatch format.  Execution of CCbatch will also under GPC responsibility </w:delText>
        </w:r>
      </w:del>
    </w:p>
    <w:p w:rsidR="000C5056" w:rsidRDefault="000C5056" w:rsidP="000C5056">
      <w:pPr>
        <w:pStyle w:val="Heading2"/>
        <w:numPr>
          <w:ilvl w:val="0"/>
          <w:numId w:val="0"/>
        </w:numPr>
      </w:pPr>
      <w:bookmarkStart w:id="265" w:name="_Toc357415998"/>
      <w:r>
        <w:t>End-to-End scenario Assumptions</w:t>
      </w:r>
      <w:bookmarkEnd w:id="265"/>
    </w:p>
    <w:p w:rsidR="000C5056" w:rsidRDefault="000C5056" w:rsidP="000C5056">
      <w:pPr>
        <w:pStyle w:val="NumberedList"/>
      </w:pPr>
      <w:r>
        <w:t>There are several end-to-end scenarios related to mobile postpaid. These scenarios will need to highlight clearly in order for VNP/</w:t>
      </w:r>
      <w:r w:rsidR="001B79B6">
        <w:t>ELCOM</w:t>
      </w:r>
      <w:r>
        <w:t xml:space="preserve"> to understand the </w:t>
      </w:r>
      <w:r w:rsidR="00190F7D">
        <w:t>work impact on the existing BSS which is VNP’s in house development.</w:t>
      </w:r>
      <w:r>
        <w:t xml:space="preserve"> They are shown below</w:t>
      </w:r>
    </w:p>
    <w:p w:rsidR="000C5056" w:rsidRDefault="000C5056" w:rsidP="000C5056">
      <w:pPr>
        <w:pStyle w:val="NumberedList"/>
        <w:numPr>
          <w:ilvl w:val="1"/>
          <w:numId w:val="8"/>
        </w:numPr>
      </w:pPr>
      <w:r>
        <w:t>New plan creation</w:t>
      </w:r>
    </w:p>
    <w:p w:rsidR="00190F7D" w:rsidRDefault="00190F7D" w:rsidP="00190F7D">
      <w:pPr>
        <w:pStyle w:val="NumberedList"/>
        <w:numPr>
          <w:ilvl w:val="0"/>
          <w:numId w:val="0"/>
        </w:numPr>
        <w:ind w:left="1440"/>
      </w:pPr>
      <w:del w:id="266" w:author="thaodh" w:date="2013-04-11T14:28:00Z">
        <w:r w:rsidDel="00AC50B4">
          <w:delText xml:space="preserve">There is no product configuration synchronization between VNP BSS and Comverse ONE RT. </w:delText>
        </w:r>
      </w:del>
      <w:r>
        <w:t>ELCOM/VNP will need to create the mobile postpaid product configuration in Comverse ONE RT’s product catalog. Comverse will provide product catalog configuration tool. The product configuration in the product catalog will contains several step as below</w:t>
      </w:r>
    </w:p>
    <w:p w:rsidR="00190F7D" w:rsidRDefault="00190F7D" w:rsidP="00190F7D">
      <w:pPr>
        <w:pStyle w:val="NumberedList"/>
        <w:numPr>
          <w:ilvl w:val="0"/>
          <w:numId w:val="0"/>
        </w:numPr>
        <w:ind w:left="1440"/>
      </w:pPr>
      <w:r w:rsidRPr="00190F7D">
        <w:rPr>
          <w:noProof/>
          <w:lang w:bidi="ar-SA"/>
        </w:rPr>
        <w:lastRenderedPageBreak/>
        <w:drawing>
          <wp:inline distT="0" distB="0" distL="0" distR="0">
            <wp:extent cx="4455042" cy="2711303"/>
            <wp:effectExtent l="19050" t="0" r="2658" b="0"/>
            <wp:docPr id="2" name="Picture 1" descr="PCAT flow.jpg"/>
            <wp:cNvGraphicFramePr/>
            <a:graphic xmlns:a="http://schemas.openxmlformats.org/drawingml/2006/main">
              <a:graphicData uri="http://schemas.openxmlformats.org/drawingml/2006/picture">
                <pic:pic xmlns:pic="http://schemas.openxmlformats.org/drawingml/2006/picture">
                  <pic:nvPicPr>
                    <pic:cNvPr id="106499" name="Picture 4" descr="PCAT flow.jpg"/>
                    <pic:cNvPicPr>
                      <a:picLocks noChangeAspect="1"/>
                    </pic:cNvPicPr>
                  </pic:nvPicPr>
                  <pic:blipFill>
                    <a:blip r:embed="rId25" cstate="print"/>
                    <a:srcRect/>
                    <a:stretch>
                      <a:fillRect/>
                    </a:stretch>
                  </pic:blipFill>
                  <pic:spPr bwMode="auto">
                    <a:xfrm>
                      <a:off x="0" y="0"/>
                      <a:ext cx="4453382" cy="2710293"/>
                    </a:xfrm>
                    <a:prstGeom prst="rect">
                      <a:avLst/>
                    </a:prstGeom>
                    <a:noFill/>
                    <a:ln w="9525">
                      <a:noFill/>
                      <a:miter lim="800000"/>
                      <a:headEnd/>
                      <a:tailEnd/>
                    </a:ln>
                  </pic:spPr>
                </pic:pic>
              </a:graphicData>
            </a:graphic>
          </wp:inline>
        </w:drawing>
      </w:r>
    </w:p>
    <w:p w:rsidR="009A010D" w:rsidRDefault="00190F7D" w:rsidP="009A010D">
      <w:pPr>
        <w:pStyle w:val="NumberedList"/>
        <w:numPr>
          <w:ilvl w:val="0"/>
          <w:numId w:val="0"/>
        </w:numPr>
        <w:ind w:left="1440"/>
      </w:pPr>
      <w:r>
        <w:t xml:space="preserve">Above are basic configuration works which will be needed as part of mobile postpaid offer configuration. </w:t>
      </w:r>
      <w:r w:rsidR="009A010D">
        <w:t>The proposed Comverse ONE RT system will provide rated XDR for all transactions of all mobile postpaid subscribers which are rated and charged in real time. Then VNP BSS may no longer need to have detail product configuration configure in the VNP BSS for mobile postpaid environment. Or it can be reduce to the basic configuration only. This is subject to Elcom/VNP consideration and validation on VNP BSS environment.</w:t>
      </w:r>
    </w:p>
    <w:p w:rsidR="00D533C5" w:rsidRDefault="00D533C5" w:rsidP="009A010D">
      <w:pPr>
        <w:pStyle w:val="NumberedList"/>
        <w:numPr>
          <w:ilvl w:val="0"/>
          <w:numId w:val="0"/>
        </w:numPr>
        <w:ind w:left="1440"/>
      </w:pPr>
      <w:r>
        <w:t>The product configuration will need to be configured on both platforms. On Comverse’s PCAT side it will be mainly for real time rating/charging/promotion. For VNP configuration, it will be used mainly for specific task such as time based promotion. The following diagram shows the logical view of new plan configuration.</w:t>
      </w:r>
    </w:p>
    <w:p w:rsidR="00D533C5" w:rsidRDefault="00D533C5" w:rsidP="009A010D">
      <w:pPr>
        <w:pStyle w:val="NumberedList"/>
        <w:numPr>
          <w:ilvl w:val="0"/>
          <w:numId w:val="0"/>
        </w:numPr>
        <w:ind w:left="1440"/>
      </w:pPr>
      <w:r>
        <w:rPr>
          <w:noProof/>
          <w:lang w:bidi="ar-SA"/>
        </w:rPr>
        <w:drawing>
          <wp:inline distT="0" distB="0" distL="0" distR="0">
            <wp:extent cx="5082088" cy="1943100"/>
            <wp:effectExtent l="19050" t="0" r="4262"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087437" cy="1945145"/>
                    </a:xfrm>
                    <a:prstGeom prst="rect">
                      <a:avLst/>
                    </a:prstGeom>
                    <a:noFill/>
                    <a:ln w="9525">
                      <a:noFill/>
                      <a:miter lim="800000"/>
                      <a:headEnd/>
                      <a:tailEnd/>
                    </a:ln>
                  </pic:spPr>
                </pic:pic>
              </a:graphicData>
            </a:graphic>
          </wp:inline>
        </w:drawing>
      </w:r>
    </w:p>
    <w:p w:rsidR="00190F7D" w:rsidRDefault="00190F7D" w:rsidP="00190F7D">
      <w:pPr>
        <w:pStyle w:val="NumberedList"/>
        <w:numPr>
          <w:ilvl w:val="0"/>
          <w:numId w:val="0"/>
        </w:numPr>
        <w:ind w:left="1440"/>
      </w:pPr>
    </w:p>
    <w:p w:rsidR="000C5056" w:rsidRDefault="000C5056" w:rsidP="000C5056">
      <w:pPr>
        <w:pStyle w:val="NumberedList"/>
        <w:numPr>
          <w:ilvl w:val="1"/>
          <w:numId w:val="8"/>
        </w:numPr>
      </w:pPr>
      <w:r>
        <w:t>New subscriber creation</w:t>
      </w:r>
    </w:p>
    <w:p w:rsidR="009A010D" w:rsidRDefault="009A010D" w:rsidP="00627C44">
      <w:pPr>
        <w:pStyle w:val="NumberedList"/>
        <w:numPr>
          <w:ilvl w:val="0"/>
          <w:numId w:val="0"/>
        </w:numPr>
        <w:ind w:left="1440"/>
      </w:pPr>
      <w:del w:id="267" w:author="thaodh" w:date="2013-05-27T10:47:00Z">
        <w:r w:rsidDel="00CA3BE1">
          <w:delText xml:space="preserve">There is no </w:delText>
        </w:r>
        <w:r w:rsidR="00321BB9" w:rsidDel="00CA3BE1">
          <w:delText xml:space="preserve">subscriber record </w:delText>
        </w:r>
        <w:r w:rsidDel="00CA3BE1">
          <w:delText>synchronization between VNP BSS and Comverse ONE RT.</w:delText>
        </w:r>
        <w:r w:rsidR="00321BB9" w:rsidDel="00CA3BE1">
          <w:delText xml:space="preserve"> </w:delText>
        </w:r>
      </w:del>
      <w:r w:rsidR="00321BB9">
        <w:t>When the new subscribers are needed to VNP’s mobile postpaid network, VNP will need to provision the subscribers in Comverse ONE RT with respective offers/bundle and also on the VNP’s BSS environment.</w:t>
      </w:r>
      <w:r w:rsidR="00DF5B48">
        <w:t xml:space="preserve"> The existing VNP provisioning platform shall integrate to Comverse ONE RT via either SAPI for online provisioning or via </w:t>
      </w:r>
      <w:proofErr w:type="spellStart"/>
      <w:r w:rsidR="00DF5B48">
        <w:t>CCbatch</w:t>
      </w:r>
      <w:proofErr w:type="spellEnd"/>
      <w:r w:rsidR="00DF5B48">
        <w:t xml:space="preserve"> for </w:t>
      </w:r>
      <w:r w:rsidR="00DF5B48">
        <w:lastRenderedPageBreak/>
        <w:t xml:space="preserve">offline/batch provisioning. </w:t>
      </w:r>
      <w:r w:rsidR="00627C44">
        <w:t xml:space="preserve">The VNP’s BSS shall able provide the CSR with the set of mobile postpaid offers available on the Comverse ONE RT. The enhancement of the VNP’s BSS shall be under ELCOM/VNP responsibility. </w:t>
      </w:r>
    </w:p>
    <w:p w:rsidR="00C33A61" w:rsidRDefault="00C33A61" w:rsidP="00627C44">
      <w:pPr>
        <w:pStyle w:val="NumberedList"/>
        <w:numPr>
          <w:ilvl w:val="0"/>
          <w:numId w:val="0"/>
        </w:numPr>
        <w:ind w:left="1440"/>
      </w:pPr>
      <w:r>
        <w:t>The following diagram shows the high level flow for new subscriber creation. The new subscriber must be provisioned in the Comverse ONE for real time rating/charging/promotion purpose. The new subscriber must be provisioned in the VNP Customer database for subscriber management and specific time based promotion purposes.</w:t>
      </w:r>
    </w:p>
    <w:p w:rsidR="00C33A61" w:rsidRDefault="00C33A61" w:rsidP="00627C44">
      <w:pPr>
        <w:pStyle w:val="NumberedList"/>
        <w:numPr>
          <w:ilvl w:val="0"/>
          <w:numId w:val="0"/>
        </w:numPr>
        <w:ind w:left="1440"/>
      </w:pPr>
      <w:r>
        <w:rPr>
          <w:noProof/>
          <w:lang w:bidi="ar-SA"/>
        </w:rPr>
        <w:drawing>
          <wp:inline distT="0" distB="0" distL="0" distR="0">
            <wp:extent cx="4924425" cy="3059888"/>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4926726" cy="3061318"/>
                    </a:xfrm>
                    <a:prstGeom prst="rect">
                      <a:avLst/>
                    </a:prstGeom>
                    <a:noFill/>
                    <a:ln w="9525">
                      <a:noFill/>
                      <a:miter lim="800000"/>
                      <a:headEnd/>
                      <a:tailEnd/>
                    </a:ln>
                  </pic:spPr>
                </pic:pic>
              </a:graphicData>
            </a:graphic>
          </wp:inline>
        </w:drawing>
      </w:r>
    </w:p>
    <w:p w:rsidR="009A010D" w:rsidRDefault="009A010D" w:rsidP="009A010D">
      <w:pPr>
        <w:pStyle w:val="NumberedList"/>
        <w:numPr>
          <w:ilvl w:val="0"/>
          <w:numId w:val="0"/>
        </w:numPr>
        <w:ind w:left="1440"/>
      </w:pPr>
    </w:p>
    <w:p w:rsidR="000C5056" w:rsidRDefault="000C5056" w:rsidP="000C5056">
      <w:pPr>
        <w:pStyle w:val="NumberedList"/>
        <w:numPr>
          <w:ilvl w:val="1"/>
          <w:numId w:val="8"/>
        </w:numPr>
      </w:pPr>
      <w:r>
        <w:t>CDR synchronization</w:t>
      </w:r>
    </w:p>
    <w:p w:rsidR="00633091" w:rsidRPr="00CC708D" w:rsidRDefault="009A010D" w:rsidP="009A010D">
      <w:pPr>
        <w:pStyle w:val="NumberedList"/>
        <w:numPr>
          <w:ilvl w:val="0"/>
          <w:numId w:val="0"/>
        </w:numPr>
        <w:ind w:left="1440"/>
        <w:rPr>
          <w:szCs w:val="20"/>
        </w:rPr>
      </w:pPr>
      <w:del w:id="268" w:author="thaodh" w:date="2013-05-27T10:55:00Z">
        <w:r w:rsidDel="00CD7613">
          <w:delText xml:space="preserve">There is no rated CDR/XDR synchronization in real time between Comverse ONE RT and VNP’s BSS. </w:delText>
        </w:r>
      </w:del>
      <w:r w:rsidR="00C31BB8">
        <w:t xml:space="preserve">The rated CDR synchronization </w:t>
      </w:r>
      <w:r w:rsidR="00C80B30">
        <w:t xml:space="preserve">back to BSS </w:t>
      </w:r>
      <w:r w:rsidR="00C31BB8">
        <w:t>will be handled by ELCOM. Comverse will provide the rated XDR for transactions which are rated and charged in real time</w:t>
      </w:r>
      <w:r w:rsidR="00C31BB8" w:rsidRPr="00CC708D">
        <w:rPr>
          <w:szCs w:val="20"/>
        </w:rPr>
        <w:t>.</w:t>
      </w:r>
      <w:r w:rsidR="00633091" w:rsidRPr="00CC708D">
        <w:rPr>
          <w:szCs w:val="20"/>
        </w:rPr>
        <w:t xml:space="preserve"> The </w:t>
      </w:r>
      <w:r w:rsidR="00C80B30" w:rsidRPr="00CC708D">
        <w:rPr>
          <w:szCs w:val="20"/>
        </w:rPr>
        <w:t>r</w:t>
      </w:r>
      <w:r w:rsidR="00633091" w:rsidRPr="00CC708D">
        <w:rPr>
          <w:szCs w:val="20"/>
        </w:rPr>
        <w:t xml:space="preserve">ating </w:t>
      </w:r>
      <w:r w:rsidR="00C80B30" w:rsidRPr="00CC708D">
        <w:rPr>
          <w:szCs w:val="20"/>
        </w:rPr>
        <w:t>s</w:t>
      </w:r>
      <w:r w:rsidR="00633091" w:rsidRPr="00CC708D">
        <w:rPr>
          <w:szCs w:val="20"/>
        </w:rPr>
        <w:t xml:space="preserve">erver generates real-time CDRs in the form of an ASCII text file that contains information in addition to that provided in usage files. </w:t>
      </w:r>
      <w:r w:rsidR="00633091" w:rsidRPr="00CC708D">
        <w:rPr>
          <w:rFonts w:cs="Palatino-Roman"/>
          <w:szCs w:val="20"/>
          <w:lang w:bidi="th-TH"/>
        </w:rPr>
        <w:t>The name of any billing file has the following format:</w:t>
      </w:r>
    </w:p>
    <w:p w:rsidR="00633091" w:rsidRPr="00CC708D" w:rsidRDefault="00633091" w:rsidP="00633091">
      <w:pPr>
        <w:autoSpaceDE w:val="0"/>
        <w:autoSpaceDN w:val="0"/>
        <w:adjustRightInd w:val="0"/>
        <w:spacing w:before="0"/>
        <w:ind w:left="1440"/>
        <w:rPr>
          <w:sz w:val="20"/>
          <w:szCs w:val="20"/>
          <w:lang w:bidi="he-IL"/>
        </w:rPr>
      </w:pPr>
      <w:proofErr w:type="spellStart"/>
      <w:r w:rsidRPr="00CC708D">
        <w:rPr>
          <w:sz w:val="20"/>
          <w:szCs w:val="20"/>
          <w:lang w:bidi="he-IL"/>
        </w:rPr>
        <w:t>IPbill</w:t>
      </w:r>
      <w:proofErr w:type="spellEnd"/>
      <w:proofErr w:type="gramStart"/>
      <w:r w:rsidRPr="00CC708D">
        <w:rPr>
          <w:sz w:val="20"/>
          <w:szCs w:val="20"/>
          <w:lang w:bidi="he-IL"/>
        </w:rPr>
        <w:t>.&lt;</w:t>
      </w:r>
      <w:proofErr w:type="spellStart"/>
      <w:proofErr w:type="gramEnd"/>
      <w:r w:rsidRPr="00CC708D">
        <w:rPr>
          <w:sz w:val="20"/>
          <w:szCs w:val="20"/>
          <w:lang w:bidi="he-IL"/>
        </w:rPr>
        <w:t>cename</w:t>
      </w:r>
      <w:proofErr w:type="spellEnd"/>
      <w:r w:rsidRPr="00CC708D">
        <w:rPr>
          <w:sz w:val="20"/>
          <w:szCs w:val="20"/>
          <w:lang w:bidi="he-IL"/>
        </w:rPr>
        <w:t>&gt;.&lt;</w:t>
      </w:r>
      <w:proofErr w:type="spellStart"/>
      <w:r w:rsidRPr="00CC708D">
        <w:rPr>
          <w:sz w:val="20"/>
          <w:szCs w:val="20"/>
          <w:lang w:bidi="he-IL"/>
        </w:rPr>
        <w:t>seq</w:t>
      </w:r>
      <w:proofErr w:type="spellEnd"/>
      <w:r w:rsidRPr="00CC708D">
        <w:rPr>
          <w:sz w:val="20"/>
          <w:szCs w:val="20"/>
          <w:lang w:bidi="he-IL"/>
        </w:rPr>
        <w:t>&gt;.&lt;</w:t>
      </w:r>
      <w:proofErr w:type="spellStart"/>
      <w:r w:rsidRPr="00CC708D">
        <w:rPr>
          <w:sz w:val="20"/>
          <w:szCs w:val="20"/>
          <w:lang w:bidi="he-IL"/>
        </w:rPr>
        <w:t>nnnnnnnnnn</w:t>
      </w:r>
      <w:proofErr w:type="spellEnd"/>
      <w:r w:rsidRPr="00CC708D">
        <w:rPr>
          <w:sz w:val="20"/>
          <w:szCs w:val="20"/>
          <w:lang w:bidi="he-IL"/>
        </w:rPr>
        <w:t>&gt;</w:t>
      </w:r>
    </w:p>
    <w:p w:rsidR="00633091" w:rsidRPr="00CC708D" w:rsidRDefault="00633091" w:rsidP="00633091">
      <w:pPr>
        <w:autoSpaceDE w:val="0"/>
        <w:autoSpaceDN w:val="0"/>
        <w:adjustRightInd w:val="0"/>
        <w:spacing w:before="0"/>
        <w:ind w:left="2160"/>
        <w:rPr>
          <w:sz w:val="20"/>
          <w:szCs w:val="20"/>
          <w:lang w:bidi="he-IL"/>
        </w:rPr>
      </w:pPr>
      <w:proofErr w:type="gramStart"/>
      <w:r w:rsidRPr="00CC708D">
        <w:rPr>
          <w:sz w:val="20"/>
          <w:szCs w:val="20"/>
          <w:lang w:bidi="he-IL"/>
        </w:rPr>
        <w:t>where</w:t>
      </w:r>
      <w:proofErr w:type="gramEnd"/>
      <w:r w:rsidRPr="00CC708D">
        <w:rPr>
          <w:sz w:val="20"/>
          <w:szCs w:val="20"/>
          <w:lang w:bidi="he-IL"/>
        </w:rPr>
        <w:t>:</w:t>
      </w:r>
    </w:p>
    <w:p w:rsidR="00633091" w:rsidRPr="00CC708D" w:rsidRDefault="00633091" w:rsidP="00633091">
      <w:pPr>
        <w:autoSpaceDE w:val="0"/>
        <w:autoSpaceDN w:val="0"/>
        <w:adjustRightInd w:val="0"/>
        <w:spacing w:before="0"/>
        <w:ind w:left="2160"/>
        <w:rPr>
          <w:sz w:val="20"/>
          <w:szCs w:val="20"/>
          <w:lang w:bidi="he-IL"/>
        </w:rPr>
      </w:pPr>
      <w:r w:rsidRPr="00CC708D">
        <w:rPr>
          <w:sz w:val="20"/>
          <w:szCs w:val="20"/>
          <w:lang w:bidi="he-IL"/>
        </w:rPr>
        <w:t>&lt;</w:t>
      </w:r>
      <w:proofErr w:type="spellStart"/>
      <w:proofErr w:type="gramStart"/>
      <w:r w:rsidRPr="00CC708D">
        <w:rPr>
          <w:sz w:val="20"/>
          <w:szCs w:val="20"/>
          <w:lang w:bidi="he-IL"/>
        </w:rPr>
        <w:t>cename</w:t>
      </w:r>
      <w:proofErr w:type="spellEnd"/>
      <w:r w:rsidRPr="00CC708D">
        <w:rPr>
          <w:sz w:val="20"/>
          <w:szCs w:val="20"/>
          <w:lang w:bidi="he-IL"/>
        </w:rPr>
        <w:t>&gt;</w:t>
      </w:r>
      <w:proofErr w:type="gramEnd"/>
      <w:r w:rsidRPr="00CC708D">
        <w:rPr>
          <w:sz w:val="20"/>
          <w:szCs w:val="20"/>
          <w:lang w:bidi="he-IL"/>
        </w:rPr>
        <w:t>is the host name of the SLU</w:t>
      </w:r>
    </w:p>
    <w:p w:rsidR="00633091" w:rsidRPr="00CC708D" w:rsidRDefault="00633091" w:rsidP="00633091">
      <w:pPr>
        <w:autoSpaceDE w:val="0"/>
        <w:autoSpaceDN w:val="0"/>
        <w:adjustRightInd w:val="0"/>
        <w:spacing w:before="0"/>
        <w:ind w:left="2160"/>
        <w:rPr>
          <w:sz w:val="20"/>
          <w:szCs w:val="20"/>
          <w:lang w:bidi="he-IL"/>
        </w:rPr>
      </w:pPr>
      <w:r w:rsidRPr="00CC708D">
        <w:rPr>
          <w:sz w:val="20"/>
          <w:szCs w:val="20"/>
          <w:lang w:bidi="he-IL"/>
        </w:rPr>
        <w:t>&lt;</w:t>
      </w:r>
      <w:proofErr w:type="spellStart"/>
      <w:proofErr w:type="gramStart"/>
      <w:r w:rsidRPr="00CC708D">
        <w:rPr>
          <w:sz w:val="20"/>
          <w:szCs w:val="20"/>
          <w:lang w:bidi="he-IL"/>
        </w:rPr>
        <w:t>seq</w:t>
      </w:r>
      <w:proofErr w:type="spellEnd"/>
      <w:r w:rsidRPr="00CC708D">
        <w:rPr>
          <w:sz w:val="20"/>
          <w:szCs w:val="20"/>
          <w:lang w:bidi="he-IL"/>
        </w:rPr>
        <w:t>&gt;</w:t>
      </w:r>
      <w:proofErr w:type="gramEnd"/>
      <w:r w:rsidRPr="00CC708D">
        <w:rPr>
          <w:sz w:val="20"/>
          <w:szCs w:val="20"/>
          <w:lang w:bidi="he-IL"/>
        </w:rPr>
        <w:t>is a 4-digit zero-filled sequence number from 0001 to 9999. The value of the sequence number is stored in the data/</w:t>
      </w:r>
      <w:proofErr w:type="spellStart"/>
      <w:r w:rsidRPr="00CC708D">
        <w:rPr>
          <w:sz w:val="20"/>
          <w:szCs w:val="20"/>
          <w:lang w:bidi="he-IL"/>
        </w:rPr>
        <w:t>cename</w:t>
      </w:r>
      <w:proofErr w:type="spellEnd"/>
      <w:r w:rsidRPr="00CC708D">
        <w:rPr>
          <w:sz w:val="20"/>
          <w:szCs w:val="20"/>
          <w:lang w:bidi="he-IL"/>
        </w:rPr>
        <w:t>/</w:t>
      </w:r>
      <w:proofErr w:type="spellStart"/>
      <w:r w:rsidRPr="00CC708D">
        <w:rPr>
          <w:sz w:val="20"/>
          <w:szCs w:val="20"/>
          <w:lang w:bidi="he-IL"/>
        </w:rPr>
        <w:t>IPbillseqfile</w:t>
      </w:r>
      <w:proofErr w:type="spellEnd"/>
      <w:r w:rsidRPr="00CC708D">
        <w:rPr>
          <w:sz w:val="20"/>
          <w:szCs w:val="20"/>
          <w:lang w:bidi="he-IL"/>
        </w:rPr>
        <w:t>.</w:t>
      </w:r>
    </w:p>
    <w:p w:rsidR="00633091" w:rsidRPr="00CC708D" w:rsidRDefault="00633091" w:rsidP="00633091">
      <w:pPr>
        <w:autoSpaceDE w:val="0"/>
        <w:autoSpaceDN w:val="0"/>
        <w:adjustRightInd w:val="0"/>
        <w:spacing w:before="0"/>
        <w:ind w:left="2160"/>
        <w:rPr>
          <w:sz w:val="20"/>
          <w:szCs w:val="20"/>
          <w:lang w:bidi="he-IL"/>
        </w:rPr>
      </w:pPr>
      <w:r w:rsidRPr="00CC708D">
        <w:rPr>
          <w:sz w:val="20"/>
          <w:szCs w:val="20"/>
          <w:lang w:bidi="he-IL"/>
        </w:rPr>
        <w:t>&lt;</w:t>
      </w:r>
      <w:proofErr w:type="spellStart"/>
      <w:proofErr w:type="gramStart"/>
      <w:r w:rsidRPr="00CC708D">
        <w:rPr>
          <w:sz w:val="20"/>
          <w:szCs w:val="20"/>
          <w:lang w:bidi="he-IL"/>
        </w:rPr>
        <w:t>nnnnnnnnnn</w:t>
      </w:r>
      <w:proofErr w:type="spellEnd"/>
      <w:r w:rsidRPr="00CC708D">
        <w:rPr>
          <w:sz w:val="20"/>
          <w:szCs w:val="20"/>
          <w:lang w:bidi="he-IL"/>
        </w:rPr>
        <w:t>&gt;</w:t>
      </w:r>
      <w:proofErr w:type="gramEnd"/>
      <w:r w:rsidRPr="00CC708D">
        <w:rPr>
          <w:sz w:val="20"/>
          <w:szCs w:val="20"/>
          <w:lang w:bidi="he-IL"/>
        </w:rPr>
        <w:t>is a 10-digit representation of the coordinated universal time (UTC) in seconds (since 00:00:00 UTC, January 1, 1970. See time (2) when the file is open.</w:t>
      </w:r>
    </w:p>
    <w:p w:rsidR="00633091" w:rsidRDefault="00633091" w:rsidP="00633091">
      <w:pPr>
        <w:pStyle w:val="BodyText"/>
        <w:ind w:left="1440"/>
        <w:rPr>
          <w:lang w:bidi="th-TH"/>
        </w:rPr>
      </w:pPr>
      <w:r>
        <w:rPr>
          <w:lang w:bidi="th-TH"/>
        </w:rPr>
        <w:t xml:space="preserve">Each CDR file will contain a file header, followed by one or more CDRs. Each CDR has a CDR header. </w:t>
      </w:r>
    </w:p>
    <w:p w:rsidR="00633091" w:rsidRDefault="00633091" w:rsidP="00633091">
      <w:pPr>
        <w:pStyle w:val="BodyText"/>
        <w:ind w:left="1440"/>
        <w:rPr>
          <w:lang w:bidi="th-TH"/>
        </w:rPr>
      </w:pPr>
      <w:r>
        <w:rPr>
          <w:noProof/>
          <w:lang w:bidi="ar-SA"/>
        </w:rPr>
        <w:lastRenderedPageBreak/>
        <w:drawing>
          <wp:inline distT="0" distB="0" distL="0" distR="0">
            <wp:extent cx="3753293" cy="2593402"/>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srcRect/>
                    <a:stretch>
                      <a:fillRect/>
                    </a:stretch>
                  </pic:blipFill>
                  <pic:spPr bwMode="auto">
                    <a:xfrm>
                      <a:off x="0" y="0"/>
                      <a:ext cx="3760565" cy="2598427"/>
                    </a:xfrm>
                    <a:prstGeom prst="rect">
                      <a:avLst/>
                    </a:prstGeom>
                    <a:noFill/>
                    <a:ln w="9525">
                      <a:noFill/>
                      <a:miter lim="800000"/>
                      <a:headEnd/>
                      <a:tailEnd/>
                    </a:ln>
                  </pic:spPr>
                </pic:pic>
              </a:graphicData>
            </a:graphic>
          </wp:inline>
        </w:drawing>
      </w:r>
    </w:p>
    <w:p w:rsidR="00633091" w:rsidRDefault="00633091" w:rsidP="00633091">
      <w:pPr>
        <w:pStyle w:val="BodyText"/>
        <w:ind w:left="1440"/>
        <w:rPr>
          <w:lang w:bidi="th-TH"/>
        </w:rPr>
      </w:pPr>
      <w:r>
        <w:rPr>
          <w:lang w:bidi="th-TH"/>
        </w:rPr>
        <w:t xml:space="preserve">The CDR file has a dynamic set of Balances, Spending Limits, Accumulators and Extension information based on the subscriber’s configuration. The number of fields in a CDR record varies across the same type of activities, depending on the configuration specified in the format file. </w:t>
      </w:r>
    </w:p>
    <w:p w:rsidR="00633091" w:rsidRPr="00633091" w:rsidRDefault="00633091" w:rsidP="00F4065A">
      <w:pPr>
        <w:pStyle w:val="BodyText"/>
        <w:ind w:left="1440"/>
        <w:rPr>
          <w:lang w:bidi="th-TH"/>
        </w:rPr>
      </w:pPr>
      <w:r>
        <w:rPr>
          <w:lang w:bidi="th-TH"/>
        </w:rPr>
        <w:t>Comverse will supply the CDR format specification at later stage to Elcom in order to help Elcom to prepare the proper format translation to fit VNP rated CDR requirements.</w:t>
      </w:r>
    </w:p>
    <w:p w:rsidR="00633091" w:rsidRDefault="00AD6354" w:rsidP="00C31BB8">
      <w:pPr>
        <w:pStyle w:val="NumberedList"/>
        <w:numPr>
          <w:ilvl w:val="0"/>
          <w:numId w:val="0"/>
        </w:numPr>
        <w:ind w:left="1440"/>
      </w:pPr>
      <w:r>
        <w:t>The following diagram shows the data flow and responsibility scope of Comverse and Elcom</w:t>
      </w:r>
    </w:p>
    <w:p w:rsidR="00AD6354" w:rsidRDefault="00AD6354" w:rsidP="003017CE">
      <w:pPr>
        <w:pStyle w:val="NumberedList"/>
        <w:numPr>
          <w:ilvl w:val="0"/>
          <w:numId w:val="0"/>
        </w:numPr>
        <w:ind w:left="1440"/>
      </w:pPr>
      <w:r>
        <w:rPr>
          <w:noProof/>
          <w:lang w:bidi="ar-SA"/>
        </w:rPr>
        <w:drawing>
          <wp:inline distT="0" distB="0" distL="0" distR="0">
            <wp:extent cx="5063313" cy="1020726"/>
            <wp:effectExtent l="19050" t="0" r="3987"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068923" cy="1021857"/>
                    </a:xfrm>
                    <a:prstGeom prst="rect">
                      <a:avLst/>
                    </a:prstGeom>
                    <a:noFill/>
                    <a:ln w="9525">
                      <a:noFill/>
                      <a:miter lim="800000"/>
                      <a:headEnd/>
                      <a:tailEnd/>
                    </a:ln>
                  </pic:spPr>
                </pic:pic>
              </a:graphicData>
            </a:graphic>
          </wp:inline>
        </w:drawing>
      </w:r>
    </w:p>
    <w:p w:rsidR="00DA7644" w:rsidRDefault="000C5056" w:rsidP="00DA7644">
      <w:pPr>
        <w:pStyle w:val="NumberedList"/>
        <w:numPr>
          <w:ilvl w:val="1"/>
          <w:numId w:val="8"/>
        </w:numPr>
      </w:pPr>
      <w:r>
        <w:t xml:space="preserve">Adjustment </w:t>
      </w:r>
    </w:p>
    <w:p w:rsidR="00DA7644" w:rsidRDefault="00DA7644" w:rsidP="00DA7644">
      <w:pPr>
        <w:pStyle w:val="NumberedList"/>
        <w:numPr>
          <w:ilvl w:val="0"/>
          <w:numId w:val="0"/>
        </w:numPr>
        <w:ind w:left="1440"/>
      </w:pPr>
      <w:del w:id="269" w:author="thaodh" w:date="2013-05-27T10:59:00Z">
        <w:r w:rsidDel="00B02F2F">
          <w:delText xml:space="preserve">There are no subscriber financial transactions synchronized between the Comverse ONE RT and existing BSS.  </w:delText>
        </w:r>
      </w:del>
      <w:r>
        <w:t xml:space="preserve">The payment, adjustment, RC, NRC which may support by existing BSS will need to update to Comverse ONE via the API. For example </w:t>
      </w:r>
      <w:r w:rsidR="00F4065A">
        <w:t>If Elcom/VNP plans to perform any credit adjustment to the mobile postpaid subscribers for example increase</w:t>
      </w:r>
      <w:r w:rsidR="00C80B30">
        <w:t>/decrease</w:t>
      </w:r>
      <w:r w:rsidR="00F4065A">
        <w:t xml:space="preserve"> credit limitation then it can be done via SAPI. </w:t>
      </w:r>
      <w:r w:rsidR="00190F7D">
        <w:t>The logic and process of this adjustment will belong to VNP’s existing BSS.</w:t>
      </w:r>
    </w:p>
    <w:p w:rsidR="00DA7644" w:rsidRDefault="00F4065A" w:rsidP="00DA7644">
      <w:pPr>
        <w:pStyle w:val="NumberedList"/>
        <w:numPr>
          <w:ilvl w:val="0"/>
          <w:numId w:val="0"/>
        </w:numPr>
        <w:ind w:left="1440"/>
      </w:pPr>
      <w:r>
        <w:t>Anyway, the credit limit</w:t>
      </w:r>
      <w:r w:rsidR="00C80B30">
        <w:t>s</w:t>
      </w:r>
      <w:r>
        <w:t xml:space="preserve"> which are kept in the Comverse ONE RT is mainly use for </w:t>
      </w:r>
      <w:r w:rsidR="00C80B30">
        <w:t xml:space="preserve">real time </w:t>
      </w:r>
      <w:r>
        <w:t xml:space="preserve">credit control only, it does not represent the financial mean of subscriber financial transaction. The existing BSS still host the </w:t>
      </w:r>
      <w:r w:rsidR="00C80B30">
        <w:t>postpaid subscriber financial transactions</w:t>
      </w:r>
      <w:r w:rsidR="00971079">
        <w:t xml:space="preserve"> via the rated CDR which will be provided by Comverse ONE RT.</w:t>
      </w:r>
      <w:r w:rsidR="00C80B30">
        <w:t xml:space="preserve"> </w:t>
      </w:r>
      <w:r w:rsidR="00E9057E">
        <w:t xml:space="preserve"> </w:t>
      </w:r>
    </w:p>
    <w:p w:rsidR="00E9057E" w:rsidRDefault="00E9057E" w:rsidP="00E9057E">
      <w:pPr>
        <w:pStyle w:val="NumberedList"/>
        <w:numPr>
          <w:ilvl w:val="0"/>
          <w:numId w:val="0"/>
        </w:numPr>
        <w:ind w:left="1440"/>
      </w:pPr>
      <w:r>
        <w:t>The flow shows the basic adjustment function which ELCOM/VNP will need to consider. As use the Comverse ONE as real time credit limit then on case basis customer may ask for special credit limit adjustment which the integration between BSS to Comverse ONE over SAPI may be needed.</w:t>
      </w:r>
    </w:p>
    <w:p w:rsidR="00E9057E" w:rsidRDefault="00E9057E" w:rsidP="00DA7644">
      <w:pPr>
        <w:pStyle w:val="NumberedList"/>
        <w:numPr>
          <w:ilvl w:val="0"/>
          <w:numId w:val="0"/>
        </w:numPr>
        <w:ind w:left="1440"/>
      </w:pPr>
      <w:r>
        <w:rPr>
          <w:noProof/>
          <w:lang w:bidi="ar-SA"/>
        </w:rPr>
        <w:lastRenderedPageBreak/>
        <w:drawing>
          <wp:inline distT="0" distB="0" distL="0" distR="0">
            <wp:extent cx="4876800" cy="303900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4877842" cy="3039654"/>
                    </a:xfrm>
                    <a:prstGeom prst="rect">
                      <a:avLst/>
                    </a:prstGeom>
                    <a:noFill/>
                    <a:ln w="9525">
                      <a:noFill/>
                      <a:miter lim="800000"/>
                      <a:headEnd/>
                      <a:tailEnd/>
                    </a:ln>
                  </pic:spPr>
                </pic:pic>
              </a:graphicData>
            </a:graphic>
          </wp:inline>
        </w:drawing>
      </w:r>
    </w:p>
    <w:p w:rsidR="000C5056" w:rsidRPr="000C5056" w:rsidRDefault="000C5056" w:rsidP="000C5056">
      <w:pPr>
        <w:pStyle w:val="BodyText"/>
      </w:pPr>
    </w:p>
    <w:p w:rsidR="000C5056" w:rsidRPr="000C5056" w:rsidRDefault="000C5056" w:rsidP="000C5056">
      <w:pPr>
        <w:pStyle w:val="BodyText"/>
      </w:pPr>
    </w:p>
    <w:p w:rsidR="00171A79" w:rsidRDefault="00171A79" w:rsidP="009802B4">
      <w:pPr>
        <w:spacing w:after="60" w:line="260" w:lineRule="atLeast"/>
        <w:jc w:val="left"/>
        <w:rPr>
          <w:rFonts w:cs="Arial"/>
          <w:b/>
          <w:bCs/>
          <w:color w:val="008CD6"/>
          <w:kern w:val="18"/>
          <w:sz w:val="36"/>
          <w:szCs w:val="24"/>
          <w:lang w:bidi="he-IL"/>
        </w:rPr>
      </w:pPr>
      <w:r>
        <w:br w:type="page"/>
      </w:r>
    </w:p>
    <w:p w:rsidR="00E97F5B" w:rsidRDefault="00264CB2" w:rsidP="00264CB2">
      <w:pPr>
        <w:pStyle w:val="Heading1"/>
      </w:pPr>
      <w:bookmarkStart w:id="270" w:name="_Toc357415999"/>
      <w:r>
        <w:lastRenderedPageBreak/>
        <w:t>Integration Points and Description</w:t>
      </w:r>
      <w:bookmarkEnd w:id="162"/>
      <w:bookmarkEnd w:id="270"/>
    </w:p>
    <w:p w:rsidR="00264CB2" w:rsidRDefault="005055F1" w:rsidP="00552DDA">
      <w:pPr>
        <w:pStyle w:val="BodyText"/>
      </w:pPr>
      <w:r>
        <w:t xml:space="preserve">The following table provides a description of each of the points of integration between the Comverse-supplied components and </w:t>
      </w:r>
      <w:r w:rsidR="00264CB2">
        <w:t>other systems, 3</w:t>
      </w:r>
      <w:r w:rsidR="00264CB2" w:rsidRPr="00495218">
        <w:rPr>
          <w:vertAlign w:val="superscript"/>
        </w:rPr>
        <w:t>rd</w:t>
      </w:r>
      <w:r w:rsidR="00264CB2">
        <w:t xml:space="preserve"> party vendors and network elements</w:t>
      </w:r>
      <w:r>
        <w:t xml:space="preserve"> belonging to </w:t>
      </w:r>
      <w:r w:rsidR="00552DDA">
        <w:t>VNP/</w:t>
      </w:r>
      <w:r w:rsidR="001B79B6">
        <w:t>ELCOM</w:t>
      </w:r>
      <w:r w:rsidR="00264CB2">
        <w:t>.</w:t>
      </w:r>
      <w:r>
        <w:t xml:space="preserve">  Within this table, the Interface Owner column identifies the party who has the responsibility for integrating to the </w:t>
      </w:r>
      <w:r w:rsidR="002012EC">
        <w:t xml:space="preserve">other party’s system.  Where Comverse is the owner, Comverse will provide the interface and any adaptation of its product to meet the </w:t>
      </w:r>
      <w:r w:rsidR="00552DDA">
        <w:t>VNP</w:t>
      </w:r>
      <w:r w:rsidR="002012EC">
        <w:t>’</w:t>
      </w:r>
      <w:r w:rsidR="007E1B9D">
        <w:t>s</w:t>
      </w:r>
      <w:r w:rsidR="002012EC">
        <w:t xml:space="preserve"> specification.  Where </w:t>
      </w:r>
      <w:r w:rsidR="00552DDA">
        <w:t>VNP</w:t>
      </w:r>
      <w:r w:rsidR="00D35D67" w:rsidRPr="00D35D67">
        <w:t>/</w:t>
      </w:r>
      <w:r w:rsidR="001B79B6">
        <w:t>ELCOM</w:t>
      </w:r>
      <w:r w:rsidR="002012EC">
        <w:t xml:space="preserve"> is the interface owner, Comverse expects </w:t>
      </w:r>
      <w:r w:rsidR="00D35D67" w:rsidRPr="00D35D67">
        <w:t>CAT/SI to</w:t>
      </w:r>
      <w:r w:rsidR="002012EC">
        <w:t xml:space="preserve"> adapt to the Comverse interface, with the support of Comverse personnel where needed.</w:t>
      </w:r>
    </w:p>
    <w:p w:rsidR="00DC2423" w:rsidRDefault="00DC2423" w:rsidP="00DC2423">
      <w:pPr>
        <w:pStyle w:val="Heading2"/>
      </w:pPr>
      <w:bookmarkStart w:id="271" w:name="_Toc357416000"/>
      <w:r>
        <w:t>Integration Points</w:t>
      </w:r>
      <w:bookmarkEnd w:id="271"/>
    </w:p>
    <w:p w:rsidR="00652891" w:rsidRDefault="00D619C4" w:rsidP="00552DDA">
      <w:pPr>
        <w:pStyle w:val="BodyText"/>
      </w:pPr>
      <w:r>
        <w:t xml:space="preserve">The “I/F #” column refers to the interface numbers in </w:t>
      </w:r>
      <w:r w:rsidR="00BE51A7">
        <w:fldChar w:fldCharType="begin"/>
      </w:r>
      <w:r w:rsidR="009E7719">
        <w:instrText xml:space="preserve"> REF _Ref257185793 \h </w:instrText>
      </w:r>
      <w:r w:rsidR="00BE51A7">
        <w:fldChar w:fldCharType="separate"/>
      </w:r>
      <w:r w:rsidR="00342EB0">
        <w:t>Figure</w:t>
      </w:r>
      <w:r w:rsidR="00552DDA">
        <w:t xml:space="preserve"> 4</w:t>
      </w:r>
      <w:r w:rsidR="00342EB0">
        <w:t xml:space="preserve"> </w:t>
      </w:r>
      <w:r w:rsidR="00BE51A7">
        <w:fldChar w:fldCharType="end"/>
      </w:r>
      <w:r w:rsidR="00552DDA">
        <w:t>on page 10</w:t>
      </w:r>
      <w:r w:rsidR="009E7719">
        <w:t>.</w:t>
      </w:r>
    </w:p>
    <w:tbl>
      <w:tblPr>
        <w:tblStyle w:val="LightList-Accent12"/>
        <w:tblW w:w="0" w:type="auto"/>
        <w:tblLayout w:type="fixed"/>
        <w:tblLook w:val="0020"/>
      </w:tblPr>
      <w:tblGrid>
        <w:gridCol w:w="738"/>
        <w:gridCol w:w="1530"/>
        <w:gridCol w:w="1530"/>
        <w:gridCol w:w="1080"/>
        <w:gridCol w:w="1247"/>
        <w:gridCol w:w="3244"/>
      </w:tblGrid>
      <w:tr w:rsidR="004D5ACD" w:rsidRPr="00652891" w:rsidTr="00EF12D7">
        <w:trPr>
          <w:cnfStyle w:val="100000000000"/>
          <w:tblHeader/>
        </w:trPr>
        <w:tc>
          <w:tcPr>
            <w:cnfStyle w:val="000010000000"/>
            <w:tcW w:w="738" w:type="dxa"/>
          </w:tcPr>
          <w:p w:rsidR="004D5ACD" w:rsidRPr="00652891" w:rsidRDefault="004D5ACD" w:rsidP="00EF12D7">
            <w:pPr>
              <w:pStyle w:val="TabNormal"/>
              <w:keepNext/>
              <w:jc w:val="center"/>
              <w:rPr>
                <w:b w:val="0"/>
              </w:rPr>
            </w:pPr>
            <w:r w:rsidRPr="00652891">
              <w:rPr>
                <w:b w:val="0"/>
              </w:rPr>
              <w:t>I/F #</w:t>
            </w:r>
          </w:p>
        </w:tc>
        <w:tc>
          <w:tcPr>
            <w:tcW w:w="1530" w:type="dxa"/>
          </w:tcPr>
          <w:p w:rsidR="004D5ACD" w:rsidRPr="00652891" w:rsidRDefault="004D5ACD" w:rsidP="00902632">
            <w:pPr>
              <w:pStyle w:val="TabNormal"/>
              <w:keepNext/>
              <w:jc w:val="left"/>
              <w:cnfStyle w:val="100000000000"/>
              <w:rPr>
                <w:b w:val="0"/>
              </w:rPr>
            </w:pPr>
            <w:r w:rsidRPr="00652891">
              <w:rPr>
                <w:b w:val="0"/>
              </w:rPr>
              <w:t>Interface</w:t>
            </w:r>
          </w:p>
        </w:tc>
        <w:tc>
          <w:tcPr>
            <w:cnfStyle w:val="000010000000"/>
            <w:tcW w:w="1530" w:type="dxa"/>
          </w:tcPr>
          <w:p w:rsidR="004D5ACD" w:rsidRPr="00652891" w:rsidRDefault="004D5ACD" w:rsidP="00EF12D7">
            <w:pPr>
              <w:pStyle w:val="TabNormal"/>
              <w:keepNext/>
              <w:rPr>
                <w:b w:val="0"/>
              </w:rPr>
            </w:pPr>
            <w:r w:rsidRPr="00652891">
              <w:rPr>
                <w:b w:val="0"/>
              </w:rPr>
              <w:t>Direction</w:t>
            </w:r>
          </w:p>
        </w:tc>
        <w:tc>
          <w:tcPr>
            <w:tcW w:w="1080" w:type="dxa"/>
          </w:tcPr>
          <w:p w:rsidR="004D5ACD" w:rsidRPr="00652891" w:rsidRDefault="004D5ACD" w:rsidP="00EF12D7">
            <w:pPr>
              <w:pStyle w:val="TabNormal"/>
              <w:keepNext/>
              <w:cnfStyle w:val="100000000000"/>
              <w:rPr>
                <w:b w:val="0"/>
              </w:rPr>
            </w:pPr>
            <w:r w:rsidRPr="00652891">
              <w:rPr>
                <w:b w:val="0"/>
              </w:rPr>
              <w:t>Type</w:t>
            </w:r>
          </w:p>
        </w:tc>
        <w:tc>
          <w:tcPr>
            <w:cnfStyle w:val="000010000000"/>
            <w:tcW w:w="1247" w:type="dxa"/>
          </w:tcPr>
          <w:p w:rsidR="004D5ACD" w:rsidRPr="00652891" w:rsidRDefault="004D5ACD" w:rsidP="00EF12D7">
            <w:pPr>
              <w:pStyle w:val="TabNormal"/>
              <w:keepNext/>
              <w:jc w:val="left"/>
              <w:rPr>
                <w:b w:val="0"/>
              </w:rPr>
            </w:pPr>
            <w:r w:rsidRPr="00652891">
              <w:rPr>
                <w:b w:val="0"/>
              </w:rPr>
              <w:t>Interface Owner</w:t>
            </w:r>
          </w:p>
        </w:tc>
        <w:tc>
          <w:tcPr>
            <w:tcW w:w="3244" w:type="dxa"/>
          </w:tcPr>
          <w:p w:rsidR="004D5ACD" w:rsidRPr="00652891" w:rsidRDefault="004D5ACD" w:rsidP="00EF12D7">
            <w:pPr>
              <w:pStyle w:val="TabNormal"/>
              <w:keepNext/>
              <w:jc w:val="left"/>
              <w:cnfStyle w:val="100000000000"/>
              <w:rPr>
                <w:b w:val="0"/>
              </w:rPr>
            </w:pPr>
            <w:r w:rsidRPr="00652891">
              <w:rPr>
                <w:b w:val="0"/>
              </w:rPr>
              <w:t>Interface Description</w:t>
            </w:r>
          </w:p>
        </w:tc>
      </w:tr>
      <w:tr w:rsidR="004D5ACD" w:rsidRPr="00264CB2" w:rsidTr="00EF12D7">
        <w:trPr>
          <w:cnfStyle w:val="000000100000"/>
        </w:trPr>
        <w:tc>
          <w:tcPr>
            <w:cnfStyle w:val="000010000000"/>
            <w:tcW w:w="738" w:type="dxa"/>
          </w:tcPr>
          <w:p w:rsidR="004D5ACD" w:rsidRPr="00264CB2" w:rsidRDefault="00552DDA" w:rsidP="00EF12D7">
            <w:pPr>
              <w:pStyle w:val="TabNormal"/>
              <w:jc w:val="center"/>
            </w:pPr>
            <w:r>
              <w:t>1</w:t>
            </w:r>
          </w:p>
        </w:tc>
        <w:tc>
          <w:tcPr>
            <w:tcW w:w="1530" w:type="dxa"/>
          </w:tcPr>
          <w:p w:rsidR="004D5ACD" w:rsidRPr="00264CB2" w:rsidRDefault="001B2A2D" w:rsidP="00902632">
            <w:pPr>
              <w:pStyle w:val="TabNormal"/>
              <w:jc w:val="left"/>
              <w:cnfStyle w:val="000000100000"/>
            </w:pPr>
            <w:r>
              <w:t>ECI</w:t>
            </w:r>
          </w:p>
        </w:tc>
        <w:tc>
          <w:tcPr>
            <w:cnfStyle w:val="000010000000"/>
            <w:tcW w:w="1530" w:type="dxa"/>
          </w:tcPr>
          <w:p w:rsidR="004D5ACD" w:rsidRPr="00264CB2" w:rsidRDefault="001B2A2D" w:rsidP="00EF12D7">
            <w:pPr>
              <w:pStyle w:val="TabNormal"/>
            </w:pPr>
            <w:r>
              <w:t>Inbound</w:t>
            </w:r>
          </w:p>
        </w:tc>
        <w:tc>
          <w:tcPr>
            <w:tcW w:w="1080" w:type="dxa"/>
          </w:tcPr>
          <w:p w:rsidR="004D5ACD" w:rsidRPr="00264CB2" w:rsidRDefault="001B2A2D" w:rsidP="00EF12D7">
            <w:pPr>
              <w:pStyle w:val="TabNormal"/>
              <w:cnfStyle w:val="000000100000"/>
            </w:pPr>
            <w:r>
              <w:t>Online</w:t>
            </w:r>
          </w:p>
        </w:tc>
        <w:tc>
          <w:tcPr>
            <w:cnfStyle w:val="000010000000"/>
            <w:tcW w:w="1247" w:type="dxa"/>
          </w:tcPr>
          <w:p w:rsidR="004D5ACD" w:rsidRDefault="001B2A2D" w:rsidP="00EF12D7">
            <w:pPr>
              <w:pStyle w:val="TabNormal"/>
              <w:jc w:val="left"/>
            </w:pPr>
            <w:r>
              <w:t>Comverse</w:t>
            </w:r>
          </w:p>
        </w:tc>
        <w:tc>
          <w:tcPr>
            <w:tcW w:w="3244" w:type="dxa"/>
          </w:tcPr>
          <w:p w:rsidR="004D5ACD" w:rsidRPr="00264CB2" w:rsidRDefault="001B2A2D" w:rsidP="00EF12D7">
            <w:pPr>
              <w:pStyle w:val="TabNormal"/>
              <w:jc w:val="left"/>
              <w:cnfStyle w:val="000000100000"/>
            </w:pPr>
            <w:r>
              <w:t>This interface is for real time charging for VNP VAS application. It is based on Comverse Event Charging Interface (IP socket interface). This is the same interface as RTBS payment server interface.</w:t>
            </w:r>
          </w:p>
        </w:tc>
      </w:tr>
      <w:tr w:rsidR="00552DDA" w:rsidRPr="00264CB2" w:rsidTr="00EF12D7">
        <w:tc>
          <w:tcPr>
            <w:cnfStyle w:val="000010000000"/>
            <w:tcW w:w="738" w:type="dxa"/>
          </w:tcPr>
          <w:p w:rsidR="00552DDA" w:rsidRDefault="00552DDA" w:rsidP="00EF12D7">
            <w:pPr>
              <w:pStyle w:val="TabNormal"/>
              <w:jc w:val="center"/>
            </w:pPr>
            <w:r>
              <w:t>2</w:t>
            </w:r>
          </w:p>
        </w:tc>
        <w:tc>
          <w:tcPr>
            <w:tcW w:w="1530" w:type="dxa"/>
          </w:tcPr>
          <w:p w:rsidR="00552DDA" w:rsidRPr="00264CB2" w:rsidRDefault="00552DDA" w:rsidP="00902632">
            <w:pPr>
              <w:pStyle w:val="TabNormal"/>
              <w:jc w:val="left"/>
              <w:cnfStyle w:val="000000000000"/>
            </w:pPr>
            <w:r w:rsidRPr="00264CB2">
              <w:t>CAMEL</w:t>
            </w:r>
            <w:r w:rsidR="00220703">
              <w:t>-</w:t>
            </w:r>
            <w:r w:rsidRPr="00264CB2">
              <w:t>2</w:t>
            </w:r>
          </w:p>
        </w:tc>
        <w:tc>
          <w:tcPr>
            <w:cnfStyle w:val="000010000000"/>
            <w:tcW w:w="1530" w:type="dxa"/>
          </w:tcPr>
          <w:p w:rsidR="00552DDA" w:rsidRPr="00264CB2" w:rsidRDefault="00552DDA" w:rsidP="00B70B51">
            <w:pPr>
              <w:pStyle w:val="TabNormal"/>
            </w:pPr>
            <w:r w:rsidRPr="00264CB2">
              <w:t>Bi-directional</w:t>
            </w:r>
          </w:p>
        </w:tc>
        <w:tc>
          <w:tcPr>
            <w:tcW w:w="1080" w:type="dxa"/>
          </w:tcPr>
          <w:p w:rsidR="00552DDA" w:rsidRPr="00264CB2" w:rsidRDefault="00552DDA" w:rsidP="00B70B51">
            <w:pPr>
              <w:pStyle w:val="TabNormal"/>
              <w:cnfStyle w:val="000000000000"/>
            </w:pPr>
            <w:r w:rsidRPr="00264CB2">
              <w:t>Online</w:t>
            </w:r>
          </w:p>
        </w:tc>
        <w:tc>
          <w:tcPr>
            <w:cnfStyle w:val="000010000000"/>
            <w:tcW w:w="1247" w:type="dxa"/>
          </w:tcPr>
          <w:p w:rsidR="00552DDA" w:rsidRPr="00264CB2" w:rsidRDefault="00552DDA" w:rsidP="00B70B51">
            <w:pPr>
              <w:pStyle w:val="TabNormal"/>
              <w:jc w:val="left"/>
            </w:pPr>
            <w:r>
              <w:t>Comverse</w:t>
            </w:r>
          </w:p>
        </w:tc>
        <w:tc>
          <w:tcPr>
            <w:tcW w:w="3244" w:type="dxa"/>
          </w:tcPr>
          <w:p w:rsidR="00552DDA" w:rsidRPr="00264CB2" w:rsidRDefault="00552DDA" w:rsidP="00220703">
            <w:pPr>
              <w:pStyle w:val="TabNormal"/>
              <w:jc w:val="left"/>
              <w:cnfStyle w:val="000000000000"/>
            </w:pPr>
            <w:r w:rsidRPr="00264CB2">
              <w:t xml:space="preserve">Network interface (CAP2) that will support </w:t>
            </w:r>
            <w:r w:rsidR="00220703">
              <w:t xml:space="preserve">real time </w:t>
            </w:r>
            <w:r w:rsidRPr="00264CB2">
              <w:t xml:space="preserve">rating </w:t>
            </w:r>
            <w:r w:rsidR="00220703">
              <w:t>2G/3G</w:t>
            </w:r>
            <w:r w:rsidRPr="00264CB2">
              <w:t xml:space="preserve"> voice calls. </w:t>
            </w:r>
            <w:r w:rsidR="00220703">
              <w:t>The CAP2 will also support real time circuit switch video call for 3G subscriber.</w:t>
            </w:r>
          </w:p>
        </w:tc>
      </w:tr>
      <w:tr w:rsidR="00220703" w:rsidRPr="00264CB2" w:rsidTr="00EF12D7">
        <w:trPr>
          <w:cnfStyle w:val="000000100000"/>
        </w:trPr>
        <w:tc>
          <w:tcPr>
            <w:cnfStyle w:val="000010000000"/>
            <w:tcW w:w="738" w:type="dxa"/>
          </w:tcPr>
          <w:p w:rsidR="00220703" w:rsidRDefault="00220703" w:rsidP="00EF12D7">
            <w:pPr>
              <w:pStyle w:val="TabNormal"/>
              <w:jc w:val="center"/>
            </w:pPr>
            <w:r>
              <w:t>3</w:t>
            </w:r>
          </w:p>
        </w:tc>
        <w:tc>
          <w:tcPr>
            <w:tcW w:w="1530" w:type="dxa"/>
          </w:tcPr>
          <w:p w:rsidR="00220703" w:rsidRPr="00220703" w:rsidRDefault="00220703" w:rsidP="00902632">
            <w:pPr>
              <w:pStyle w:val="TabNormal"/>
              <w:jc w:val="left"/>
              <w:cnfStyle w:val="000000100000"/>
            </w:pPr>
            <w:r w:rsidRPr="00220703">
              <w:t>CAMEL-3 SMS</w:t>
            </w:r>
          </w:p>
        </w:tc>
        <w:tc>
          <w:tcPr>
            <w:cnfStyle w:val="000010000000"/>
            <w:tcW w:w="1530" w:type="dxa"/>
          </w:tcPr>
          <w:p w:rsidR="00220703" w:rsidRPr="00220703" w:rsidRDefault="00220703" w:rsidP="00B70B51">
            <w:pPr>
              <w:pStyle w:val="TabNormal"/>
            </w:pPr>
            <w:r w:rsidRPr="00220703">
              <w:t>Bi-directional</w:t>
            </w:r>
          </w:p>
        </w:tc>
        <w:tc>
          <w:tcPr>
            <w:tcW w:w="1080" w:type="dxa"/>
          </w:tcPr>
          <w:p w:rsidR="00220703" w:rsidRPr="00220703" w:rsidRDefault="00220703" w:rsidP="00B70B51">
            <w:pPr>
              <w:pStyle w:val="TabNormal"/>
              <w:cnfStyle w:val="000000100000"/>
            </w:pPr>
            <w:r w:rsidRPr="00220703">
              <w:t>Online</w:t>
            </w:r>
          </w:p>
        </w:tc>
        <w:tc>
          <w:tcPr>
            <w:cnfStyle w:val="000010000000"/>
            <w:tcW w:w="1247" w:type="dxa"/>
          </w:tcPr>
          <w:p w:rsidR="00220703" w:rsidRPr="00220703" w:rsidRDefault="00220703" w:rsidP="00B70B51">
            <w:pPr>
              <w:pStyle w:val="TabNormal"/>
              <w:jc w:val="left"/>
            </w:pPr>
            <w:r w:rsidRPr="00220703">
              <w:t>Comverse</w:t>
            </w:r>
          </w:p>
        </w:tc>
        <w:tc>
          <w:tcPr>
            <w:tcW w:w="3244" w:type="dxa"/>
          </w:tcPr>
          <w:p w:rsidR="00220703" w:rsidRPr="00220703" w:rsidRDefault="00220703" w:rsidP="00220703">
            <w:pPr>
              <w:pStyle w:val="TabNormal"/>
              <w:jc w:val="left"/>
              <w:cnfStyle w:val="000000100000"/>
              <w:rPr>
                <w:sz w:val="22"/>
              </w:rPr>
            </w:pPr>
            <w:r w:rsidRPr="00220703">
              <w:t xml:space="preserve">Network interface (CAP3-SMS) that will be support rating </w:t>
            </w:r>
            <w:r>
              <w:t>real time rating for 2G/3G</w:t>
            </w:r>
            <w:r w:rsidRPr="00220703">
              <w:t xml:space="preserve"> SMS-MO transaction</w:t>
            </w:r>
            <w:r>
              <w:t>.</w:t>
            </w:r>
          </w:p>
        </w:tc>
      </w:tr>
      <w:tr w:rsidR="00C044A9" w:rsidRPr="00264CB2" w:rsidTr="00EF12D7">
        <w:tc>
          <w:tcPr>
            <w:cnfStyle w:val="000010000000"/>
            <w:tcW w:w="738" w:type="dxa"/>
          </w:tcPr>
          <w:p w:rsidR="00C044A9" w:rsidRDefault="00C044A9" w:rsidP="00EF12D7">
            <w:pPr>
              <w:pStyle w:val="TabNormal"/>
              <w:jc w:val="center"/>
            </w:pPr>
            <w:r>
              <w:t>4</w:t>
            </w:r>
          </w:p>
        </w:tc>
        <w:tc>
          <w:tcPr>
            <w:tcW w:w="1530" w:type="dxa"/>
          </w:tcPr>
          <w:p w:rsidR="00C044A9" w:rsidRPr="00264CB2" w:rsidRDefault="00C044A9" w:rsidP="00902632">
            <w:pPr>
              <w:pStyle w:val="TabNormal"/>
              <w:jc w:val="left"/>
              <w:cnfStyle w:val="000000000000"/>
            </w:pPr>
            <w:r w:rsidRPr="00264CB2">
              <w:t>MAP</w:t>
            </w:r>
          </w:p>
        </w:tc>
        <w:tc>
          <w:tcPr>
            <w:cnfStyle w:val="000010000000"/>
            <w:tcW w:w="1530" w:type="dxa"/>
          </w:tcPr>
          <w:p w:rsidR="00C044A9" w:rsidRPr="00264CB2" w:rsidRDefault="00C044A9" w:rsidP="00B70B51">
            <w:pPr>
              <w:pStyle w:val="TabNormal"/>
            </w:pPr>
            <w:r w:rsidRPr="00264CB2">
              <w:t>Bi-directional</w:t>
            </w:r>
          </w:p>
        </w:tc>
        <w:tc>
          <w:tcPr>
            <w:tcW w:w="1080" w:type="dxa"/>
          </w:tcPr>
          <w:p w:rsidR="00C044A9" w:rsidRPr="00264CB2" w:rsidRDefault="00C044A9" w:rsidP="00B70B51">
            <w:pPr>
              <w:pStyle w:val="TabNormal"/>
              <w:cnfStyle w:val="000000000000"/>
            </w:pPr>
            <w:r w:rsidRPr="00264CB2">
              <w:t>Online</w:t>
            </w:r>
          </w:p>
        </w:tc>
        <w:tc>
          <w:tcPr>
            <w:cnfStyle w:val="000010000000"/>
            <w:tcW w:w="1247" w:type="dxa"/>
          </w:tcPr>
          <w:p w:rsidR="00C044A9" w:rsidRPr="00264CB2" w:rsidRDefault="00C044A9" w:rsidP="00B70B51">
            <w:pPr>
              <w:pStyle w:val="TabNormal"/>
              <w:jc w:val="left"/>
            </w:pPr>
            <w:r>
              <w:t>Comverse</w:t>
            </w:r>
          </w:p>
        </w:tc>
        <w:tc>
          <w:tcPr>
            <w:tcW w:w="3244" w:type="dxa"/>
          </w:tcPr>
          <w:p w:rsidR="00C044A9" w:rsidRPr="00264CB2" w:rsidRDefault="00C044A9" w:rsidP="00B70B51">
            <w:pPr>
              <w:pStyle w:val="TabNormal"/>
              <w:jc w:val="left"/>
              <w:cnfStyle w:val="000000000000"/>
            </w:pPr>
            <w:r w:rsidRPr="00264CB2">
              <w:t xml:space="preserve">This is the interface that will be used for USSD self care requests such as balance inquiry. </w:t>
            </w:r>
          </w:p>
        </w:tc>
      </w:tr>
      <w:tr w:rsidR="00C72454" w:rsidRPr="00264CB2" w:rsidTr="00EF12D7">
        <w:trPr>
          <w:cnfStyle w:val="000000100000"/>
        </w:trPr>
        <w:tc>
          <w:tcPr>
            <w:cnfStyle w:val="000010000000"/>
            <w:tcW w:w="738" w:type="dxa"/>
          </w:tcPr>
          <w:p w:rsidR="00C72454" w:rsidRDefault="00C72454" w:rsidP="00EF12D7">
            <w:pPr>
              <w:pStyle w:val="TabNormal"/>
              <w:jc w:val="center"/>
            </w:pPr>
            <w:r>
              <w:t>5</w:t>
            </w:r>
          </w:p>
        </w:tc>
        <w:tc>
          <w:tcPr>
            <w:tcW w:w="1530" w:type="dxa"/>
          </w:tcPr>
          <w:p w:rsidR="00C72454" w:rsidRPr="00C72454" w:rsidRDefault="00C72454" w:rsidP="00902632">
            <w:pPr>
              <w:pStyle w:val="TabNormal"/>
              <w:jc w:val="left"/>
              <w:cnfStyle w:val="000000100000"/>
            </w:pPr>
            <w:r w:rsidRPr="00C72454">
              <w:t>ISUP</w:t>
            </w:r>
          </w:p>
        </w:tc>
        <w:tc>
          <w:tcPr>
            <w:cnfStyle w:val="000010000000"/>
            <w:tcW w:w="1530" w:type="dxa"/>
          </w:tcPr>
          <w:p w:rsidR="00C72454" w:rsidRPr="00C72454" w:rsidRDefault="00C72454" w:rsidP="00B70B51">
            <w:pPr>
              <w:pStyle w:val="TabNormal"/>
            </w:pPr>
            <w:r w:rsidRPr="00C72454">
              <w:t>Bi-directional</w:t>
            </w:r>
          </w:p>
        </w:tc>
        <w:tc>
          <w:tcPr>
            <w:tcW w:w="1080" w:type="dxa"/>
          </w:tcPr>
          <w:p w:rsidR="00C72454" w:rsidRPr="00C72454" w:rsidRDefault="00C72454" w:rsidP="00B70B51">
            <w:pPr>
              <w:pStyle w:val="TabNormal"/>
              <w:cnfStyle w:val="000000100000"/>
            </w:pPr>
            <w:r w:rsidRPr="00C72454">
              <w:t>Online</w:t>
            </w:r>
          </w:p>
        </w:tc>
        <w:tc>
          <w:tcPr>
            <w:cnfStyle w:val="000010000000"/>
            <w:tcW w:w="1247" w:type="dxa"/>
          </w:tcPr>
          <w:p w:rsidR="00C72454" w:rsidRPr="00C72454" w:rsidRDefault="00C72454" w:rsidP="00B70B51">
            <w:pPr>
              <w:pStyle w:val="TabNormal"/>
              <w:jc w:val="left"/>
            </w:pPr>
            <w:r w:rsidRPr="00C72454">
              <w:t>Comverse</w:t>
            </w:r>
          </w:p>
        </w:tc>
        <w:tc>
          <w:tcPr>
            <w:tcW w:w="3244" w:type="dxa"/>
          </w:tcPr>
          <w:p w:rsidR="00C72454" w:rsidRPr="00C72454" w:rsidRDefault="00C72454" w:rsidP="00B70B51">
            <w:pPr>
              <w:pStyle w:val="TabNormal"/>
              <w:jc w:val="left"/>
              <w:cnfStyle w:val="000000100000"/>
            </w:pPr>
            <w:r w:rsidRPr="00C72454">
              <w:t>Network interface (ISUP) for the IVR pre-call and IVR self-care for real time subscriber</w:t>
            </w:r>
          </w:p>
        </w:tc>
      </w:tr>
      <w:tr w:rsidR="00AB0CA4" w:rsidRPr="00264CB2" w:rsidTr="00EF12D7">
        <w:tc>
          <w:tcPr>
            <w:cnfStyle w:val="000010000000"/>
            <w:tcW w:w="738" w:type="dxa"/>
          </w:tcPr>
          <w:p w:rsidR="00AB0CA4" w:rsidRDefault="00AB0CA4" w:rsidP="00EF12D7">
            <w:pPr>
              <w:pStyle w:val="TabNormal"/>
              <w:jc w:val="center"/>
            </w:pPr>
            <w:r>
              <w:t>6</w:t>
            </w:r>
          </w:p>
        </w:tc>
        <w:tc>
          <w:tcPr>
            <w:tcW w:w="1530" w:type="dxa"/>
          </w:tcPr>
          <w:p w:rsidR="00AB0CA4" w:rsidRPr="00264CB2" w:rsidRDefault="00AB0CA4" w:rsidP="00902632">
            <w:pPr>
              <w:pStyle w:val="TabNormal"/>
              <w:jc w:val="left"/>
              <w:cnfStyle w:val="000000000000"/>
            </w:pPr>
            <w:r w:rsidRPr="00264CB2">
              <w:t>SNMP</w:t>
            </w:r>
          </w:p>
        </w:tc>
        <w:tc>
          <w:tcPr>
            <w:cnfStyle w:val="000010000000"/>
            <w:tcW w:w="1530" w:type="dxa"/>
          </w:tcPr>
          <w:p w:rsidR="00AB0CA4" w:rsidRPr="00264CB2" w:rsidRDefault="00AB0CA4" w:rsidP="00B70B51">
            <w:pPr>
              <w:pStyle w:val="TabNormal"/>
            </w:pPr>
            <w:r>
              <w:t>Outbound</w:t>
            </w:r>
          </w:p>
        </w:tc>
        <w:tc>
          <w:tcPr>
            <w:tcW w:w="1080" w:type="dxa"/>
          </w:tcPr>
          <w:p w:rsidR="00AB0CA4" w:rsidRPr="00264CB2" w:rsidRDefault="00AB0CA4" w:rsidP="00B70B51">
            <w:pPr>
              <w:pStyle w:val="TabNormal"/>
              <w:cnfStyle w:val="000000000000"/>
            </w:pPr>
            <w:r w:rsidRPr="00264CB2">
              <w:t>Online</w:t>
            </w:r>
          </w:p>
        </w:tc>
        <w:tc>
          <w:tcPr>
            <w:cnfStyle w:val="000010000000"/>
            <w:tcW w:w="1247" w:type="dxa"/>
          </w:tcPr>
          <w:p w:rsidR="00AB0CA4" w:rsidRPr="00264CB2" w:rsidRDefault="00AB0CA4" w:rsidP="00B70B51">
            <w:pPr>
              <w:pStyle w:val="TabNormal"/>
              <w:jc w:val="left"/>
            </w:pPr>
            <w:r w:rsidRPr="00264CB2">
              <w:t>Comverse</w:t>
            </w:r>
          </w:p>
        </w:tc>
        <w:tc>
          <w:tcPr>
            <w:tcW w:w="3244" w:type="dxa"/>
          </w:tcPr>
          <w:p w:rsidR="00AB0CA4" w:rsidRDefault="00AB0CA4" w:rsidP="00AB0CA4">
            <w:pPr>
              <w:pStyle w:val="TabNormal"/>
              <w:jc w:val="left"/>
              <w:cnfStyle w:val="000000000000"/>
              <w:rPr>
                <w:sz w:val="22"/>
              </w:rPr>
            </w:pPr>
            <w:r w:rsidRPr="00264CB2">
              <w:t xml:space="preserve">Comverse ONE supports an alarm monitoring interface between Comverse ONE and </w:t>
            </w:r>
            <w:r>
              <w:t>the</w:t>
            </w:r>
            <w:r w:rsidRPr="00264CB2">
              <w:t xml:space="preserve"> Network Management System based on the SNMP V2 protocol.  Comverse</w:t>
            </w:r>
            <w:r>
              <w:t xml:space="preserve"> ONE</w:t>
            </w:r>
            <w:r w:rsidRPr="00264CB2">
              <w:t xml:space="preserve"> will proactively alert </w:t>
            </w:r>
            <w:r>
              <w:t>VNP</w:t>
            </w:r>
            <w:r w:rsidRPr="00D35D67">
              <w:t xml:space="preserve">’s </w:t>
            </w:r>
            <w:r>
              <w:t xml:space="preserve">NMC </w:t>
            </w:r>
            <w:r w:rsidRPr="00264CB2">
              <w:t xml:space="preserve">applications of any system alarms through this interface.  </w:t>
            </w:r>
          </w:p>
        </w:tc>
      </w:tr>
      <w:tr w:rsidR="00032B63" w:rsidRPr="00264CB2" w:rsidTr="00EF12D7">
        <w:trPr>
          <w:cnfStyle w:val="000000100000"/>
        </w:trPr>
        <w:tc>
          <w:tcPr>
            <w:cnfStyle w:val="000010000000"/>
            <w:tcW w:w="738" w:type="dxa"/>
          </w:tcPr>
          <w:p w:rsidR="00032B63" w:rsidRDefault="00032B63" w:rsidP="00EF12D7">
            <w:pPr>
              <w:pStyle w:val="TabNormal"/>
              <w:jc w:val="center"/>
            </w:pPr>
            <w:r>
              <w:t>7</w:t>
            </w:r>
          </w:p>
        </w:tc>
        <w:tc>
          <w:tcPr>
            <w:tcW w:w="1530" w:type="dxa"/>
          </w:tcPr>
          <w:p w:rsidR="00032B63" w:rsidRPr="00264CB2" w:rsidRDefault="00032B63" w:rsidP="00902632">
            <w:pPr>
              <w:pStyle w:val="TabNormal"/>
              <w:jc w:val="left"/>
              <w:cnfStyle w:val="000000100000"/>
            </w:pPr>
            <w:r>
              <w:t>Offline CDR</w:t>
            </w:r>
          </w:p>
        </w:tc>
        <w:tc>
          <w:tcPr>
            <w:cnfStyle w:val="000010000000"/>
            <w:tcW w:w="1530" w:type="dxa"/>
          </w:tcPr>
          <w:p w:rsidR="00032B63" w:rsidRPr="00264CB2" w:rsidRDefault="00032B63" w:rsidP="00B70B51">
            <w:pPr>
              <w:pStyle w:val="TabNormal"/>
            </w:pPr>
            <w:r>
              <w:t>Inbound</w:t>
            </w:r>
          </w:p>
        </w:tc>
        <w:tc>
          <w:tcPr>
            <w:tcW w:w="1080" w:type="dxa"/>
          </w:tcPr>
          <w:p w:rsidR="00032B63" w:rsidRPr="00264CB2" w:rsidRDefault="00032B63" w:rsidP="00B70B51">
            <w:pPr>
              <w:pStyle w:val="TabNormal"/>
              <w:cnfStyle w:val="000000100000"/>
            </w:pPr>
            <w:r>
              <w:t>Batch</w:t>
            </w:r>
          </w:p>
        </w:tc>
        <w:tc>
          <w:tcPr>
            <w:cnfStyle w:val="000010000000"/>
            <w:tcW w:w="1247" w:type="dxa"/>
          </w:tcPr>
          <w:p w:rsidR="00032B63" w:rsidRDefault="00032B63" w:rsidP="00B70B51">
            <w:pPr>
              <w:pStyle w:val="TabNormal"/>
              <w:jc w:val="left"/>
            </w:pPr>
            <w:r>
              <w:t>VNP/</w:t>
            </w:r>
            <w:r w:rsidR="001B79B6">
              <w:t xml:space="preserve"> ELCOM</w:t>
            </w:r>
          </w:p>
        </w:tc>
        <w:tc>
          <w:tcPr>
            <w:tcW w:w="3244" w:type="dxa"/>
          </w:tcPr>
          <w:p w:rsidR="00032B63" w:rsidRPr="00264CB2" w:rsidRDefault="00032B63" w:rsidP="00B70B51">
            <w:pPr>
              <w:pStyle w:val="TabNormal"/>
              <w:jc w:val="left"/>
              <w:cnfStyle w:val="000000100000"/>
            </w:pPr>
            <w:r>
              <w:t xml:space="preserve">CDR from network element for the NE which is not able to support real time or CDR from network which are generated </w:t>
            </w:r>
            <w:r>
              <w:lastRenderedPageBreak/>
              <w:t>during outage time. The data will be in Comverse Offline URE format</w:t>
            </w:r>
          </w:p>
        </w:tc>
      </w:tr>
      <w:tr w:rsidR="00902632" w:rsidRPr="00264CB2" w:rsidTr="00EF12D7">
        <w:tc>
          <w:tcPr>
            <w:cnfStyle w:val="000010000000"/>
            <w:tcW w:w="738" w:type="dxa"/>
          </w:tcPr>
          <w:p w:rsidR="00902632" w:rsidRDefault="00902632" w:rsidP="00EF12D7">
            <w:pPr>
              <w:pStyle w:val="TabNormal"/>
              <w:jc w:val="center"/>
            </w:pPr>
            <w:r>
              <w:lastRenderedPageBreak/>
              <w:t>8</w:t>
            </w:r>
          </w:p>
        </w:tc>
        <w:tc>
          <w:tcPr>
            <w:tcW w:w="1530" w:type="dxa"/>
          </w:tcPr>
          <w:p w:rsidR="00902632" w:rsidRPr="00264CB2" w:rsidRDefault="00902632" w:rsidP="00902632">
            <w:pPr>
              <w:pStyle w:val="TabNormal"/>
              <w:jc w:val="left"/>
              <w:cnfStyle w:val="000000000000"/>
            </w:pPr>
            <w:r>
              <w:t>DWH extraction &amp; performance data</w:t>
            </w:r>
          </w:p>
        </w:tc>
        <w:tc>
          <w:tcPr>
            <w:cnfStyle w:val="000010000000"/>
            <w:tcW w:w="1530" w:type="dxa"/>
          </w:tcPr>
          <w:p w:rsidR="00902632" w:rsidRPr="00264CB2" w:rsidRDefault="00902632" w:rsidP="00B70B51">
            <w:pPr>
              <w:pStyle w:val="TabNormal"/>
            </w:pPr>
            <w:r>
              <w:t>Outbound</w:t>
            </w:r>
          </w:p>
        </w:tc>
        <w:tc>
          <w:tcPr>
            <w:tcW w:w="1080" w:type="dxa"/>
          </w:tcPr>
          <w:p w:rsidR="00902632" w:rsidRPr="00264CB2" w:rsidRDefault="00902632" w:rsidP="00B70B51">
            <w:pPr>
              <w:pStyle w:val="TabNormal"/>
              <w:cnfStyle w:val="000000000000"/>
            </w:pPr>
            <w:r>
              <w:t>Batch</w:t>
            </w:r>
          </w:p>
        </w:tc>
        <w:tc>
          <w:tcPr>
            <w:cnfStyle w:val="000010000000"/>
            <w:tcW w:w="1247" w:type="dxa"/>
          </w:tcPr>
          <w:p w:rsidR="00902632" w:rsidRDefault="00902632" w:rsidP="00B70B51">
            <w:pPr>
              <w:pStyle w:val="TabNormal"/>
              <w:jc w:val="left"/>
            </w:pPr>
            <w:r>
              <w:t>Comverse create file</w:t>
            </w:r>
          </w:p>
        </w:tc>
        <w:tc>
          <w:tcPr>
            <w:tcW w:w="3244" w:type="dxa"/>
          </w:tcPr>
          <w:p w:rsidR="00902632" w:rsidRPr="00264CB2" w:rsidRDefault="00902632" w:rsidP="00E77869">
            <w:pPr>
              <w:pStyle w:val="TabNormal"/>
              <w:jc w:val="left"/>
              <w:cnfStyle w:val="000000000000"/>
            </w:pPr>
            <w:r>
              <w:t>Data warehouse extraction information for VNP DWH purpose.</w:t>
            </w:r>
            <w:r w:rsidR="00E77869">
              <w:t xml:space="preserve"> </w:t>
            </w:r>
            <w:r w:rsidRPr="00264CB2">
              <w:t>This is the i</w:t>
            </w:r>
            <w:r w:rsidR="00E77869">
              <w:t xml:space="preserve">nterface that allows external system to retrieve the </w:t>
            </w:r>
            <w:r w:rsidRPr="00264CB2">
              <w:t>system performance data and statistics</w:t>
            </w:r>
            <w:r w:rsidR="00E77869">
              <w:t>. VNP’s performance team can use this information for detail analysis of the system performance</w:t>
            </w:r>
          </w:p>
        </w:tc>
      </w:tr>
      <w:tr w:rsidR="00902632" w:rsidRPr="00264CB2" w:rsidTr="00EF12D7">
        <w:trPr>
          <w:cnfStyle w:val="000000100000"/>
        </w:trPr>
        <w:tc>
          <w:tcPr>
            <w:cnfStyle w:val="000010000000"/>
            <w:tcW w:w="738" w:type="dxa"/>
          </w:tcPr>
          <w:p w:rsidR="00902632" w:rsidRDefault="00902632" w:rsidP="00EF12D7">
            <w:pPr>
              <w:pStyle w:val="TabNormal"/>
              <w:jc w:val="center"/>
            </w:pPr>
            <w:r>
              <w:t>9</w:t>
            </w:r>
          </w:p>
        </w:tc>
        <w:tc>
          <w:tcPr>
            <w:tcW w:w="1530" w:type="dxa"/>
          </w:tcPr>
          <w:p w:rsidR="00902632" w:rsidRPr="00902632" w:rsidRDefault="00902632" w:rsidP="00902632">
            <w:pPr>
              <w:pStyle w:val="TabNormal"/>
              <w:jc w:val="left"/>
              <w:cnfStyle w:val="000000100000"/>
            </w:pPr>
            <w:r w:rsidRPr="00902632">
              <w:t>Unified API</w:t>
            </w:r>
            <w:r>
              <w:t xml:space="preserve"> (SAPI)</w:t>
            </w:r>
          </w:p>
        </w:tc>
        <w:tc>
          <w:tcPr>
            <w:cnfStyle w:val="000010000000"/>
            <w:tcW w:w="1530" w:type="dxa"/>
          </w:tcPr>
          <w:p w:rsidR="00902632" w:rsidRPr="00902632" w:rsidRDefault="00902632" w:rsidP="00B70B51">
            <w:pPr>
              <w:pStyle w:val="TabNormal"/>
            </w:pPr>
            <w:r w:rsidRPr="00902632">
              <w:t>Inbound</w:t>
            </w:r>
          </w:p>
        </w:tc>
        <w:tc>
          <w:tcPr>
            <w:tcW w:w="1080" w:type="dxa"/>
          </w:tcPr>
          <w:p w:rsidR="00902632" w:rsidRPr="00902632" w:rsidRDefault="00902632" w:rsidP="00B70B51">
            <w:pPr>
              <w:pStyle w:val="TabNormal"/>
              <w:cnfStyle w:val="000000100000"/>
            </w:pPr>
            <w:r w:rsidRPr="00902632">
              <w:t>Online/ Batch</w:t>
            </w:r>
          </w:p>
        </w:tc>
        <w:tc>
          <w:tcPr>
            <w:cnfStyle w:val="000010000000"/>
            <w:tcW w:w="1247" w:type="dxa"/>
          </w:tcPr>
          <w:p w:rsidR="00902632" w:rsidRPr="00902632" w:rsidRDefault="00902632" w:rsidP="00B70B51">
            <w:pPr>
              <w:pStyle w:val="TabNormal"/>
              <w:jc w:val="left"/>
            </w:pPr>
            <w:r>
              <w:t>VNP</w:t>
            </w:r>
            <w:r w:rsidRPr="00902632">
              <w:t>/</w:t>
            </w:r>
            <w:r w:rsidR="001B79B6">
              <w:t xml:space="preserve"> ELCOM</w:t>
            </w:r>
          </w:p>
        </w:tc>
        <w:tc>
          <w:tcPr>
            <w:tcW w:w="3244" w:type="dxa"/>
          </w:tcPr>
          <w:p w:rsidR="00902632" w:rsidRPr="00902632" w:rsidRDefault="00902632" w:rsidP="00902632">
            <w:pPr>
              <w:pStyle w:val="TabNormal"/>
              <w:jc w:val="left"/>
              <w:cnfStyle w:val="000000100000"/>
              <w:rPr>
                <w:sz w:val="22"/>
              </w:rPr>
            </w:pPr>
            <w:r w:rsidRPr="00902632">
              <w:t xml:space="preserve">Unified API is the subscriber provisioning/ management </w:t>
            </w:r>
            <w:smartTag w:uri="urn:schemas-microsoft-com:office:smarttags" w:element="stockticker">
              <w:r w:rsidRPr="00902632">
                <w:t>API</w:t>
              </w:r>
            </w:smartTag>
            <w:r w:rsidRPr="00902632">
              <w:t xml:space="preserve"> that used to integrate with operator care systems (Customer care, self care, etc...).   This interface is mainly focus for U-API integration from </w:t>
            </w:r>
            <w:r>
              <w:t>VNP</w:t>
            </w:r>
            <w:r w:rsidRPr="00902632">
              <w:t xml:space="preserve">’s </w:t>
            </w:r>
            <w:r>
              <w:t xml:space="preserve">customer </w:t>
            </w:r>
            <w:r w:rsidRPr="00902632">
              <w:t>care system.</w:t>
            </w:r>
          </w:p>
        </w:tc>
      </w:tr>
      <w:tr w:rsidR="00902632" w:rsidRPr="00264CB2" w:rsidTr="00EF12D7">
        <w:tc>
          <w:tcPr>
            <w:cnfStyle w:val="000010000000"/>
            <w:tcW w:w="738" w:type="dxa"/>
          </w:tcPr>
          <w:p w:rsidR="00902632" w:rsidRDefault="00902632" w:rsidP="00EF12D7">
            <w:pPr>
              <w:pStyle w:val="TabNormal"/>
              <w:jc w:val="center"/>
            </w:pPr>
            <w:r>
              <w:t>10</w:t>
            </w:r>
          </w:p>
        </w:tc>
        <w:tc>
          <w:tcPr>
            <w:tcW w:w="1530" w:type="dxa"/>
          </w:tcPr>
          <w:p w:rsidR="00902632" w:rsidRPr="00902632" w:rsidRDefault="00902632" w:rsidP="00B70B51">
            <w:pPr>
              <w:pStyle w:val="TabNormal"/>
              <w:jc w:val="left"/>
              <w:cnfStyle w:val="000000000000"/>
            </w:pPr>
            <w:r w:rsidRPr="00902632">
              <w:t>Unified API</w:t>
            </w:r>
            <w:r>
              <w:t xml:space="preserve"> (SAPI)</w:t>
            </w:r>
          </w:p>
        </w:tc>
        <w:tc>
          <w:tcPr>
            <w:cnfStyle w:val="000010000000"/>
            <w:tcW w:w="1530" w:type="dxa"/>
          </w:tcPr>
          <w:p w:rsidR="00902632" w:rsidRPr="00902632" w:rsidRDefault="00902632" w:rsidP="00B70B51">
            <w:pPr>
              <w:pStyle w:val="TabNormal"/>
            </w:pPr>
            <w:r w:rsidRPr="00902632">
              <w:t>Inbound</w:t>
            </w:r>
          </w:p>
        </w:tc>
        <w:tc>
          <w:tcPr>
            <w:tcW w:w="1080" w:type="dxa"/>
          </w:tcPr>
          <w:p w:rsidR="00902632" w:rsidRPr="00902632" w:rsidRDefault="00902632" w:rsidP="00B70B51">
            <w:pPr>
              <w:pStyle w:val="TabNormal"/>
              <w:cnfStyle w:val="000000000000"/>
            </w:pPr>
            <w:r w:rsidRPr="00902632">
              <w:t>Online/ Batch</w:t>
            </w:r>
          </w:p>
        </w:tc>
        <w:tc>
          <w:tcPr>
            <w:cnfStyle w:val="000010000000"/>
            <w:tcW w:w="1247" w:type="dxa"/>
          </w:tcPr>
          <w:p w:rsidR="00902632" w:rsidRPr="00902632" w:rsidRDefault="00902632" w:rsidP="00B70B51">
            <w:pPr>
              <w:pStyle w:val="TabNormal"/>
              <w:jc w:val="left"/>
            </w:pPr>
            <w:r>
              <w:t>VNP</w:t>
            </w:r>
            <w:r w:rsidRPr="00902632">
              <w:t>/</w:t>
            </w:r>
            <w:r w:rsidR="001B79B6">
              <w:t xml:space="preserve"> ELCOM</w:t>
            </w:r>
          </w:p>
        </w:tc>
        <w:tc>
          <w:tcPr>
            <w:tcW w:w="3244" w:type="dxa"/>
          </w:tcPr>
          <w:p w:rsidR="00902632" w:rsidRPr="00902632" w:rsidRDefault="00902632" w:rsidP="00902632">
            <w:pPr>
              <w:pStyle w:val="TabNormal"/>
              <w:jc w:val="left"/>
              <w:cnfStyle w:val="000000000000"/>
              <w:rPr>
                <w:sz w:val="22"/>
              </w:rPr>
            </w:pPr>
            <w:r w:rsidRPr="00902632">
              <w:t xml:space="preserve">Unified API is the subscriber provisioning/ management </w:t>
            </w:r>
            <w:smartTag w:uri="urn:schemas-microsoft-com:office:smarttags" w:element="stockticker">
              <w:r w:rsidRPr="00902632">
                <w:t>API</w:t>
              </w:r>
            </w:smartTag>
            <w:r w:rsidRPr="00902632">
              <w:t xml:space="preserve"> that used to integrate with operator care systems (Customer care, self care, etc...).   This interface is mainly focus for U-API integration from </w:t>
            </w:r>
            <w:r>
              <w:t>VNP’s POS/Dealer application</w:t>
            </w:r>
          </w:p>
        </w:tc>
      </w:tr>
      <w:tr w:rsidR="00902632" w:rsidRPr="00264CB2" w:rsidTr="00EF12D7">
        <w:trPr>
          <w:cnfStyle w:val="000000100000"/>
        </w:trPr>
        <w:tc>
          <w:tcPr>
            <w:cnfStyle w:val="000010000000"/>
            <w:tcW w:w="738" w:type="dxa"/>
          </w:tcPr>
          <w:p w:rsidR="00902632" w:rsidRDefault="00902632" w:rsidP="00EF12D7">
            <w:pPr>
              <w:pStyle w:val="TabNormal"/>
              <w:jc w:val="center"/>
            </w:pPr>
            <w:r>
              <w:t>11</w:t>
            </w:r>
          </w:p>
        </w:tc>
        <w:tc>
          <w:tcPr>
            <w:tcW w:w="1530" w:type="dxa"/>
          </w:tcPr>
          <w:p w:rsidR="00902632" w:rsidRPr="00902632" w:rsidRDefault="00902632" w:rsidP="00B70B51">
            <w:pPr>
              <w:pStyle w:val="TabNormal"/>
              <w:jc w:val="left"/>
              <w:cnfStyle w:val="000000100000"/>
            </w:pPr>
            <w:r w:rsidRPr="00902632">
              <w:t>Unified API</w:t>
            </w:r>
            <w:r>
              <w:t xml:space="preserve"> (SAPI)</w:t>
            </w:r>
          </w:p>
        </w:tc>
        <w:tc>
          <w:tcPr>
            <w:cnfStyle w:val="000010000000"/>
            <w:tcW w:w="1530" w:type="dxa"/>
          </w:tcPr>
          <w:p w:rsidR="00902632" w:rsidRPr="00902632" w:rsidRDefault="00902632" w:rsidP="00B70B51">
            <w:pPr>
              <w:pStyle w:val="TabNormal"/>
            </w:pPr>
            <w:r w:rsidRPr="00902632">
              <w:t>Inbound</w:t>
            </w:r>
          </w:p>
        </w:tc>
        <w:tc>
          <w:tcPr>
            <w:tcW w:w="1080" w:type="dxa"/>
          </w:tcPr>
          <w:p w:rsidR="00902632" w:rsidRPr="00902632" w:rsidRDefault="00902632" w:rsidP="00B70B51">
            <w:pPr>
              <w:pStyle w:val="TabNormal"/>
              <w:cnfStyle w:val="000000100000"/>
            </w:pPr>
            <w:r w:rsidRPr="00902632">
              <w:t>Online/ Batch</w:t>
            </w:r>
          </w:p>
        </w:tc>
        <w:tc>
          <w:tcPr>
            <w:cnfStyle w:val="000010000000"/>
            <w:tcW w:w="1247" w:type="dxa"/>
          </w:tcPr>
          <w:p w:rsidR="00902632" w:rsidRPr="00902632" w:rsidRDefault="00902632" w:rsidP="00B70B51">
            <w:pPr>
              <w:pStyle w:val="TabNormal"/>
              <w:jc w:val="left"/>
            </w:pPr>
            <w:r>
              <w:t>VNP</w:t>
            </w:r>
            <w:r w:rsidRPr="00902632">
              <w:t>/</w:t>
            </w:r>
            <w:r w:rsidR="001B79B6">
              <w:t xml:space="preserve"> ELCOM</w:t>
            </w:r>
          </w:p>
        </w:tc>
        <w:tc>
          <w:tcPr>
            <w:tcW w:w="3244" w:type="dxa"/>
          </w:tcPr>
          <w:p w:rsidR="00902632" w:rsidRPr="00902632" w:rsidRDefault="00902632" w:rsidP="00902632">
            <w:pPr>
              <w:pStyle w:val="TabNormal"/>
              <w:jc w:val="left"/>
              <w:cnfStyle w:val="000000100000"/>
              <w:rPr>
                <w:sz w:val="22"/>
              </w:rPr>
            </w:pPr>
            <w:r w:rsidRPr="00902632">
              <w:t xml:space="preserve">Unified API is the subscriber provisioning/ management </w:t>
            </w:r>
            <w:smartTag w:uri="urn:schemas-microsoft-com:office:smarttags" w:element="stockticker">
              <w:r w:rsidRPr="00902632">
                <w:t>API</w:t>
              </w:r>
            </w:smartTag>
            <w:r w:rsidRPr="00902632">
              <w:t xml:space="preserve"> that used to integrate with operator care systems (Customer care, self care, etc...).   This interface is mainly focus for U-API integration from </w:t>
            </w:r>
            <w:r>
              <w:t>VNP</w:t>
            </w:r>
            <w:r w:rsidRPr="00902632">
              <w:t xml:space="preserve">’s </w:t>
            </w:r>
            <w:r>
              <w:t>e-top-up</w:t>
            </w:r>
            <w:r w:rsidRPr="00902632">
              <w:t xml:space="preserve"> system.</w:t>
            </w:r>
          </w:p>
        </w:tc>
      </w:tr>
      <w:tr w:rsidR="00902632" w:rsidRPr="00264CB2" w:rsidTr="00EF12D7">
        <w:tc>
          <w:tcPr>
            <w:cnfStyle w:val="000010000000"/>
            <w:tcW w:w="738" w:type="dxa"/>
          </w:tcPr>
          <w:p w:rsidR="00902632" w:rsidRDefault="00902632" w:rsidP="00EF12D7">
            <w:pPr>
              <w:pStyle w:val="TabNormal"/>
              <w:jc w:val="center"/>
            </w:pPr>
            <w:r>
              <w:t>12</w:t>
            </w:r>
          </w:p>
        </w:tc>
        <w:tc>
          <w:tcPr>
            <w:tcW w:w="1530" w:type="dxa"/>
          </w:tcPr>
          <w:p w:rsidR="00902632" w:rsidRPr="00902632" w:rsidRDefault="00902632" w:rsidP="00B70B51">
            <w:pPr>
              <w:pStyle w:val="TabNormal"/>
              <w:jc w:val="left"/>
              <w:cnfStyle w:val="000000000000"/>
            </w:pPr>
            <w:r w:rsidRPr="00902632">
              <w:t>Unified API</w:t>
            </w:r>
            <w:r>
              <w:t xml:space="preserve"> (SAPI)</w:t>
            </w:r>
          </w:p>
        </w:tc>
        <w:tc>
          <w:tcPr>
            <w:cnfStyle w:val="000010000000"/>
            <w:tcW w:w="1530" w:type="dxa"/>
          </w:tcPr>
          <w:p w:rsidR="00902632" w:rsidRPr="00902632" w:rsidRDefault="00902632" w:rsidP="00B70B51">
            <w:pPr>
              <w:pStyle w:val="TabNormal"/>
            </w:pPr>
            <w:r w:rsidRPr="00902632">
              <w:t>Inbound</w:t>
            </w:r>
          </w:p>
        </w:tc>
        <w:tc>
          <w:tcPr>
            <w:tcW w:w="1080" w:type="dxa"/>
          </w:tcPr>
          <w:p w:rsidR="00902632" w:rsidRPr="00902632" w:rsidRDefault="00902632" w:rsidP="00B70B51">
            <w:pPr>
              <w:pStyle w:val="TabNormal"/>
              <w:cnfStyle w:val="000000000000"/>
            </w:pPr>
            <w:r w:rsidRPr="00902632">
              <w:t>Online/ Batch</w:t>
            </w:r>
          </w:p>
        </w:tc>
        <w:tc>
          <w:tcPr>
            <w:cnfStyle w:val="000010000000"/>
            <w:tcW w:w="1247" w:type="dxa"/>
          </w:tcPr>
          <w:p w:rsidR="00902632" w:rsidRPr="00902632" w:rsidRDefault="00902632" w:rsidP="00B70B51">
            <w:pPr>
              <w:pStyle w:val="TabNormal"/>
              <w:jc w:val="left"/>
            </w:pPr>
            <w:r>
              <w:t>VNP</w:t>
            </w:r>
            <w:r w:rsidRPr="00902632">
              <w:t>/</w:t>
            </w:r>
            <w:r w:rsidR="001B79B6">
              <w:t xml:space="preserve"> ELCOM</w:t>
            </w:r>
          </w:p>
        </w:tc>
        <w:tc>
          <w:tcPr>
            <w:tcW w:w="3244" w:type="dxa"/>
          </w:tcPr>
          <w:p w:rsidR="00902632" w:rsidRPr="00902632" w:rsidRDefault="00902632" w:rsidP="00902632">
            <w:pPr>
              <w:pStyle w:val="TabNormal"/>
              <w:jc w:val="left"/>
              <w:cnfStyle w:val="000000000000"/>
              <w:rPr>
                <w:sz w:val="22"/>
              </w:rPr>
            </w:pPr>
            <w:r w:rsidRPr="00902632">
              <w:t xml:space="preserve">Unified API is the subscriber provisioning/ management </w:t>
            </w:r>
            <w:smartTag w:uri="urn:schemas-microsoft-com:office:smarttags" w:element="stockticker">
              <w:r w:rsidRPr="00902632">
                <w:t>API</w:t>
              </w:r>
            </w:smartTag>
            <w:r w:rsidRPr="00902632">
              <w:t xml:space="preserve"> that used to integrate with operator care systems (Customer care, self care, etc...).   This interface is mainly focus for U-API integration from </w:t>
            </w:r>
            <w:r>
              <w:t>Comverse provided customer care client</w:t>
            </w:r>
          </w:p>
        </w:tc>
      </w:tr>
      <w:tr w:rsidR="00902632" w:rsidRPr="00264CB2" w:rsidTr="00EF12D7">
        <w:trPr>
          <w:cnfStyle w:val="000000100000"/>
        </w:trPr>
        <w:tc>
          <w:tcPr>
            <w:cnfStyle w:val="000010000000"/>
            <w:tcW w:w="738" w:type="dxa"/>
          </w:tcPr>
          <w:p w:rsidR="00902632" w:rsidRDefault="00902632" w:rsidP="00EF12D7">
            <w:pPr>
              <w:pStyle w:val="TabNormal"/>
              <w:jc w:val="center"/>
            </w:pPr>
            <w:r>
              <w:t>13</w:t>
            </w:r>
          </w:p>
        </w:tc>
        <w:tc>
          <w:tcPr>
            <w:tcW w:w="1530" w:type="dxa"/>
          </w:tcPr>
          <w:p w:rsidR="00902632" w:rsidRPr="00264CB2" w:rsidRDefault="00902632" w:rsidP="00902632">
            <w:pPr>
              <w:pStyle w:val="TabNormal"/>
              <w:jc w:val="left"/>
              <w:cnfStyle w:val="000000100000"/>
            </w:pPr>
            <w:r>
              <w:t xml:space="preserve">Rated CDR </w:t>
            </w:r>
          </w:p>
        </w:tc>
        <w:tc>
          <w:tcPr>
            <w:cnfStyle w:val="000010000000"/>
            <w:tcW w:w="1530" w:type="dxa"/>
          </w:tcPr>
          <w:p w:rsidR="00902632" w:rsidRPr="00264CB2" w:rsidRDefault="00902632" w:rsidP="00B70B51">
            <w:pPr>
              <w:pStyle w:val="TabNormal"/>
            </w:pPr>
            <w:r>
              <w:t>Outbound</w:t>
            </w:r>
          </w:p>
        </w:tc>
        <w:tc>
          <w:tcPr>
            <w:tcW w:w="1080" w:type="dxa"/>
          </w:tcPr>
          <w:p w:rsidR="00902632" w:rsidRPr="00264CB2" w:rsidRDefault="00902632" w:rsidP="00B70B51">
            <w:pPr>
              <w:pStyle w:val="TabNormal"/>
              <w:cnfStyle w:val="000000100000"/>
            </w:pPr>
            <w:r>
              <w:t>Batch</w:t>
            </w:r>
          </w:p>
        </w:tc>
        <w:tc>
          <w:tcPr>
            <w:cnfStyle w:val="000010000000"/>
            <w:tcW w:w="1247" w:type="dxa"/>
          </w:tcPr>
          <w:p w:rsidR="00902632" w:rsidRDefault="00902632" w:rsidP="00B70B51">
            <w:pPr>
              <w:pStyle w:val="TabNormal"/>
              <w:jc w:val="left"/>
            </w:pPr>
            <w:r>
              <w:t>Comverse create file</w:t>
            </w:r>
          </w:p>
        </w:tc>
        <w:tc>
          <w:tcPr>
            <w:tcW w:w="3244" w:type="dxa"/>
          </w:tcPr>
          <w:p w:rsidR="00902632" w:rsidRPr="00264CB2" w:rsidRDefault="00902632" w:rsidP="00E77869">
            <w:pPr>
              <w:pStyle w:val="TabNormal"/>
              <w:jc w:val="left"/>
              <w:cnfStyle w:val="000000100000"/>
            </w:pPr>
            <w:r>
              <w:t>The system will generate rated CDR information for post processing by VNP BSS.</w:t>
            </w:r>
          </w:p>
        </w:tc>
      </w:tr>
      <w:tr w:rsidR="00161431" w:rsidRPr="00264CB2" w:rsidTr="00EF12D7">
        <w:tc>
          <w:tcPr>
            <w:cnfStyle w:val="000010000000"/>
            <w:tcW w:w="738" w:type="dxa"/>
          </w:tcPr>
          <w:p w:rsidR="00161431" w:rsidRDefault="00161431" w:rsidP="00EF12D7">
            <w:pPr>
              <w:pStyle w:val="TabNormal"/>
              <w:jc w:val="center"/>
            </w:pPr>
            <w:r>
              <w:t>14</w:t>
            </w:r>
          </w:p>
        </w:tc>
        <w:tc>
          <w:tcPr>
            <w:tcW w:w="1530" w:type="dxa"/>
          </w:tcPr>
          <w:p w:rsidR="00161431" w:rsidRPr="00161431" w:rsidRDefault="00161431" w:rsidP="00B70B51">
            <w:pPr>
              <w:pStyle w:val="TabNormal"/>
              <w:cnfStyle w:val="000000000000"/>
            </w:pPr>
            <w:r w:rsidRPr="00161431">
              <w:t>SMPP</w:t>
            </w:r>
          </w:p>
        </w:tc>
        <w:tc>
          <w:tcPr>
            <w:cnfStyle w:val="000010000000"/>
            <w:tcW w:w="1530" w:type="dxa"/>
          </w:tcPr>
          <w:p w:rsidR="00161431" w:rsidRPr="00161431" w:rsidRDefault="00161431" w:rsidP="00B70B51">
            <w:pPr>
              <w:pStyle w:val="TabNormal"/>
            </w:pPr>
            <w:r w:rsidRPr="00161431">
              <w:t>Outbound</w:t>
            </w:r>
          </w:p>
        </w:tc>
        <w:tc>
          <w:tcPr>
            <w:tcW w:w="1080" w:type="dxa"/>
          </w:tcPr>
          <w:p w:rsidR="00161431" w:rsidRPr="00161431" w:rsidRDefault="00161431" w:rsidP="00B70B51">
            <w:pPr>
              <w:pStyle w:val="TabNormal"/>
              <w:cnfStyle w:val="000000000000"/>
            </w:pPr>
            <w:r w:rsidRPr="00161431">
              <w:t>Online</w:t>
            </w:r>
          </w:p>
        </w:tc>
        <w:tc>
          <w:tcPr>
            <w:cnfStyle w:val="000010000000"/>
            <w:tcW w:w="1247" w:type="dxa"/>
          </w:tcPr>
          <w:p w:rsidR="00161431" w:rsidRPr="00161431" w:rsidRDefault="00161431" w:rsidP="00B70B51">
            <w:pPr>
              <w:pStyle w:val="TabNormal"/>
              <w:jc w:val="left"/>
            </w:pPr>
            <w:r w:rsidRPr="00161431">
              <w:t>Comverse</w:t>
            </w:r>
          </w:p>
        </w:tc>
        <w:tc>
          <w:tcPr>
            <w:tcW w:w="3244" w:type="dxa"/>
          </w:tcPr>
          <w:p w:rsidR="00161431" w:rsidRPr="00161431" w:rsidRDefault="00161431" w:rsidP="00161431">
            <w:pPr>
              <w:pStyle w:val="TabNormal"/>
              <w:jc w:val="left"/>
              <w:cnfStyle w:val="000000000000"/>
              <w:rPr>
                <w:sz w:val="22"/>
              </w:rPr>
            </w:pPr>
            <w:r w:rsidRPr="00161431">
              <w:t xml:space="preserve">This is also the notification interface that will be used to communicate to the </w:t>
            </w:r>
            <w:r>
              <w:t>customer</w:t>
            </w:r>
            <w:r w:rsidRPr="00161431">
              <w:t xml:space="preserve"> </w:t>
            </w:r>
            <w:r>
              <w:t xml:space="preserve">via </w:t>
            </w:r>
            <w:r>
              <w:lastRenderedPageBreak/>
              <w:t xml:space="preserve">SMS. </w:t>
            </w:r>
            <w:r w:rsidRPr="00161431">
              <w:t xml:space="preserve">VNP can send SMS to subscribers when certain conditions occur.  </w:t>
            </w:r>
            <w:r>
              <w:t>The criteria of notification will be set via the PCAT.</w:t>
            </w:r>
          </w:p>
        </w:tc>
      </w:tr>
      <w:tr w:rsidR="00161431" w:rsidRPr="00264CB2" w:rsidTr="00EF12D7">
        <w:trPr>
          <w:cnfStyle w:val="000000100000"/>
        </w:trPr>
        <w:tc>
          <w:tcPr>
            <w:cnfStyle w:val="000010000000"/>
            <w:tcW w:w="738" w:type="dxa"/>
          </w:tcPr>
          <w:p w:rsidR="00161431" w:rsidRDefault="00161431" w:rsidP="00EF12D7">
            <w:pPr>
              <w:pStyle w:val="TabNormal"/>
              <w:jc w:val="center"/>
            </w:pPr>
            <w:r>
              <w:lastRenderedPageBreak/>
              <w:t>15</w:t>
            </w:r>
          </w:p>
        </w:tc>
        <w:tc>
          <w:tcPr>
            <w:tcW w:w="1530" w:type="dxa"/>
          </w:tcPr>
          <w:p w:rsidR="00161431" w:rsidRPr="00902632" w:rsidRDefault="00161431" w:rsidP="00B70B51">
            <w:pPr>
              <w:pStyle w:val="TabNormal"/>
              <w:jc w:val="left"/>
              <w:cnfStyle w:val="000000100000"/>
            </w:pPr>
            <w:r w:rsidRPr="00902632">
              <w:t>Unified API</w:t>
            </w:r>
            <w:r>
              <w:t xml:space="preserve"> (SAPI)</w:t>
            </w:r>
          </w:p>
        </w:tc>
        <w:tc>
          <w:tcPr>
            <w:cnfStyle w:val="000010000000"/>
            <w:tcW w:w="1530" w:type="dxa"/>
          </w:tcPr>
          <w:p w:rsidR="00161431" w:rsidRPr="00902632" w:rsidRDefault="00161431" w:rsidP="00B70B51">
            <w:pPr>
              <w:pStyle w:val="TabNormal"/>
            </w:pPr>
            <w:r w:rsidRPr="00902632">
              <w:t>Inbound</w:t>
            </w:r>
          </w:p>
        </w:tc>
        <w:tc>
          <w:tcPr>
            <w:tcW w:w="1080" w:type="dxa"/>
          </w:tcPr>
          <w:p w:rsidR="00161431" w:rsidRPr="00902632" w:rsidRDefault="00161431" w:rsidP="00B70B51">
            <w:pPr>
              <w:pStyle w:val="TabNormal"/>
              <w:cnfStyle w:val="000000100000"/>
            </w:pPr>
            <w:r w:rsidRPr="00902632">
              <w:t>Online/ Batch</w:t>
            </w:r>
          </w:p>
        </w:tc>
        <w:tc>
          <w:tcPr>
            <w:cnfStyle w:val="000010000000"/>
            <w:tcW w:w="1247" w:type="dxa"/>
          </w:tcPr>
          <w:p w:rsidR="00161431" w:rsidRPr="00902632" w:rsidRDefault="00161431" w:rsidP="00B70B51">
            <w:pPr>
              <w:pStyle w:val="TabNormal"/>
              <w:jc w:val="left"/>
            </w:pPr>
            <w:r>
              <w:t>VNP</w:t>
            </w:r>
            <w:r w:rsidRPr="00902632">
              <w:t>/</w:t>
            </w:r>
            <w:r w:rsidR="001B79B6">
              <w:t xml:space="preserve"> ELCOM</w:t>
            </w:r>
          </w:p>
        </w:tc>
        <w:tc>
          <w:tcPr>
            <w:tcW w:w="3244" w:type="dxa"/>
          </w:tcPr>
          <w:p w:rsidR="00161431" w:rsidRPr="00902632" w:rsidRDefault="00161431" w:rsidP="00161431">
            <w:pPr>
              <w:pStyle w:val="TabNormal"/>
              <w:jc w:val="left"/>
              <w:cnfStyle w:val="000000100000"/>
              <w:rPr>
                <w:sz w:val="22"/>
              </w:rPr>
            </w:pPr>
            <w:r w:rsidRPr="00902632">
              <w:t xml:space="preserve">Unified API is the subscriber provisioning/ management </w:t>
            </w:r>
            <w:smartTag w:uri="urn:schemas-microsoft-com:office:smarttags" w:element="stockticker">
              <w:r w:rsidRPr="00902632">
                <w:t>API</w:t>
              </w:r>
            </w:smartTag>
            <w:r w:rsidRPr="00902632">
              <w:t xml:space="preserve"> that used to integrate with operator care systems (Customer care, self care, etc...).   This interface is mainly focus for U-API integration from </w:t>
            </w:r>
            <w:r>
              <w:t>VNP</w:t>
            </w:r>
            <w:r w:rsidRPr="00902632">
              <w:t xml:space="preserve">’s </w:t>
            </w:r>
            <w:r>
              <w:t>promotion adjustment</w:t>
            </w:r>
            <w:r w:rsidRPr="00902632">
              <w:t xml:space="preserve"> system.</w:t>
            </w:r>
          </w:p>
        </w:tc>
      </w:tr>
      <w:tr w:rsidR="00161431" w:rsidRPr="00264CB2" w:rsidTr="00EF12D7">
        <w:tc>
          <w:tcPr>
            <w:cnfStyle w:val="000010000000"/>
            <w:tcW w:w="738" w:type="dxa"/>
          </w:tcPr>
          <w:p w:rsidR="00161431" w:rsidRDefault="00161431" w:rsidP="00EF12D7">
            <w:pPr>
              <w:pStyle w:val="TabNormal"/>
              <w:jc w:val="center"/>
            </w:pPr>
            <w:r>
              <w:t>16</w:t>
            </w:r>
          </w:p>
        </w:tc>
        <w:tc>
          <w:tcPr>
            <w:tcW w:w="1530" w:type="dxa"/>
          </w:tcPr>
          <w:p w:rsidR="00161431" w:rsidRPr="00264CB2" w:rsidRDefault="00161431" w:rsidP="00161431">
            <w:pPr>
              <w:pStyle w:val="TabNormal"/>
              <w:jc w:val="left"/>
              <w:cnfStyle w:val="000000000000"/>
            </w:pPr>
            <w:r>
              <w:t>Service Order Gateway  (SOG) Notification</w:t>
            </w:r>
          </w:p>
        </w:tc>
        <w:tc>
          <w:tcPr>
            <w:cnfStyle w:val="000010000000"/>
            <w:tcW w:w="1530" w:type="dxa"/>
          </w:tcPr>
          <w:p w:rsidR="00161431" w:rsidRPr="00264CB2" w:rsidRDefault="00161431" w:rsidP="00B70B51">
            <w:pPr>
              <w:pStyle w:val="TabNormal"/>
            </w:pPr>
            <w:r>
              <w:t>Outbound</w:t>
            </w:r>
          </w:p>
        </w:tc>
        <w:tc>
          <w:tcPr>
            <w:tcW w:w="1080" w:type="dxa"/>
          </w:tcPr>
          <w:p w:rsidR="00161431" w:rsidRPr="00264CB2" w:rsidRDefault="00161431" w:rsidP="00B70B51">
            <w:pPr>
              <w:pStyle w:val="TabNormal"/>
              <w:cnfStyle w:val="000000000000"/>
            </w:pPr>
            <w:r>
              <w:t>Online</w:t>
            </w:r>
          </w:p>
        </w:tc>
        <w:tc>
          <w:tcPr>
            <w:cnfStyle w:val="000010000000"/>
            <w:tcW w:w="1247" w:type="dxa"/>
          </w:tcPr>
          <w:p w:rsidR="00161431" w:rsidRPr="00264CB2" w:rsidRDefault="00161431" w:rsidP="00B70B51">
            <w:pPr>
              <w:pStyle w:val="TabNormal"/>
              <w:jc w:val="left"/>
            </w:pPr>
            <w:r>
              <w:t xml:space="preserve">Comverse </w:t>
            </w:r>
          </w:p>
        </w:tc>
        <w:tc>
          <w:tcPr>
            <w:tcW w:w="3244" w:type="dxa"/>
          </w:tcPr>
          <w:p w:rsidR="00161431" w:rsidRPr="00264CB2" w:rsidRDefault="00161431" w:rsidP="00B70B51">
            <w:pPr>
              <w:pStyle w:val="TabNormal"/>
              <w:jc w:val="left"/>
              <w:cnfStyle w:val="000000000000"/>
            </w:pPr>
            <w:r>
              <w:t>This interface will trigger the notification via IP socket information to external service order gateway. This is for fast communication with HLR for real time profile changes.</w:t>
            </w:r>
          </w:p>
        </w:tc>
      </w:tr>
      <w:tr w:rsidR="00265265" w:rsidRPr="00264CB2" w:rsidTr="00EF12D7">
        <w:trPr>
          <w:cnfStyle w:val="000000100000"/>
        </w:trPr>
        <w:tc>
          <w:tcPr>
            <w:cnfStyle w:val="000010000000"/>
            <w:tcW w:w="738" w:type="dxa"/>
          </w:tcPr>
          <w:p w:rsidR="00265265" w:rsidRDefault="00265265" w:rsidP="00EF12D7">
            <w:pPr>
              <w:pStyle w:val="TabNormal"/>
              <w:jc w:val="center"/>
            </w:pPr>
            <w:r>
              <w:t>17</w:t>
            </w:r>
          </w:p>
        </w:tc>
        <w:tc>
          <w:tcPr>
            <w:tcW w:w="1530" w:type="dxa"/>
          </w:tcPr>
          <w:p w:rsidR="00265265" w:rsidRPr="00264CB2" w:rsidRDefault="00265265" w:rsidP="00B70B51">
            <w:pPr>
              <w:pStyle w:val="TabNormal"/>
              <w:cnfStyle w:val="000000100000"/>
            </w:pPr>
            <w:r w:rsidRPr="00264CB2">
              <w:t>Diameter</w:t>
            </w:r>
          </w:p>
        </w:tc>
        <w:tc>
          <w:tcPr>
            <w:cnfStyle w:val="000010000000"/>
            <w:tcW w:w="1530" w:type="dxa"/>
          </w:tcPr>
          <w:p w:rsidR="00265265" w:rsidRPr="00264CB2" w:rsidRDefault="00265265" w:rsidP="00B70B51">
            <w:pPr>
              <w:pStyle w:val="TabNormal"/>
            </w:pPr>
            <w:r w:rsidRPr="00264CB2">
              <w:t>Bi-directional</w:t>
            </w:r>
          </w:p>
        </w:tc>
        <w:tc>
          <w:tcPr>
            <w:tcW w:w="1080" w:type="dxa"/>
          </w:tcPr>
          <w:p w:rsidR="00265265" w:rsidRPr="00264CB2" w:rsidRDefault="00265265" w:rsidP="00B70B51">
            <w:pPr>
              <w:pStyle w:val="TabNormal"/>
              <w:cnfStyle w:val="000000100000"/>
            </w:pPr>
            <w:r w:rsidRPr="00264CB2">
              <w:t>Online</w:t>
            </w:r>
          </w:p>
        </w:tc>
        <w:tc>
          <w:tcPr>
            <w:cnfStyle w:val="000010000000"/>
            <w:tcW w:w="1247" w:type="dxa"/>
          </w:tcPr>
          <w:p w:rsidR="00265265" w:rsidRPr="00264CB2" w:rsidRDefault="00265265" w:rsidP="00B70B51">
            <w:pPr>
              <w:pStyle w:val="TabNormal"/>
              <w:jc w:val="left"/>
            </w:pPr>
            <w:r>
              <w:t>Comverse</w:t>
            </w:r>
          </w:p>
        </w:tc>
        <w:tc>
          <w:tcPr>
            <w:tcW w:w="3244" w:type="dxa"/>
          </w:tcPr>
          <w:p w:rsidR="00265265" w:rsidRPr="00264CB2" w:rsidRDefault="00265265" w:rsidP="00B70B51">
            <w:pPr>
              <w:pStyle w:val="TabNormal"/>
              <w:jc w:val="left"/>
              <w:cnfStyle w:val="000000100000"/>
            </w:pPr>
            <w:r w:rsidRPr="00264CB2">
              <w:t xml:space="preserve">Online charging, as specified in 3GPP and IETF, and is an application of the Diameter Base Protocol (RFC 3588).  The application is called Diameter Credit Control (DCC) </w:t>
            </w:r>
            <w:r w:rsidRPr="00264CB2">
              <w:rPr>
                <w:rFonts w:cs="Arial"/>
              </w:rPr>
              <w:t>which will support most VAS/ Content charging requests</w:t>
            </w:r>
            <w:r w:rsidRPr="00264CB2">
              <w:t xml:space="preserve">. It is defined in RFC 4006 </w:t>
            </w:r>
            <w:r w:rsidRPr="00264CB2">
              <w:rPr>
                <w:rFonts w:cs="Arial"/>
              </w:rPr>
              <w:t>and is also known as the Ro Interface</w:t>
            </w:r>
            <w:r w:rsidRPr="00264CB2">
              <w:t xml:space="preserve">.  DCC defines a mechanism for a Diameter Client to send real time charging requests to a charging server.  </w:t>
            </w:r>
          </w:p>
        </w:tc>
      </w:tr>
      <w:tr w:rsidR="00265265" w:rsidRPr="00264CB2" w:rsidTr="00EF12D7">
        <w:tc>
          <w:tcPr>
            <w:cnfStyle w:val="000010000000"/>
            <w:tcW w:w="738" w:type="dxa"/>
          </w:tcPr>
          <w:p w:rsidR="00265265" w:rsidRDefault="00265265" w:rsidP="00EF12D7">
            <w:pPr>
              <w:pStyle w:val="TabNormal"/>
              <w:jc w:val="center"/>
            </w:pPr>
            <w:r>
              <w:t>18</w:t>
            </w:r>
          </w:p>
        </w:tc>
        <w:tc>
          <w:tcPr>
            <w:tcW w:w="1530" w:type="dxa"/>
          </w:tcPr>
          <w:p w:rsidR="00265265" w:rsidRPr="00902632" w:rsidRDefault="00265265" w:rsidP="00B70B51">
            <w:pPr>
              <w:pStyle w:val="TabNormal"/>
              <w:jc w:val="left"/>
              <w:cnfStyle w:val="000000000000"/>
            </w:pPr>
            <w:r w:rsidRPr="00902632">
              <w:t>Unified API</w:t>
            </w:r>
            <w:r>
              <w:t xml:space="preserve"> (SAPI)</w:t>
            </w:r>
          </w:p>
        </w:tc>
        <w:tc>
          <w:tcPr>
            <w:cnfStyle w:val="000010000000"/>
            <w:tcW w:w="1530" w:type="dxa"/>
          </w:tcPr>
          <w:p w:rsidR="00265265" w:rsidRPr="00902632" w:rsidRDefault="00265265" w:rsidP="00B70B51">
            <w:pPr>
              <w:pStyle w:val="TabNormal"/>
            </w:pPr>
            <w:r w:rsidRPr="00902632">
              <w:t>Inbound</w:t>
            </w:r>
          </w:p>
        </w:tc>
        <w:tc>
          <w:tcPr>
            <w:tcW w:w="1080" w:type="dxa"/>
          </w:tcPr>
          <w:p w:rsidR="00265265" w:rsidRPr="00902632" w:rsidRDefault="00265265" w:rsidP="00B70B51">
            <w:pPr>
              <w:pStyle w:val="TabNormal"/>
              <w:cnfStyle w:val="000000000000"/>
            </w:pPr>
            <w:r w:rsidRPr="00902632">
              <w:t>Online/ Batch</w:t>
            </w:r>
          </w:p>
        </w:tc>
        <w:tc>
          <w:tcPr>
            <w:cnfStyle w:val="000010000000"/>
            <w:tcW w:w="1247" w:type="dxa"/>
          </w:tcPr>
          <w:p w:rsidR="00265265" w:rsidRPr="00902632" w:rsidRDefault="00265265" w:rsidP="00B70B51">
            <w:pPr>
              <w:pStyle w:val="TabNormal"/>
              <w:jc w:val="left"/>
            </w:pPr>
            <w:r>
              <w:t>VNP</w:t>
            </w:r>
            <w:r w:rsidRPr="00902632">
              <w:t>/</w:t>
            </w:r>
            <w:r w:rsidR="001B79B6">
              <w:t xml:space="preserve"> ELCOM</w:t>
            </w:r>
          </w:p>
        </w:tc>
        <w:tc>
          <w:tcPr>
            <w:tcW w:w="3244" w:type="dxa"/>
          </w:tcPr>
          <w:p w:rsidR="00265265" w:rsidRPr="00902632" w:rsidRDefault="00265265" w:rsidP="00902632">
            <w:pPr>
              <w:pStyle w:val="TabNormal"/>
              <w:jc w:val="left"/>
              <w:cnfStyle w:val="000000000000"/>
              <w:rPr>
                <w:sz w:val="22"/>
              </w:rPr>
            </w:pPr>
            <w:r w:rsidRPr="00902632">
              <w:t xml:space="preserve">Unified API is the subscriber provisioning/ management </w:t>
            </w:r>
            <w:smartTag w:uri="urn:schemas-microsoft-com:office:smarttags" w:element="stockticker">
              <w:r w:rsidRPr="00902632">
                <w:t>API</w:t>
              </w:r>
            </w:smartTag>
            <w:r w:rsidRPr="00902632">
              <w:t xml:space="preserve"> that used to integrate with operator care systems (Customer care, self care, etc...).   This interface is mainly focus for U-API integration from </w:t>
            </w:r>
            <w:r>
              <w:t>VNP’s self-care application (web, SMS, and USSD)</w:t>
            </w:r>
          </w:p>
        </w:tc>
      </w:tr>
      <w:tr w:rsidR="00265265" w:rsidRPr="00264CB2" w:rsidTr="00EF12D7">
        <w:trPr>
          <w:cnfStyle w:val="000000100000"/>
        </w:trPr>
        <w:tc>
          <w:tcPr>
            <w:cnfStyle w:val="000010000000"/>
            <w:tcW w:w="738" w:type="dxa"/>
          </w:tcPr>
          <w:p w:rsidR="00265265" w:rsidRDefault="00265265" w:rsidP="00EF12D7">
            <w:pPr>
              <w:pStyle w:val="TabNormal"/>
              <w:jc w:val="center"/>
            </w:pPr>
            <w:r>
              <w:t>19</w:t>
            </w:r>
          </w:p>
        </w:tc>
        <w:tc>
          <w:tcPr>
            <w:tcW w:w="1530" w:type="dxa"/>
          </w:tcPr>
          <w:p w:rsidR="00265265" w:rsidRPr="00264CB2" w:rsidRDefault="004278A5" w:rsidP="00902632">
            <w:pPr>
              <w:pStyle w:val="TabNormal"/>
              <w:jc w:val="left"/>
              <w:cnfStyle w:val="000000100000"/>
            </w:pPr>
            <w:r>
              <w:t>Recharge Proxy</w:t>
            </w:r>
          </w:p>
        </w:tc>
        <w:tc>
          <w:tcPr>
            <w:cnfStyle w:val="000010000000"/>
            <w:tcW w:w="1530" w:type="dxa"/>
          </w:tcPr>
          <w:p w:rsidR="00265265" w:rsidRPr="00264CB2" w:rsidRDefault="004278A5" w:rsidP="00EF12D7">
            <w:pPr>
              <w:pStyle w:val="TabNormal"/>
            </w:pPr>
            <w:r>
              <w:t>Outbound</w:t>
            </w:r>
          </w:p>
        </w:tc>
        <w:tc>
          <w:tcPr>
            <w:tcW w:w="1080" w:type="dxa"/>
          </w:tcPr>
          <w:p w:rsidR="00265265" w:rsidRPr="00264CB2" w:rsidRDefault="004278A5" w:rsidP="00EF12D7">
            <w:pPr>
              <w:pStyle w:val="TabNormal"/>
              <w:cnfStyle w:val="000000100000"/>
            </w:pPr>
            <w:r>
              <w:t>Online</w:t>
            </w:r>
          </w:p>
        </w:tc>
        <w:tc>
          <w:tcPr>
            <w:cnfStyle w:val="000010000000"/>
            <w:tcW w:w="1247" w:type="dxa"/>
          </w:tcPr>
          <w:p w:rsidR="00265265" w:rsidRDefault="004278A5" w:rsidP="00EF12D7">
            <w:pPr>
              <w:pStyle w:val="TabNormal"/>
              <w:jc w:val="left"/>
            </w:pPr>
            <w:r>
              <w:t>Comverse</w:t>
            </w:r>
          </w:p>
        </w:tc>
        <w:tc>
          <w:tcPr>
            <w:tcW w:w="3244" w:type="dxa"/>
          </w:tcPr>
          <w:p w:rsidR="00265265" w:rsidRPr="00264CB2" w:rsidRDefault="004278A5" w:rsidP="00EF12D7">
            <w:pPr>
              <w:pStyle w:val="TabNormal"/>
              <w:jc w:val="left"/>
              <w:cnfStyle w:val="000000100000"/>
            </w:pPr>
            <w:r>
              <w:t xml:space="preserve">Recharge proxy interface for external recharge voucher server access. Comverse recharge proxy server will communicate to </w:t>
            </w:r>
            <w:r w:rsidR="001B79B6">
              <w:t>ELCOM</w:t>
            </w:r>
            <w:r>
              <w:t>’s Recharge proxy gateway via the UDP protocol. The Recharge proxy gateway will communicate to centralize voucher server via the CCWS protocol.</w:t>
            </w:r>
          </w:p>
        </w:tc>
      </w:tr>
      <w:tr w:rsidR="00265265" w:rsidRPr="00264CB2" w:rsidTr="00EF12D7">
        <w:tc>
          <w:tcPr>
            <w:cnfStyle w:val="000010000000"/>
            <w:tcW w:w="738" w:type="dxa"/>
          </w:tcPr>
          <w:p w:rsidR="00265265" w:rsidRDefault="00265265" w:rsidP="00EF12D7">
            <w:pPr>
              <w:pStyle w:val="TabNormal"/>
              <w:jc w:val="center"/>
            </w:pPr>
            <w:r>
              <w:lastRenderedPageBreak/>
              <w:t>20</w:t>
            </w:r>
          </w:p>
        </w:tc>
        <w:tc>
          <w:tcPr>
            <w:tcW w:w="1530" w:type="dxa"/>
          </w:tcPr>
          <w:p w:rsidR="00265265" w:rsidRPr="00902632" w:rsidRDefault="00265265" w:rsidP="00B70B51">
            <w:pPr>
              <w:pStyle w:val="TabNormal"/>
              <w:jc w:val="left"/>
              <w:cnfStyle w:val="000000000000"/>
            </w:pPr>
            <w:r w:rsidRPr="00902632">
              <w:t>Unified API</w:t>
            </w:r>
            <w:r>
              <w:t xml:space="preserve"> (SAPI)</w:t>
            </w:r>
          </w:p>
        </w:tc>
        <w:tc>
          <w:tcPr>
            <w:cnfStyle w:val="000010000000"/>
            <w:tcW w:w="1530" w:type="dxa"/>
          </w:tcPr>
          <w:p w:rsidR="00265265" w:rsidRPr="00902632" w:rsidRDefault="00265265" w:rsidP="00B70B51">
            <w:pPr>
              <w:pStyle w:val="TabNormal"/>
            </w:pPr>
            <w:r w:rsidRPr="00902632">
              <w:t>Inbound</w:t>
            </w:r>
          </w:p>
        </w:tc>
        <w:tc>
          <w:tcPr>
            <w:tcW w:w="1080" w:type="dxa"/>
          </w:tcPr>
          <w:p w:rsidR="00265265" w:rsidRPr="00902632" w:rsidRDefault="00265265" w:rsidP="00B70B51">
            <w:pPr>
              <w:pStyle w:val="TabNormal"/>
              <w:cnfStyle w:val="000000000000"/>
            </w:pPr>
            <w:r w:rsidRPr="00902632">
              <w:t>Online/ Batch</w:t>
            </w:r>
          </w:p>
        </w:tc>
        <w:tc>
          <w:tcPr>
            <w:cnfStyle w:val="000010000000"/>
            <w:tcW w:w="1247" w:type="dxa"/>
          </w:tcPr>
          <w:p w:rsidR="00265265" w:rsidRPr="00902632" w:rsidRDefault="00265265" w:rsidP="00B70B51">
            <w:pPr>
              <w:pStyle w:val="TabNormal"/>
              <w:jc w:val="left"/>
            </w:pPr>
            <w:r>
              <w:t>VNP</w:t>
            </w:r>
            <w:r w:rsidRPr="00902632">
              <w:t>/</w:t>
            </w:r>
            <w:r w:rsidR="001B79B6">
              <w:t xml:space="preserve"> ELCOM</w:t>
            </w:r>
          </w:p>
        </w:tc>
        <w:tc>
          <w:tcPr>
            <w:tcW w:w="3244" w:type="dxa"/>
          </w:tcPr>
          <w:p w:rsidR="00265265" w:rsidRPr="00902632" w:rsidRDefault="00265265" w:rsidP="00B70B51">
            <w:pPr>
              <w:pStyle w:val="TabNormal"/>
              <w:jc w:val="left"/>
              <w:cnfStyle w:val="000000000000"/>
              <w:rPr>
                <w:sz w:val="22"/>
              </w:rPr>
            </w:pPr>
            <w:r w:rsidRPr="00902632">
              <w:t xml:space="preserve">Unified API is the subscriber provisioning/ management </w:t>
            </w:r>
            <w:smartTag w:uri="urn:schemas-microsoft-com:office:smarttags" w:element="stockticker">
              <w:r w:rsidRPr="00902632">
                <w:t>API</w:t>
              </w:r>
            </w:smartTag>
            <w:r w:rsidRPr="00902632">
              <w:t xml:space="preserve"> that used to integrate with operator care systems (Customer care, self care, etc...).   This interface is mainly focus for U-API integration from </w:t>
            </w:r>
            <w:r>
              <w:t>VNP’s self-care application (web, SMS, and USSD)</w:t>
            </w:r>
          </w:p>
        </w:tc>
      </w:tr>
    </w:tbl>
    <w:p w:rsidR="004D5ACD" w:rsidRDefault="004D5ACD" w:rsidP="00DC2423">
      <w:pPr>
        <w:spacing w:after="60" w:line="260" w:lineRule="atLeast"/>
        <w:jc w:val="left"/>
        <w:rPr>
          <w:rFonts w:cs="Arial"/>
          <w:b/>
          <w:bCs/>
          <w:color w:val="008CD6"/>
          <w:kern w:val="18"/>
          <w:sz w:val="36"/>
          <w:szCs w:val="24"/>
          <w:lang w:bidi="he-IL"/>
        </w:rPr>
      </w:pPr>
    </w:p>
    <w:p w:rsidR="00954F0E" w:rsidRDefault="00954F0E">
      <w:pPr>
        <w:spacing w:after="60" w:line="260" w:lineRule="atLeast"/>
        <w:ind w:left="677" w:hanging="677"/>
        <w:jc w:val="left"/>
        <w:rPr>
          <w:rFonts w:cs="Arial"/>
          <w:b/>
          <w:bCs/>
          <w:color w:val="008CD6"/>
          <w:kern w:val="18"/>
          <w:sz w:val="36"/>
          <w:szCs w:val="24"/>
          <w:lang w:bidi="he-IL"/>
        </w:rPr>
      </w:pPr>
      <w:r>
        <w:br w:type="page"/>
      </w:r>
    </w:p>
    <w:p w:rsidR="00264CB2" w:rsidRDefault="00D65612" w:rsidP="00D65612">
      <w:pPr>
        <w:pStyle w:val="Heading1"/>
      </w:pPr>
      <w:bookmarkStart w:id="272" w:name="_Toc357416001"/>
      <w:r>
        <w:lastRenderedPageBreak/>
        <w:t>Technical Architecture</w:t>
      </w:r>
      <w:bookmarkEnd w:id="272"/>
    </w:p>
    <w:p w:rsidR="00EA58ED" w:rsidRDefault="00954F0E" w:rsidP="00FC0900">
      <w:pPr>
        <w:pStyle w:val="BodyText"/>
      </w:pPr>
      <w:r>
        <w:t xml:space="preserve">The figure </w:t>
      </w:r>
      <w:r w:rsidR="00BE51A7">
        <w:fldChar w:fldCharType="begin"/>
      </w:r>
      <w:r w:rsidR="003E1822">
        <w:instrText xml:space="preserve"> REF _Ref261431778 \p </w:instrText>
      </w:r>
      <w:r w:rsidR="00BE51A7">
        <w:fldChar w:fldCharType="separate"/>
      </w:r>
      <w:r w:rsidR="00342EB0">
        <w:t>below</w:t>
      </w:r>
      <w:r w:rsidR="00BE51A7">
        <w:fldChar w:fldCharType="end"/>
      </w:r>
      <w:r w:rsidR="00BB1F1F">
        <w:t xml:space="preserve"> shows the technical and physical architecture proposed for the Comverse ONE solution for </w:t>
      </w:r>
      <w:r w:rsidR="00FC0900">
        <w:t>VNP</w:t>
      </w:r>
      <w:r w:rsidR="00BB1F1F">
        <w:t xml:space="preserve">.  </w:t>
      </w:r>
    </w:p>
    <w:p w:rsidR="00EA58ED" w:rsidRDefault="00EA58ED" w:rsidP="00EA58ED">
      <w:pPr>
        <w:pStyle w:val="Heading2"/>
      </w:pPr>
      <w:bookmarkStart w:id="273" w:name="_Toc357416002"/>
      <w:r>
        <w:t>Production system</w:t>
      </w:r>
      <w:bookmarkEnd w:id="273"/>
    </w:p>
    <w:p w:rsidR="00B248F6" w:rsidRDefault="00EA58ED" w:rsidP="00FC0900">
      <w:pPr>
        <w:pStyle w:val="BodyText"/>
      </w:pPr>
      <w:r>
        <w:t xml:space="preserve">The figure </w:t>
      </w:r>
      <w:fldSimple w:instr=" REF _Ref261431778 \p ">
        <w:r w:rsidR="00342EB0">
          <w:t>below</w:t>
        </w:r>
      </w:fldSimple>
      <w:r>
        <w:t xml:space="preserve"> shows the technical and physical architecture proposed for the Production system of Comverse ONE solution for </w:t>
      </w:r>
      <w:r w:rsidR="00FC0900">
        <w:t>VNP</w:t>
      </w:r>
      <w:r>
        <w:t>.  The solution consists of hardware components providing real-time and high-availability processing for network interfaces and rating.</w:t>
      </w:r>
      <w:r w:rsidR="00921ED0">
        <w:t xml:space="preserve"> Please note that the following diagram is mainly provides the concept of system technical architecture. It does not represent the actual number of hardware.</w:t>
      </w:r>
    </w:p>
    <w:p w:rsidR="00E37903" w:rsidRPr="00735C7F" w:rsidRDefault="008F1727" w:rsidP="00F12BA4">
      <w:pPr>
        <w:pStyle w:val="BodyText"/>
      </w:pPr>
      <w:r>
        <w:rPr>
          <w:noProof/>
          <w:lang w:bidi="ar-SA"/>
        </w:rPr>
        <w:drawing>
          <wp:inline distT="0" distB="0" distL="0" distR="0">
            <wp:extent cx="5817412" cy="5419725"/>
            <wp:effectExtent l="19050" t="0" r="0" b="0"/>
            <wp:docPr id="20" name="Picture 19" descr="2010-04-21 -- Technical 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0-04-21 -- Technical Architecture.jpg"/>
                    <pic:cNvPicPr/>
                  </pic:nvPicPr>
                  <pic:blipFill>
                    <a:blip r:embed="rId31" cstate="print"/>
                    <a:stretch>
                      <a:fillRect/>
                    </a:stretch>
                  </pic:blipFill>
                  <pic:spPr>
                    <a:xfrm>
                      <a:off x="0" y="0"/>
                      <a:ext cx="5822085" cy="5424078"/>
                    </a:xfrm>
                    <a:prstGeom prst="rect">
                      <a:avLst/>
                    </a:prstGeom>
                  </pic:spPr>
                </pic:pic>
              </a:graphicData>
            </a:graphic>
          </wp:inline>
        </w:drawing>
      </w:r>
    </w:p>
    <w:p w:rsidR="00BB1F1F" w:rsidRDefault="002C6298" w:rsidP="002C6298">
      <w:pPr>
        <w:pStyle w:val="Caption"/>
      </w:pPr>
      <w:bookmarkStart w:id="274" w:name="_Ref261431778"/>
      <w:r>
        <w:t xml:space="preserve">Figure </w:t>
      </w:r>
      <w:fldSimple w:instr=" SEQ Figure \* ARABIC ">
        <w:r>
          <w:rPr>
            <w:noProof/>
          </w:rPr>
          <w:t>5</w:t>
        </w:r>
      </w:fldSimple>
      <w:r>
        <w:t xml:space="preserve"> </w:t>
      </w:r>
      <w:r w:rsidR="00EA58ED" w:rsidRPr="00AA56EB">
        <w:t>–</w:t>
      </w:r>
      <w:r w:rsidR="00BB1F1F" w:rsidRPr="00AA56EB">
        <w:t xml:space="preserve"> Technical Architecture</w:t>
      </w:r>
      <w:bookmarkEnd w:id="274"/>
      <w:r w:rsidR="00EA58ED" w:rsidRPr="00AA56EB">
        <w:t xml:space="preserve"> for Production system</w:t>
      </w:r>
    </w:p>
    <w:p w:rsidR="002B657F" w:rsidRDefault="002B657F" w:rsidP="00F84C5C">
      <w:pPr>
        <w:spacing w:after="60" w:line="260" w:lineRule="atLeast"/>
        <w:jc w:val="left"/>
        <w:rPr>
          <w:rFonts w:cs="Arial"/>
          <w:b/>
          <w:bCs/>
          <w:color w:val="008CD6"/>
          <w:kern w:val="18"/>
          <w:sz w:val="32"/>
          <w:szCs w:val="24"/>
          <w:lang w:bidi="he-IL"/>
        </w:rPr>
      </w:pPr>
      <w:bookmarkStart w:id="275" w:name="_Toc262738722"/>
      <w:r>
        <w:br w:type="page"/>
      </w:r>
    </w:p>
    <w:p w:rsidR="00BB1F1F" w:rsidRDefault="00BB1F1F" w:rsidP="00BB1F1F">
      <w:pPr>
        <w:pStyle w:val="Heading2"/>
      </w:pPr>
      <w:bookmarkStart w:id="276" w:name="_Toc357416003"/>
      <w:r>
        <w:lastRenderedPageBreak/>
        <w:t>Technical Architecture Components</w:t>
      </w:r>
      <w:bookmarkEnd w:id="275"/>
      <w:bookmarkEnd w:id="276"/>
    </w:p>
    <w:p w:rsidR="00C006F1" w:rsidRDefault="00C006F1" w:rsidP="00C006F1">
      <w:pPr>
        <w:pStyle w:val="Heading3"/>
      </w:pPr>
      <w:bookmarkStart w:id="277" w:name="_Toc262738723"/>
      <w:bookmarkStart w:id="278" w:name="_Toc318836574"/>
      <w:bookmarkStart w:id="279" w:name="_Toc357416004"/>
      <w:bookmarkStart w:id="280" w:name="_Toc262738725"/>
      <w:r>
        <w:t>Online Components</w:t>
      </w:r>
      <w:bookmarkEnd w:id="277"/>
      <w:bookmarkEnd w:id="278"/>
      <w:bookmarkEnd w:id="279"/>
    </w:p>
    <w:p w:rsidR="00C006F1" w:rsidRPr="002E6C7E" w:rsidRDefault="00C006F1" w:rsidP="00C006F1">
      <w:pPr>
        <w:pStyle w:val="BodyText"/>
      </w:pPr>
      <w:r>
        <w:t>Online components are supplied and supported by Comverse as critical hardware components for online billing operations. The following information is for Production system.</w:t>
      </w:r>
    </w:p>
    <w:p w:rsidR="00C006F1" w:rsidRDefault="00C006F1" w:rsidP="00C006F1">
      <w:pPr>
        <w:pStyle w:val="Heading4"/>
      </w:pPr>
      <w:r>
        <w:t>Service Data Point (SDP)</w:t>
      </w:r>
    </w:p>
    <w:p w:rsidR="00C006F1" w:rsidRDefault="00C006F1" w:rsidP="00C006F1">
      <w:pPr>
        <w:pStyle w:val="BodyText"/>
        <w:rPr>
          <w:rFonts w:eastAsia="+mn-ea"/>
        </w:rPr>
      </w:pPr>
      <w:r w:rsidRPr="000F7472">
        <w:rPr>
          <w:rFonts w:eastAsia="+mn-ea"/>
        </w:rPr>
        <w:t>Rating Database with Subscribers, Running Balances and Accumulators</w:t>
      </w:r>
    </w:p>
    <w:p w:rsidR="00C006F1" w:rsidRPr="00C006F1" w:rsidRDefault="00C006F1" w:rsidP="00C006F1">
      <w:pPr>
        <w:pStyle w:val="Bullet1Indent"/>
      </w:pPr>
      <w:r w:rsidRPr="00C006F1">
        <w:t xml:space="preserve">Based on Active/Standby cluster of </w:t>
      </w:r>
      <w:r>
        <w:t>IBM AIX</w:t>
      </w:r>
      <w:r w:rsidRPr="00C006F1">
        <w:t xml:space="preserve"> machine with </w:t>
      </w:r>
      <w:r>
        <w:t xml:space="preserve">EMC </w:t>
      </w:r>
      <w:r w:rsidRPr="00C006F1">
        <w:t>SAN storage</w:t>
      </w:r>
    </w:p>
    <w:p w:rsidR="00C006F1" w:rsidRDefault="00C006F1" w:rsidP="00C006F1">
      <w:pPr>
        <w:pStyle w:val="Heading4"/>
      </w:pPr>
      <w:r>
        <w:t>Signaling Gateway Unit (SGU)</w:t>
      </w:r>
    </w:p>
    <w:p w:rsidR="00C006F1" w:rsidRDefault="00C006F1" w:rsidP="00C006F1">
      <w:pPr>
        <w:pStyle w:val="BodyText"/>
      </w:pPr>
      <w:r>
        <w:t>Provides:</w:t>
      </w:r>
    </w:p>
    <w:p w:rsidR="00C006F1" w:rsidRPr="00A83948" w:rsidRDefault="00C006F1" w:rsidP="00C006F1">
      <w:pPr>
        <w:pStyle w:val="Bullet1Indent"/>
      </w:pPr>
      <w:r w:rsidRPr="00A83948">
        <w:rPr>
          <w:lang w:val="en-GB"/>
        </w:rPr>
        <w:t xml:space="preserve">CAMEL Network Interface with CAMEL over </w:t>
      </w:r>
      <w:r>
        <w:rPr>
          <w:lang w:val="en-GB"/>
        </w:rPr>
        <w:t>HSL-TDM</w:t>
      </w:r>
      <w:ins w:id="281" w:author="thaodh" w:date="2013-04-11T11:11:00Z">
        <w:r w:rsidR="00451DE2">
          <w:rPr>
            <w:lang w:val="en-GB"/>
          </w:rPr>
          <w:t>/</w:t>
        </w:r>
        <w:proofErr w:type="spellStart"/>
        <w:r w:rsidR="00451DE2">
          <w:t>Signtran</w:t>
        </w:r>
        <w:proofErr w:type="spellEnd"/>
        <w:r w:rsidR="00451DE2">
          <w:t>.</w:t>
        </w:r>
      </w:ins>
    </w:p>
    <w:p w:rsidR="00C006F1" w:rsidRDefault="00C006F1" w:rsidP="00C006F1">
      <w:pPr>
        <w:pStyle w:val="BodyText"/>
      </w:pPr>
      <w:r w:rsidRPr="00A83948">
        <w:rPr>
          <w:lang w:val="en-GB"/>
        </w:rPr>
        <w:t xml:space="preserve">Redundant </w:t>
      </w:r>
      <w:r>
        <w:rPr>
          <w:lang w:val="en-GB"/>
        </w:rPr>
        <w:t>Blades</w:t>
      </w:r>
      <w:r w:rsidRPr="00A83948">
        <w:rPr>
          <w:lang w:val="en-GB"/>
        </w:rPr>
        <w:t xml:space="preserve"> per </w:t>
      </w:r>
      <w:r w:rsidRPr="004F0CE9">
        <w:t>Signaling</w:t>
      </w:r>
      <w:r w:rsidRPr="00A83948">
        <w:rPr>
          <w:lang w:val="en-GB"/>
        </w:rPr>
        <w:t xml:space="preserve"> Gateway Unit for High-Availability </w:t>
      </w:r>
    </w:p>
    <w:p w:rsidR="00C006F1" w:rsidRDefault="00C006F1" w:rsidP="00C006F1">
      <w:pPr>
        <w:pStyle w:val="Heading4"/>
      </w:pPr>
      <w:r>
        <w:t>Diameter Gateway Unit (SGU)</w:t>
      </w:r>
    </w:p>
    <w:p w:rsidR="004F5FE6" w:rsidRDefault="004F5FE6" w:rsidP="00C006F1">
      <w:pPr>
        <w:pStyle w:val="BodyText"/>
      </w:pPr>
      <w:r>
        <w:t>Provides Diameter Interface for Diameter Charging Interface and Diameter Packet Service</w:t>
      </w:r>
    </w:p>
    <w:p w:rsidR="00C006F1" w:rsidRDefault="00C006F1" w:rsidP="00C006F1">
      <w:pPr>
        <w:pStyle w:val="BodyText"/>
      </w:pPr>
      <w:r>
        <w:t>Provides load distribution to SLU rating engines for Diameter protocol interfaces</w:t>
      </w:r>
    </w:p>
    <w:p w:rsidR="00C006F1" w:rsidRDefault="00C006F1" w:rsidP="00C006F1">
      <w:pPr>
        <w:pStyle w:val="BodyText"/>
      </w:pPr>
      <w:r w:rsidRPr="00A83948">
        <w:rPr>
          <w:lang w:val="en-GB"/>
        </w:rPr>
        <w:t xml:space="preserve">Redundant </w:t>
      </w:r>
      <w:r>
        <w:rPr>
          <w:lang w:val="en-GB"/>
        </w:rPr>
        <w:t>Blades</w:t>
      </w:r>
      <w:r w:rsidRPr="00A83948">
        <w:rPr>
          <w:lang w:val="en-GB"/>
        </w:rPr>
        <w:t xml:space="preserve"> per </w:t>
      </w:r>
      <w:r>
        <w:t>Diameter</w:t>
      </w:r>
      <w:r w:rsidRPr="00A83948">
        <w:rPr>
          <w:lang w:val="en-GB"/>
        </w:rPr>
        <w:t xml:space="preserve"> Gateway Unit for High-Availability </w:t>
      </w:r>
    </w:p>
    <w:p w:rsidR="00C006F1" w:rsidRDefault="00C006F1" w:rsidP="00C006F1">
      <w:pPr>
        <w:pStyle w:val="Heading4"/>
      </w:pPr>
      <w:r>
        <w:t>Service Logic Unit (SLU)</w:t>
      </w:r>
    </w:p>
    <w:p w:rsidR="00C006F1" w:rsidRPr="00DA12F6" w:rsidRDefault="00C006F1" w:rsidP="00C006F1">
      <w:pPr>
        <w:pStyle w:val="BodyText"/>
      </w:pPr>
      <w:r>
        <w:rPr>
          <w:rFonts w:eastAsia="+mn-ea"/>
        </w:rPr>
        <w:t>Provides real time Voice call p</w:t>
      </w:r>
      <w:r w:rsidRPr="00DA12F6">
        <w:rPr>
          <w:rFonts w:eastAsia="+mn-ea"/>
        </w:rPr>
        <w:t>rocessing, GPRS Data Sessions, SMS</w:t>
      </w:r>
      <w:r>
        <w:rPr>
          <w:rFonts w:eastAsia="+mn-ea"/>
        </w:rPr>
        <w:t>-MO</w:t>
      </w:r>
      <w:r w:rsidRPr="00DA12F6">
        <w:rPr>
          <w:rFonts w:eastAsia="+mn-ea"/>
        </w:rPr>
        <w:t>, Diameter, Notifications</w:t>
      </w:r>
      <w:r>
        <w:rPr>
          <w:rFonts w:eastAsia="+mn-ea"/>
        </w:rPr>
        <w:t>, Offline Rating, Event Charging Interface</w:t>
      </w:r>
    </w:p>
    <w:p w:rsidR="00C006F1" w:rsidRPr="00DA12F6" w:rsidRDefault="00C006F1" w:rsidP="00C006F1">
      <w:pPr>
        <w:pStyle w:val="BodyText"/>
      </w:pPr>
      <w:r>
        <w:rPr>
          <w:rFonts w:eastAsia="+mn-ea"/>
        </w:rPr>
        <w:t xml:space="preserve">Provides </w:t>
      </w:r>
      <w:r w:rsidRPr="00DA12F6">
        <w:rPr>
          <w:rFonts w:eastAsia="+mn-ea"/>
        </w:rPr>
        <w:t>Real-Time Rating, Charging and Promotions with Unified Rating Engine</w:t>
      </w:r>
      <w:r>
        <w:rPr>
          <w:rFonts w:eastAsia="+mn-ea"/>
        </w:rPr>
        <w:t>.</w:t>
      </w:r>
    </w:p>
    <w:p w:rsidR="00C006F1" w:rsidRDefault="00C006F1" w:rsidP="00195AE6">
      <w:pPr>
        <w:pStyle w:val="BodyText"/>
      </w:pPr>
      <w:r w:rsidRPr="00DA12F6">
        <w:rPr>
          <w:rFonts w:eastAsia="+mn-ea"/>
        </w:rPr>
        <w:t xml:space="preserve">N+1 </w:t>
      </w:r>
      <w:r>
        <w:rPr>
          <w:rFonts w:eastAsia="+mn-ea"/>
        </w:rPr>
        <w:t>Blades c</w:t>
      </w:r>
      <w:r w:rsidRPr="00DA12F6">
        <w:rPr>
          <w:rFonts w:eastAsia="+mn-ea"/>
        </w:rPr>
        <w:t xml:space="preserve">onfiguration </w:t>
      </w:r>
      <w:r w:rsidR="00195AE6">
        <w:rPr>
          <w:rFonts w:eastAsia="+mn-ea"/>
        </w:rPr>
        <w:t>group with</w:t>
      </w:r>
      <w:r w:rsidRPr="00DA12F6">
        <w:rPr>
          <w:rFonts w:eastAsia="+mn-ea"/>
        </w:rPr>
        <w:t xml:space="preserve"> SGU</w:t>
      </w:r>
      <w:r w:rsidR="00195AE6">
        <w:rPr>
          <w:rFonts w:eastAsia="+mn-ea"/>
        </w:rPr>
        <w:t>/DGU to perform</w:t>
      </w:r>
      <w:r w:rsidRPr="00DA12F6">
        <w:rPr>
          <w:rFonts w:eastAsia="+mn-ea"/>
        </w:rPr>
        <w:t xml:space="preserve"> Cluster</w:t>
      </w:r>
      <w:r w:rsidR="00195AE6">
        <w:rPr>
          <w:rFonts w:eastAsia="+mn-ea"/>
        </w:rPr>
        <w:t xml:space="preserve"> configuration</w:t>
      </w:r>
      <w:r w:rsidRPr="00DA12F6">
        <w:rPr>
          <w:rFonts w:eastAsia="+mn-ea"/>
        </w:rPr>
        <w:t xml:space="preserve"> for High-Availability</w:t>
      </w:r>
      <w:r w:rsidR="004F5FE6">
        <w:rPr>
          <w:rFonts w:eastAsia="+mn-ea"/>
        </w:rPr>
        <w:t xml:space="preserve"> and scalability</w:t>
      </w:r>
    </w:p>
    <w:p w:rsidR="00C006F1" w:rsidRDefault="00C006F1" w:rsidP="00C006F1">
      <w:pPr>
        <w:pStyle w:val="Heading4"/>
        <w:numPr>
          <w:ilvl w:val="0"/>
          <w:numId w:val="0"/>
        </w:numPr>
      </w:pPr>
      <w:r>
        <w:t>Unified API Servers</w:t>
      </w:r>
    </w:p>
    <w:p w:rsidR="00C006F1" w:rsidRDefault="00C006F1" w:rsidP="00C006F1">
      <w:pPr>
        <w:pStyle w:val="BodyText"/>
      </w:pPr>
      <w:r>
        <w:t>Provides single unified API to access Comverse ONE business logic and data</w:t>
      </w:r>
    </w:p>
    <w:p w:rsidR="00C006F1" w:rsidRDefault="00C006F1" w:rsidP="00C006F1">
      <w:pPr>
        <w:pStyle w:val="BodyText"/>
      </w:pPr>
      <w:r>
        <w:t>Unified API server clusters typically arranged as separate clusters to perform dedicated functions:</w:t>
      </w:r>
    </w:p>
    <w:p w:rsidR="00C006F1" w:rsidRDefault="00C006F1" w:rsidP="00C006F1">
      <w:pPr>
        <w:pStyle w:val="Bullet1Indent"/>
      </w:pPr>
      <w:r>
        <w:rPr>
          <w:noProof/>
        </w:rPr>
        <w:t>ASynch</w:t>
      </w:r>
      <w:r>
        <w:t xml:space="preserve"> – used to implement the Unified API asynchronous interface. Used for post-recharge Offer swap, running campaigns.  </w:t>
      </w:r>
    </w:p>
    <w:p w:rsidR="00C006F1" w:rsidRDefault="00C006F1" w:rsidP="00C006F1">
      <w:pPr>
        <w:pStyle w:val="Bullet1Indent"/>
      </w:pPr>
      <w:r>
        <w:t>SAPI</w:t>
      </w:r>
    </w:p>
    <w:p w:rsidR="00C006F1" w:rsidRDefault="00C006F1" w:rsidP="00C006F1">
      <w:pPr>
        <w:pStyle w:val="Bullet1Indent"/>
      </w:pPr>
      <w:proofErr w:type="spellStart"/>
      <w:r>
        <w:t>Async</w:t>
      </w:r>
      <w:proofErr w:type="spellEnd"/>
      <w:r>
        <w:t xml:space="preserve"> JMS</w:t>
      </w:r>
    </w:p>
    <w:p w:rsidR="00C006F1" w:rsidRDefault="00C006F1" w:rsidP="00C006F1">
      <w:pPr>
        <w:pStyle w:val="Heading4"/>
      </w:pPr>
      <w:r>
        <w:t>Application Server Unit (ASU)</w:t>
      </w:r>
    </w:p>
    <w:p w:rsidR="00C006F1" w:rsidRPr="00120EB5" w:rsidRDefault="00C006F1" w:rsidP="00C006F1">
      <w:pPr>
        <w:pStyle w:val="BodyText"/>
      </w:pPr>
      <w:r w:rsidRPr="00120EB5">
        <w:t xml:space="preserve">Provides </w:t>
      </w:r>
      <w:r w:rsidRPr="00120EB5">
        <w:rPr>
          <w:rFonts w:eastAsia="+mn-ea"/>
        </w:rPr>
        <w:t>Service Execution Environment for IVR Self-Service Applications</w:t>
      </w:r>
    </w:p>
    <w:p w:rsidR="00C006F1" w:rsidRDefault="00C006F1" w:rsidP="00C006F1">
      <w:pPr>
        <w:pStyle w:val="BodyText"/>
      </w:pPr>
      <w:r w:rsidRPr="00120EB5">
        <w:rPr>
          <w:rFonts w:eastAsia="+mn-ea"/>
        </w:rPr>
        <w:lastRenderedPageBreak/>
        <w:t xml:space="preserve">N+1 </w:t>
      </w:r>
      <w:r>
        <w:rPr>
          <w:rFonts w:eastAsia="+mn-ea"/>
        </w:rPr>
        <w:t xml:space="preserve">Blade </w:t>
      </w:r>
      <w:r w:rsidRPr="00120EB5">
        <w:rPr>
          <w:rFonts w:eastAsia="+mn-ea"/>
        </w:rPr>
        <w:t>Configuration with HW Load-Balancers for High-Availability</w:t>
      </w:r>
    </w:p>
    <w:p w:rsidR="00C006F1" w:rsidRDefault="00C006F1" w:rsidP="00C006F1">
      <w:pPr>
        <w:pStyle w:val="Heading4"/>
      </w:pPr>
      <w:r>
        <w:t>Comverse Media Server (CMS)</w:t>
      </w:r>
    </w:p>
    <w:p w:rsidR="00C006F1" w:rsidRPr="00120EB5" w:rsidRDefault="00C006F1" w:rsidP="00C006F1">
      <w:pPr>
        <w:pStyle w:val="BodyText"/>
      </w:pPr>
      <w:r>
        <w:rPr>
          <w:rFonts w:eastAsia="+mn-ea"/>
        </w:rPr>
        <w:t xml:space="preserve">Provides </w:t>
      </w:r>
      <w:r w:rsidRPr="00120EB5">
        <w:rPr>
          <w:rFonts w:eastAsia="+mn-ea"/>
        </w:rPr>
        <w:t>High Density Intelligent Peripheral (IP) Unit for IVR Applications</w:t>
      </w:r>
    </w:p>
    <w:p w:rsidR="00C006F1" w:rsidRDefault="00C006F1" w:rsidP="00C006F1">
      <w:pPr>
        <w:pStyle w:val="BodyText"/>
      </w:pPr>
      <w:r w:rsidRPr="00120EB5">
        <w:rPr>
          <w:rFonts w:eastAsia="+mn-ea"/>
        </w:rPr>
        <w:t xml:space="preserve">N+1 </w:t>
      </w:r>
      <w:r>
        <w:rPr>
          <w:rFonts w:eastAsia="+mn-ea"/>
        </w:rPr>
        <w:t xml:space="preserve">Blade </w:t>
      </w:r>
      <w:r w:rsidRPr="00120EB5">
        <w:rPr>
          <w:rFonts w:eastAsia="+mn-ea"/>
        </w:rPr>
        <w:t>Configuration for High-Availability</w:t>
      </w:r>
    </w:p>
    <w:p w:rsidR="00C006F1" w:rsidRPr="00120EB5" w:rsidRDefault="00C006F1" w:rsidP="00C006F1">
      <w:pPr>
        <w:pStyle w:val="BodyText"/>
      </w:pPr>
      <w:r w:rsidRPr="00120EB5">
        <w:rPr>
          <w:rFonts w:eastAsia="+mn-ea"/>
        </w:rPr>
        <w:t>8 E1/T1 Lines per Network Interface Module (NIM2) per CMS</w:t>
      </w:r>
    </w:p>
    <w:p w:rsidR="00C006F1" w:rsidRPr="00120EB5" w:rsidRDefault="00C006F1" w:rsidP="00C006F1">
      <w:pPr>
        <w:pStyle w:val="BodyText"/>
      </w:pPr>
      <w:r w:rsidRPr="00120EB5">
        <w:rPr>
          <w:rFonts w:eastAsia="+mn-ea"/>
        </w:rPr>
        <w:t>IVR Capacity of 192 (T1) or 240 (E1) Voice Channels per NIM2</w:t>
      </w:r>
    </w:p>
    <w:p w:rsidR="00C006F1" w:rsidRDefault="00C006F1" w:rsidP="00C006F1">
      <w:pPr>
        <w:pStyle w:val="Heading4"/>
      </w:pPr>
      <w:r>
        <w:t>Call Control Server (CCS)</w:t>
      </w:r>
    </w:p>
    <w:p w:rsidR="00C006F1" w:rsidRPr="009F42AB" w:rsidRDefault="00C006F1" w:rsidP="00C006F1">
      <w:pPr>
        <w:pStyle w:val="BodyText"/>
      </w:pPr>
      <w:r>
        <w:rPr>
          <w:rFonts w:eastAsia="+mn-ea"/>
        </w:rPr>
        <w:t xml:space="preserve">Provides </w:t>
      </w:r>
      <w:r w:rsidRPr="009F42AB">
        <w:rPr>
          <w:rFonts w:eastAsia="+mn-ea"/>
        </w:rPr>
        <w:t xml:space="preserve">ISUP Network Interface </w:t>
      </w:r>
      <w:r>
        <w:rPr>
          <w:rFonts w:eastAsia="+mn-ea"/>
        </w:rPr>
        <w:t xml:space="preserve">for </w:t>
      </w:r>
      <w:r w:rsidRPr="009F42AB">
        <w:rPr>
          <w:rFonts w:eastAsia="+mn-ea"/>
        </w:rPr>
        <w:t xml:space="preserve">wit </w:t>
      </w:r>
      <w:r w:rsidRPr="00120EB5">
        <w:rPr>
          <w:rFonts w:eastAsia="+mn-ea"/>
        </w:rPr>
        <w:t>Intelligent Peripheral (IP) Unit for IVR Applications</w:t>
      </w:r>
      <w:r w:rsidRPr="009F42AB">
        <w:rPr>
          <w:rFonts w:eastAsia="+mn-ea"/>
        </w:rPr>
        <w:t xml:space="preserve"> </w:t>
      </w:r>
      <w:r>
        <w:rPr>
          <w:rFonts w:eastAsia="+mn-ea"/>
        </w:rPr>
        <w:t>h Low-Speed Links (E1/T1 Links).</w:t>
      </w:r>
    </w:p>
    <w:p w:rsidR="00C006F1" w:rsidRDefault="00C006F1" w:rsidP="00C006F1">
      <w:pPr>
        <w:pStyle w:val="BodyText"/>
      </w:pPr>
      <w:r w:rsidRPr="009F42AB">
        <w:rPr>
          <w:rFonts w:eastAsia="+mn-ea"/>
        </w:rPr>
        <w:t xml:space="preserve">Redundant </w:t>
      </w:r>
      <w:r>
        <w:rPr>
          <w:rFonts w:eastAsia="+mn-ea"/>
        </w:rPr>
        <w:t>Blade</w:t>
      </w:r>
      <w:r w:rsidRPr="009F42AB">
        <w:rPr>
          <w:rFonts w:eastAsia="+mn-ea"/>
        </w:rPr>
        <w:t xml:space="preserve"> per Call Control Server for High-Availability </w:t>
      </w:r>
    </w:p>
    <w:p w:rsidR="00C006F1" w:rsidRPr="009F42AB" w:rsidRDefault="00C006F1" w:rsidP="00C006F1">
      <w:pPr>
        <w:pStyle w:val="BodyText"/>
      </w:pPr>
      <w:r w:rsidRPr="009F42AB">
        <w:rPr>
          <w:rFonts w:eastAsia="+mn-ea"/>
        </w:rPr>
        <w:t>Redundant Signaling Link Modules (SLM) per Call Control Server</w:t>
      </w:r>
    </w:p>
    <w:p w:rsidR="00C006F1" w:rsidRPr="009F42AB" w:rsidRDefault="00C006F1" w:rsidP="00C006F1">
      <w:pPr>
        <w:pStyle w:val="BodyText"/>
      </w:pPr>
      <w:r w:rsidRPr="009F42AB">
        <w:rPr>
          <w:rFonts w:eastAsia="+mn-ea"/>
        </w:rPr>
        <w:t>Signaling Capacity of 16 Signaling Links per Call Control Server</w:t>
      </w:r>
    </w:p>
    <w:p w:rsidR="00C006F1" w:rsidRDefault="00C006F1" w:rsidP="00C006F1">
      <w:pPr>
        <w:pStyle w:val="Heading4"/>
      </w:pPr>
      <w:r>
        <w:t>Unified Platform Manager (UPM) and Security Server</w:t>
      </w:r>
    </w:p>
    <w:p w:rsidR="00C006F1" w:rsidRPr="009F315E" w:rsidRDefault="00C006F1" w:rsidP="00C006F1">
      <w:pPr>
        <w:pStyle w:val="BodyText"/>
      </w:pPr>
      <w:r w:rsidRPr="009F315E">
        <w:t>Provides</w:t>
      </w:r>
      <w:r>
        <w:t>:</w:t>
      </w:r>
    </w:p>
    <w:p w:rsidR="00C006F1" w:rsidRPr="009F315E" w:rsidRDefault="00C006F1" w:rsidP="00C006F1">
      <w:pPr>
        <w:pStyle w:val="Bullet1Indent"/>
      </w:pPr>
      <w:r w:rsidRPr="004F0CE9">
        <w:rPr>
          <w:rFonts w:eastAsia="+mn-ea"/>
        </w:rPr>
        <w:t>Centralized</w:t>
      </w:r>
      <w:r w:rsidRPr="009F315E">
        <w:rPr>
          <w:rFonts w:eastAsia="+mn-ea"/>
        </w:rPr>
        <w:t xml:space="preserve"> System Management with Operators NOC Interface</w:t>
      </w:r>
    </w:p>
    <w:p w:rsidR="00C006F1" w:rsidRPr="009F315E" w:rsidRDefault="00C006F1" w:rsidP="00C006F1">
      <w:pPr>
        <w:pStyle w:val="Bullet1Indent"/>
      </w:pPr>
      <w:r w:rsidRPr="009F315E">
        <w:rPr>
          <w:rFonts w:eastAsia="+mn-ea"/>
        </w:rPr>
        <w:t>Centralized Security Server with Authentication/Authorization/Accounting</w:t>
      </w:r>
    </w:p>
    <w:p w:rsidR="00C006F1" w:rsidRDefault="00C006F1" w:rsidP="00C006F1">
      <w:pPr>
        <w:pStyle w:val="Bullet1"/>
        <w:numPr>
          <w:ilvl w:val="0"/>
          <w:numId w:val="0"/>
        </w:numPr>
      </w:pPr>
      <w:r w:rsidRPr="00C006F1">
        <w:rPr>
          <w:rFonts w:eastAsia="+mn-ea"/>
        </w:rPr>
        <w:t>Redundant rack mount server for High-Availability</w:t>
      </w:r>
      <w:r w:rsidRPr="009F42AB">
        <w:rPr>
          <w:rFonts w:eastAsia="+mn-ea"/>
        </w:rPr>
        <w:t xml:space="preserve"> </w:t>
      </w:r>
    </w:p>
    <w:p w:rsidR="00C006F1" w:rsidRDefault="00C006F1" w:rsidP="00C006F1">
      <w:pPr>
        <w:pStyle w:val="Heading4"/>
        <w:numPr>
          <w:ilvl w:val="0"/>
          <w:numId w:val="0"/>
        </w:numPr>
      </w:pPr>
      <w:r>
        <w:t>Remote Service Monitoring and Maintenance Access Unit (RSM/MAU)</w:t>
      </w:r>
    </w:p>
    <w:p w:rsidR="00C006F1" w:rsidRDefault="00C006F1" w:rsidP="00C006F1">
      <w:pPr>
        <w:pStyle w:val="BodyText"/>
      </w:pPr>
      <w:r>
        <w:t>Provides remote access to the Comverse ONE system for maintenance and support</w:t>
      </w:r>
    </w:p>
    <w:p w:rsidR="00C006F1" w:rsidRDefault="00C006F1" w:rsidP="00C006F1">
      <w:pPr>
        <w:pStyle w:val="BodyText"/>
      </w:pPr>
      <w:r w:rsidRPr="009F42AB">
        <w:rPr>
          <w:rFonts w:eastAsia="+mn-ea"/>
        </w:rPr>
        <w:t xml:space="preserve">Redundant </w:t>
      </w:r>
      <w:r>
        <w:rPr>
          <w:rFonts w:eastAsia="+mn-ea"/>
        </w:rPr>
        <w:t>Blade</w:t>
      </w:r>
    </w:p>
    <w:p w:rsidR="00C006F1" w:rsidRDefault="00C006F1" w:rsidP="00C006F1">
      <w:pPr>
        <w:pStyle w:val="Heading4"/>
      </w:pPr>
      <w:r>
        <w:t>Load Balancing Agent (LBA)</w:t>
      </w:r>
    </w:p>
    <w:p w:rsidR="00C006F1" w:rsidRDefault="00C006F1" w:rsidP="00C006F1">
      <w:pPr>
        <w:pStyle w:val="BodyText"/>
      </w:pPr>
      <w:r>
        <w:t>LBA provide load balancing between external clients and:</w:t>
      </w:r>
    </w:p>
    <w:p w:rsidR="00C006F1" w:rsidRDefault="00C006F1" w:rsidP="00C006F1">
      <w:pPr>
        <w:pStyle w:val="Bullet1Indent"/>
      </w:pPr>
      <w:r>
        <w:t>Event Charging and OSA SLU clusters</w:t>
      </w:r>
    </w:p>
    <w:p w:rsidR="00C006F1" w:rsidRDefault="00C006F1" w:rsidP="00C006F1">
      <w:pPr>
        <w:pStyle w:val="Bullet1Indent"/>
      </w:pPr>
      <w:r>
        <w:t>Unified API clusters</w:t>
      </w:r>
    </w:p>
    <w:p w:rsidR="008752CF" w:rsidRDefault="008752CF" w:rsidP="00C006F1">
      <w:pPr>
        <w:spacing w:after="60" w:line="260" w:lineRule="atLeast"/>
        <w:jc w:val="left"/>
        <w:rPr>
          <w:rFonts w:cs="Arial"/>
          <w:b/>
          <w:bCs/>
          <w:color w:val="008CD6"/>
          <w:kern w:val="18"/>
          <w:sz w:val="28"/>
          <w:szCs w:val="24"/>
          <w:lang w:bidi="he-IL"/>
        </w:rPr>
      </w:pPr>
    </w:p>
    <w:p w:rsidR="00C006F1" w:rsidRDefault="00C006F1">
      <w:pPr>
        <w:spacing w:after="60" w:line="260" w:lineRule="atLeast"/>
        <w:ind w:left="677" w:hanging="677"/>
        <w:jc w:val="left"/>
        <w:rPr>
          <w:rFonts w:cs="Arial"/>
          <w:b/>
          <w:bCs/>
          <w:color w:val="008CD6"/>
          <w:kern w:val="18"/>
          <w:sz w:val="28"/>
          <w:szCs w:val="24"/>
          <w:lang w:bidi="he-IL"/>
        </w:rPr>
      </w:pPr>
      <w:r>
        <w:br w:type="page"/>
      </w:r>
    </w:p>
    <w:p w:rsidR="004C667B" w:rsidRDefault="004C667B" w:rsidP="004C667B">
      <w:pPr>
        <w:pStyle w:val="Heading3"/>
        <w:numPr>
          <w:ilvl w:val="0"/>
          <w:numId w:val="0"/>
        </w:numPr>
      </w:pPr>
      <w:bookmarkStart w:id="282" w:name="_Toc357416005"/>
      <w:r>
        <w:lastRenderedPageBreak/>
        <w:t>Hardware Scalability and High Availability</w:t>
      </w:r>
      <w:bookmarkEnd w:id="280"/>
      <w:bookmarkEnd w:id="282"/>
    </w:p>
    <w:p w:rsidR="004C667B" w:rsidRDefault="004C667B" w:rsidP="004C667B">
      <w:pPr>
        <w:pStyle w:val="BodyText"/>
      </w:pPr>
      <w:r>
        <w:t>Comverse ONE provides both vertical and horizontal scalability.</w:t>
      </w:r>
    </w:p>
    <w:p w:rsidR="004C667B" w:rsidRDefault="004C667B" w:rsidP="004C667B">
      <w:pPr>
        <w:pStyle w:val="BodyText"/>
      </w:pPr>
      <w:r>
        <w:t>Vertical scalability is achieved by using larger and more powerful hardware configurations. Most Comverse ONE components are vertically scalable.</w:t>
      </w:r>
    </w:p>
    <w:p w:rsidR="004C667B" w:rsidRDefault="004C667B" w:rsidP="004C667B">
      <w:pPr>
        <w:pStyle w:val="BodyText"/>
      </w:pPr>
      <w:r>
        <w:t>Horizontal scalability is achieved by using multiple identical hardware components. Most Comverse ONE application server components are horizontally scalable.</w:t>
      </w:r>
    </w:p>
    <w:p w:rsidR="004C667B" w:rsidRDefault="004C667B" w:rsidP="004C667B">
      <w:pPr>
        <w:pStyle w:val="BodyText"/>
      </w:pPr>
      <w:r>
        <w:t xml:space="preserve">All Comverse ONE components are highly available. HA is achieved via 1+1 (2N) or N+ 1 configuration. </w:t>
      </w:r>
    </w:p>
    <w:p w:rsidR="004C667B" w:rsidRDefault="004C667B" w:rsidP="004C667B">
      <w:pPr>
        <w:pStyle w:val="BodyText"/>
      </w:pPr>
      <w:r>
        <w:t>The following diagram illustrates the scalability and high availability scheme for each of the hardware components.</w:t>
      </w:r>
    </w:p>
    <w:p w:rsidR="004C667B" w:rsidRDefault="004C667B" w:rsidP="004C667B">
      <w:pPr>
        <w:pStyle w:val="BodyText"/>
        <w:jc w:val="center"/>
      </w:pPr>
    </w:p>
    <w:p w:rsidR="005C4938" w:rsidRDefault="005C4938" w:rsidP="004C667B">
      <w:pPr>
        <w:pStyle w:val="BodyText"/>
        <w:jc w:val="center"/>
      </w:pPr>
      <w:r>
        <w:rPr>
          <w:noProof/>
          <w:lang w:bidi="ar-SA"/>
        </w:rPr>
        <w:drawing>
          <wp:inline distT="0" distB="0" distL="0" distR="0">
            <wp:extent cx="5944870" cy="3512878"/>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srcRect/>
                    <a:stretch>
                      <a:fillRect/>
                    </a:stretch>
                  </pic:blipFill>
                  <pic:spPr bwMode="auto">
                    <a:xfrm>
                      <a:off x="0" y="0"/>
                      <a:ext cx="5944870" cy="3512878"/>
                    </a:xfrm>
                    <a:prstGeom prst="rect">
                      <a:avLst/>
                    </a:prstGeom>
                    <a:noFill/>
                    <a:ln w="9525">
                      <a:noFill/>
                      <a:miter lim="800000"/>
                      <a:headEnd/>
                      <a:tailEnd/>
                    </a:ln>
                  </pic:spPr>
                </pic:pic>
              </a:graphicData>
            </a:graphic>
          </wp:inline>
        </w:drawing>
      </w:r>
    </w:p>
    <w:p w:rsidR="00D65612" w:rsidRDefault="00D65612" w:rsidP="00D65612">
      <w:pPr>
        <w:pStyle w:val="BodyText"/>
      </w:pPr>
    </w:p>
    <w:p w:rsidR="00E3325E" w:rsidRPr="00A808C8" w:rsidRDefault="00E3325E" w:rsidP="00E3325E">
      <w:pPr>
        <w:pStyle w:val="BodyText"/>
        <w:rPr>
          <w:color w:val="FF0000"/>
        </w:rPr>
      </w:pPr>
    </w:p>
    <w:p w:rsidR="00171A79" w:rsidDel="00A031C2" w:rsidRDefault="00171A79">
      <w:pPr>
        <w:spacing w:after="60" w:line="260" w:lineRule="atLeast"/>
        <w:ind w:left="677" w:hanging="677"/>
        <w:jc w:val="left"/>
        <w:rPr>
          <w:del w:id="283" w:author="thaodh" w:date="2013-05-27T11:04:00Z"/>
          <w:rFonts w:cs="Arial"/>
          <w:b/>
          <w:bCs/>
          <w:color w:val="008CD6"/>
          <w:kern w:val="18"/>
          <w:sz w:val="36"/>
          <w:szCs w:val="24"/>
          <w:lang w:bidi="he-IL"/>
        </w:rPr>
      </w:pPr>
      <w:bookmarkStart w:id="284" w:name="_Toc290991448"/>
      <w:del w:id="285" w:author="thaodh" w:date="2013-05-27T11:05:00Z">
        <w:r w:rsidDel="00A031C2">
          <w:br w:type="page"/>
        </w:r>
      </w:del>
    </w:p>
    <w:p w:rsidR="00000000" w:rsidRDefault="005B3DC1">
      <w:pPr>
        <w:pStyle w:val="Heading1"/>
        <w:numPr>
          <w:ilvl w:val="0"/>
          <w:numId w:val="0"/>
        </w:numPr>
        <w:ind w:left="677" w:hanging="677"/>
        <w:rPr>
          <w:del w:id="286" w:author="thaodh" w:date="2013-04-11T14:34:00Z"/>
        </w:rPr>
        <w:pPrChange w:id="287" w:author="thaodh" w:date="2013-05-27T11:04:00Z">
          <w:pPr>
            <w:pStyle w:val="Heading1"/>
            <w:numPr>
              <w:numId w:val="0"/>
            </w:numPr>
            <w:tabs>
              <w:tab w:val="clear" w:pos="0"/>
            </w:tabs>
          </w:pPr>
        </w:pPrChange>
      </w:pPr>
      <w:del w:id="288" w:author="thaodh" w:date="2013-04-11T14:34:00Z">
        <w:r w:rsidDel="002452B7">
          <w:lastRenderedPageBreak/>
          <w:delText>System Sizing and Configuration</w:delText>
        </w:r>
        <w:bookmarkEnd w:id="284"/>
      </w:del>
    </w:p>
    <w:p w:rsidR="005B3DC1" w:rsidDel="002452B7" w:rsidRDefault="005B3DC1" w:rsidP="00DF5509">
      <w:pPr>
        <w:pStyle w:val="BodyText"/>
        <w:rPr>
          <w:del w:id="289" w:author="thaodh" w:date="2013-04-11T14:34:00Z"/>
        </w:rPr>
      </w:pPr>
      <w:del w:id="290" w:author="thaodh" w:date="2013-04-11T14:34:00Z">
        <w:r w:rsidDel="002452B7">
          <w:delText xml:space="preserve">The solution proposed to </w:delText>
        </w:r>
        <w:r w:rsidR="00DF5509" w:rsidDel="002452B7">
          <w:delText>VNP</w:delText>
        </w:r>
        <w:r w:rsidDel="002452B7">
          <w:delText xml:space="preserve"> will be sized to achieve certain performance metrics.  The parameters used to determine the solution sizing and the overall KPIs that will be met by the system are described below.</w:delText>
        </w:r>
      </w:del>
    </w:p>
    <w:p w:rsidR="005B3DC1" w:rsidRPr="00AA56EB" w:rsidDel="002452B7" w:rsidRDefault="00DF4584" w:rsidP="005B3DC1">
      <w:pPr>
        <w:pStyle w:val="Heading2"/>
        <w:numPr>
          <w:ilvl w:val="0"/>
          <w:numId w:val="0"/>
        </w:numPr>
        <w:spacing w:line="240" w:lineRule="auto"/>
        <w:rPr>
          <w:del w:id="291" w:author="thaodh" w:date="2013-04-11T14:34:00Z"/>
        </w:rPr>
      </w:pPr>
      <w:bookmarkStart w:id="292" w:name="_Toc251110414"/>
      <w:bookmarkStart w:id="293" w:name="_Toc290991449"/>
      <w:del w:id="294" w:author="thaodh" w:date="2013-04-11T14:34:00Z">
        <w:r w:rsidRPr="00AA56EB" w:rsidDel="002452B7">
          <w:delText>Sizing Parameters</w:delText>
        </w:r>
        <w:bookmarkEnd w:id="292"/>
        <w:r w:rsidRPr="00AA56EB" w:rsidDel="002452B7">
          <w:delText xml:space="preserve"> and Assumptions</w:delText>
        </w:r>
        <w:bookmarkEnd w:id="293"/>
      </w:del>
    </w:p>
    <w:p w:rsidR="00D35D67" w:rsidRPr="00AA56EB" w:rsidDel="002452B7" w:rsidRDefault="00DF4584" w:rsidP="00D35D67">
      <w:pPr>
        <w:pStyle w:val="BodyText"/>
        <w:rPr>
          <w:del w:id="295" w:author="thaodh" w:date="2013-04-11T14:34:00Z"/>
        </w:rPr>
      </w:pPr>
      <w:del w:id="296" w:author="thaodh" w:date="2013-04-11T14:34:00Z">
        <w:r w:rsidRPr="00AA56EB" w:rsidDel="002452B7">
          <w:delText>The following sizing parameters have been used to generate the list of Hardware for the Comverse supplied infrastructure:</w:delText>
        </w:r>
      </w:del>
    </w:p>
    <w:tbl>
      <w:tblPr>
        <w:tblW w:w="8060" w:type="dxa"/>
        <w:tblInd w:w="93" w:type="dxa"/>
        <w:tblLook w:val="04A0"/>
      </w:tblPr>
      <w:tblGrid>
        <w:gridCol w:w="6300"/>
        <w:gridCol w:w="1760"/>
      </w:tblGrid>
      <w:tr w:rsidR="000D2AEF" w:rsidRPr="000D2AEF" w:rsidDel="002452B7" w:rsidTr="000D2AEF">
        <w:trPr>
          <w:trHeight w:val="255"/>
          <w:del w:id="297" w:author="thaodh" w:date="2013-04-11T14:34:00Z"/>
        </w:trPr>
        <w:tc>
          <w:tcPr>
            <w:tcW w:w="6300" w:type="dxa"/>
            <w:tcBorders>
              <w:top w:val="single" w:sz="4" w:space="0" w:color="000000"/>
              <w:left w:val="single" w:sz="4" w:space="0" w:color="000000"/>
              <w:bottom w:val="single" w:sz="4" w:space="0" w:color="000000"/>
              <w:right w:val="single" w:sz="4" w:space="0" w:color="000000"/>
            </w:tcBorders>
            <w:shd w:val="clear" w:color="000000" w:fill="191970"/>
            <w:hideMark/>
          </w:tcPr>
          <w:p w:rsidR="000D2AEF" w:rsidRPr="000D2AEF" w:rsidDel="002452B7" w:rsidRDefault="000D2AEF" w:rsidP="000D2AEF">
            <w:pPr>
              <w:spacing w:before="0" w:after="0"/>
              <w:jc w:val="left"/>
              <w:rPr>
                <w:del w:id="298" w:author="thaodh" w:date="2013-04-11T14:34:00Z"/>
                <w:rFonts w:cs="Arial"/>
                <w:b/>
                <w:bCs/>
                <w:color w:val="FFFFFF"/>
                <w:sz w:val="20"/>
                <w:szCs w:val="20"/>
                <w:lang w:bidi="he-IL"/>
              </w:rPr>
            </w:pPr>
            <w:del w:id="299" w:author="thaodh" w:date="2013-04-11T14:34:00Z">
              <w:r w:rsidRPr="000D2AEF" w:rsidDel="002452B7">
                <w:rPr>
                  <w:rFonts w:cs="Arial"/>
                  <w:b/>
                  <w:bCs/>
                  <w:color w:val="FFFFFF"/>
                  <w:sz w:val="20"/>
                  <w:szCs w:val="20"/>
                  <w:lang w:bidi="he-IL"/>
                </w:rPr>
                <w:delText>Parameter</w:delText>
              </w:r>
            </w:del>
          </w:p>
        </w:tc>
        <w:tc>
          <w:tcPr>
            <w:tcW w:w="1760" w:type="dxa"/>
            <w:tcBorders>
              <w:top w:val="single" w:sz="4" w:space="0" w:color="000000"/>
              <w:left w:val="nil"/>
              <w:bottom w:val="single" w:sz="4" w:space="0" w:color="000000"/>
              <w:right w:val="single" w:sz="4" w:space="0" w:color="000000"/>
            </w:tcBorders>
            <w:shd w:val="clear" w:color="000000" w:fill="191970"/>
            <w:hideMark/>
          </w:tcPr>
          <w:p w:rsidR="000D2AEF" w:rsidRPr="000D2AEF" w:rsidDel="002452B7" w:rsidRDefault="000D2AEF" w:rsidP="000D2AEF">
            <w:pPr>
              <w:spacing w:before="0" w:after="0"/>
              <w:jc w:val="left"/>
              <w:rPr>
                <w:del w:id="300" w:author="thaodh" w:date="2013-04-11T14:34:00Z"/>
                <w:rFonts w:cs="Arial"/>
                <w:b/>
                <w:bCs/>
                <w:color w:val="FFFFFF"/>
                <w:sz w:val="20"/>
                <w:szCs w:val="20"/>
                <w:lang w:bidi="he-IL"/>
              </w:rPr>
            </w:pPr>
            <w:del w:id="301" w:author="thaodh" w:date="2013-04-11T14:34:00Z">
              <w:r w:rsidRPr="000D2AEF" w:rsidDel="002452B7">
                <w:rPr>
                  <w:rFonts w:cs="Arial"/>
                  <w:b/>
                  <w:bCs/>
                  <w:color w:val="FFFFFF"/>
                  <w:sz w:val="20"/>
                  <w:szCs w:val="20"/>
                  <w:lang w:bidi="he-IL"/>
                </w:rPr>
                <w:delText>Value</w:delText>
              </w:r>
            </w:del>
          </w:p>
        </w:tc>
      </w:tr>
      <w:tr w:rsidR="000D2AEF" w:rsidRPr="000D2AEF" w:rsidDel="002452B7" w:rsidTr="000D2AEF">
        <w:trPr>
          <w:trHeight w:val="255"/>
          <w:del w:id="302" w:author="thaodh" w:date="2013-04-11T14:34:00Z"/>
        </w:trPr>
        <w:tc>
          <w:tcPr>
            <w:tcW w:w="6300" w:type="dxa"/>
            <w:tcBorders>
              <w:top w:val="nil"/>
              <w:left w:val="single" w:sz="4" w:space="0" w:color="000000"/>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303" w:author="thaodh" w:date="2013-04-11T14:34:00Z"/>
                <w:rFonts w:cs="Arial"/>
                <w:b/>
                <w:bCs/>
                <w:color w:val="000000"/>
                <w:sz w:val="20"/>
                <w:szCs w:val="20"/>
                <w:lang w:bidi="he-IL"/>
              </w:rPr>
            </w:pPr>
            <w:del w:id="304" w:author="thaodh" w:date="2013-04-11T14:34:00Z">
              <w:r w:rsidRPr="000D2AEF" w:rsidDel="002452B7">
                <w:rPr>
                  <w:rFonts w:cs="Arial"/>
                  <w:b/>
                  <w:bCs/>
                  <w:color w:val="000000"/>
                  <w:sz w:val="20"/>
                  <w:szCs w:val="20"/>
                  <w:lang w:bidi="he-IL"/>
                </w:rPr>
                <w:delText>Comverse ONE RT for VNP RT postpaid pilot project</w:delText>
              </w:r>
            </w:del>
          </w:p>
        </w:tc>
        <w:tc>
          <w:tcPr>
            <w:tcW w:w="1760" w:type="dxa"/>
            <w:tcBorders>
              <w:top w:val="nil"/>
              <w:left w:val="nil"/>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305" w:author="thaodh" w:date="2013-04-11T14:34:00Z"/>
                <w:rFonts w:cs="Arial"/>
                <w:b/>
                <w:bCs/>
                <w:color w:val="000000"/>
                <w:sz w:val="20"/>
                <w:szCs w:val="20"/>
                <w:lang w:bidi="he-IL"/>
              </w:rPr>
            </w:pPr>
            <w:del w:id="306" w:author="thaodh" w:date="2013-04-11T14:34:00Z">
              <w:r w:rsidRPr="000D2AEF" w:rsidDel="002452B7">
                <w:rPr>
                  <w:rFonts w:cs="Arial"/>
                  <w:b/>
                  <w:bCs/>
                  <w:color w:val="000000"/>
                  <w:sz w:val="20"/>
                  <w:szCs w:val="20"/>
                  <w:lang w:bidi="he-IL"/>
                </w:rPr>
                <w:delText> </w:delText>
              </w:r>
            </w:del>
          </w:p>
        </w:tc>
      </w:tr>
      <w:tr w:rsidR="000D2AEF" w:rsidRPr="000D2AEF" w:rsidDel="002452B7" w:rsidTr="000D2AEF">
        <w:trPr>
          <w:trHeight w:val="255"/>
          <w:del w:id="307" w:author="thaodh" w:date="2013-04-11T14:34:00Z"/>
        </w:trPr>
        <w:tc>
          <w:tcPr>
            <w:tcW w:w="6300" w:type="dxa"/>
            <w:tcBorders>
              <w:top w:val="nil"/>
              <w:left w:val="single" w:sz="4" w:space="0" w:color="000000"/>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308" w:author="thaodh" w:date="2013-04-11T14:34:00Z"/>
                <w:rFonts w:cs="Arial"/>
                <w:b/>
                <w:bCs/>
                <w:color w:val="000000"/>
                <w:sz w:val="20"/>
                <w:szCs w:val="20"/>
                <w:lang w:bidi="he-IL"/>
              </w:rPr>
            </w:pPr>
            <w:del w:id="309" w:author="thaodh" w:date="2013-04-11T14:34:00Z">
              <w:r w:rsidRPr="000D2AEF" w:rsidDel="002452B7">
                <w:rPr>
                  <w:rFonts w:cs="Arial"/>
                  <w:b/>
                  <w:bCs/>
                  <w:color w:val="000000"/>
                  <w:sz w:val="20"/>
                  <w:szCs w:val="20"/>
                  <w:lang w:bidi="he-IL"/>
                </w:rPr>
                <w:delText xml:space="preserve">    Products</w:delText>
              </w:r>
            </w:del>
          </w:p>
        </w:tc>
        <w:tc>
          <w:tcPr>
            <w:tcW w:w="1760" w:type="dxa"/>
            <w:tcBorders>
              <w:top w:val="nil"/>
              <w:left w:val="nil"/>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310" w:author="thaodh" w:date="2013-04-11T14:34:00Z"/>
                <w:rFonts w:cs="Arial"/>
                <w:b/>
                <w:bCs/>
                <w:color w:val="000000"/>
                <w:sz w:val="20"/>
                <w:szCs w:val="20"/>
                <w:lang w:bidi="he-IL"/>
              </w:rPr>
            </w:pPr>
            <w:del w:id="311" w:author="thaodh" w:date="2013-04-11T14:34:00Z">
              <w:r w:rsidRPr="000D2AEF" w:rsidDel="002452B7">
                <w:rPr>
                  <w:rFonts w:cs="Arial"/>
                  <w:b/>
                  <w:bCs/>
                  <w:color w:val="000000"/>
                  <w:sz w:val="20"/>
                  <w:szCs w:val="20"/>
                  <w:lang w:bidi="he-IL"/>
                </w:rPr>
                <w:delText>TRUE</w:delText>
              </w:r>
            </w:del>
          </w:p>
        </w:tc>
      </w:tr>
      <w:tr w:rsidR="000D2AEF" w:rsidRPr="000D2AEF" w:rsidDel="002452B7" w:rsidTr="000D2AEF">
        <w:trPr>
          <w:trHeight w:val="255"/>
          <w:del w:id="312" w:author="thaodh" w:date="2013-04-11T14:34:00Z"/>
        </w:trPr>
        <w:tc>
          <w:tcPr>
            <w:tcW w:w="6300" w:type="dxa"/>
            <w:tcBorders>
              <w:top w:val="nil"/>
              <w:left w:val="single" w:sz="4" w:space="0" w:color="000000"/>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313" w:author="thaodh" w:date="2013-04-11T14:34:00Z"/>
                <w:rFonts w:cs="Arial"/>
                <w:b/>
                <w:bCs/>
                <w:color w:val="000000"/>
                <w:sz w:val="20"/>
                <w:szCs w:val="20"/>
                <w:lang w:bidi="he-IL"/>
              </w:rPr>
            </w:pPr>
            <w:del w:id="314" w:author="thaodh" w:date="2013-04-11T14:34:00Z">
              <w:r w:rsidRPr="000D2AEF" w:rsidDel="002452B7">
                <w:rPr>
                  <w:rFonts w:cs="Arial"/>
                  <w:b/>
                  <w:bCs/>
                  <w:color w:val="000000"/>
                  <w:sz w:val="20"/>
                  <w:szCs w:val="20"/>
                  <w:lang w:bidi="he-IL"/>
                </w:rPr>
                <w:delText xml:space="preserve">     Comverse ONE Billing &amp; Active Customer Management</w:delText>
              </w:r>
            </w:del>
          </w:p>
        </w:tc>
        <w:tc>
          <w:tcPr>
            <w:tcW w:w="1760" w:type="dxa"/>
            <w:tcBorders>
              <w:top w:val="nil"/>
              <w:left w:val="nil"/>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315" w:author="thaodh" w:date="2013-04-11T14:34:00Z"/>
                <w:rFonts w:cs="Arial"/>
                <w:b/>
                <w:bCs/>
                <w:color w:val="000000"/>
                <w:sz w:val="20"/>
                <w:szCs w:val="20"/>
                <w:lang w:bidi="he-IL"/>
              </w:rPr>
            </w:pPr>
            <w:del w:id="316" w:author="thaodh" w:date="2013-04-11T14:34:00Z">
              <w:r w:rsidRPr="000D2AEF" w:rsidDel="002452B7">
                <w:rPr>
                  <w:rFonts w:cs="Arial"/>
                  <w:b/>
                  <w:bCs/>
                  <w:color w:val="000000"/>
                  <w:sz w:val="20"/>
                  <w:szCs w:val="20"/>
                  <w:lang w:bidi="he-IL"/>
                </w:rPr>
                <w:delText> </w:delText>
              </w:r>
            </w:del>
          </w:p>
        </w:tc>
      </w:tr>
      <w:tr w:rsidR="000D2AEF" w:rsidRPr="000D2AEF" w:rsidDel="002452B7" w:rsidTr="000D2AEF">
        <w:trPr>
          <w:trHeight w:val="255"/>
          <w:del w:id="317" w:author="thaodh" w:date="2013-04-11T14:34:00Z"/>
        </w:trPr>
        <w:tc>
          <w:tcPr>
            <w:tcW w:w="6300" w:type="dxa"/>
            <w:tcBorders>
              <w:top w:val="nil"/>
              <w:left w:val="single" w:sz="4" w:space="0" w:color="000000"/>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318" w:author="thaodh" w:date="2013-04-11T14:34:00Z"/>
                <w:rFonts w:cs="Arial"/>
                <w:b/>
                <w:bCs/>
                <w:color w:val="000000"/>
                <w:sz w:val="20"/>
                <w:szCs w:val="20"/>
                <w:lang w:bidi="he-IL"/>
              </w:rPr>
            </w:pPr>
            <w:del w:id="319" w:author="thaodh" w:date="2013-04-11T14:34:00Z">
              <w:r w:rsidRPr="000D2AEF" w:rsidDel="002452B7">
                <w:rPr>
                  <w:rFonts w:cs="Arial"/>
                  <w:b/>
                  <w:bCs/>
                  <w:color w:val="000000"/>
                  <w:sz w:val="20"/>
                  <w:szCs w:val="20"/>
                  <w:lang w:bidi="he-IL"/>
                </w:rPr>
                <w:delText xml:space="preserve">      Comverse ONE 3.5.50</w:delText>
              </w:r>
            </w:del>
          </w:p>
        </w:tc>
        <w:tc>
          <w:tcPr>
            <w:tcW w:w="1760" w:type="dxa"/>
            <w:tcBorders>
              <w:top w:val="nil"/>
              <w:left w:val="nil"/>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320" w:author="thaodh" w:date="2013-04-11T14:34:00Z"/>
                <w:rFonts w:cs="Arial"/>
                <w:b/>
                <w:bCs/>
                <w:color w:val="000000"/>
                <w:sz w:val="20"/>
                <w:szCs w:val="20"/>
                <w:lang w:bidi="he-IL"/>
              </w:rPr>
            </w:pPr>
            <w:del w:id="321" w:author="thaodh" w:date="2013-04-11T14:34:00Z">
              <w:r w:rsidRPr="000D2AEF" w:rsidDel="002452B7">
                <w:rPr>
                  <w:rFonts w:cs="Arial"/>
                  <w:b/>
                  <w:bCs/>
                  <w:color w:val="000000"/>
                  <w:sz w:val="20"/>
                  <w:szCs w:val="20"/>
                  <w:lang w:bidi="he-IL"/>
                </w:rPr>
                <w:delText>TRUE</w:delText>
              </w:r>
            </w:del>
          </w:p>
        </w:tc>
      </w:tr>
      <w:tr w:rsidR="000D2AEF" w:rsidRPr="000D2AEF" w:rsidDel="002452B7" w:rsidTr="000D2AEF">
        <w:trPr>
          <w:trHeight w:val="255"/>
          <w:del w:id="32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323" w:author="thaodh" w:date="2013-04-11T14:34:00Z"/>
                <w:rFonts w:cs="Arial"/>
                <w:color w:val="000000"/>
                <w:sz w:val="20"/>
                <w:szCs w:val="20"/>
                <w:lang w:bidi="he-IL"/>
              </w:rPr>
            </w:pPr>
            <w:del w:id="324" w:author="thaodh" w:date="2013-04-11T14:34:00Z">
              <w:r w:rsidRPr="000D2AEF" w:rsidDel="002452B7">
                <w:rPr>
                  <w:rFonts w:cs="Arial"/>
                  <w:color w:val="000000"/>
                  <w:sz w:val="20"/>
                  <w:szCs w:val="20"/>
                  <w:lang w:bidi="he-IL"/>
                </w:rPr>
                <w:delText xml:space="preserve">       Comverse ONE Offer</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325" w:author="thaodh" w:date="2013-04-11T14:34:00Z"/>
                <w:rFonts w:cs="Arial"/>
                <w:color w:val="000000"/>
                <w:sz w:val="20"/>
                <w:szCs w:val="20"/>
                <w:lang w:bidi="he-IL"/>
              </w:rPr>
            </w:pPr>
            <w:del w:id="326" w:author="thaodh" w:date="2013-04-11T14:34:00Z">
              <w:r w:rsidRPr="000D2AEF" w:rsidDel="002452B7">
                <w:rPr>
                  <w:rFonts w:cs="Arial"/>
                  <w:color w:val="000000"/>
                  <w:sz w:val="20"/>
                  <w:szCs w:val="20"/>
                  <w:lang w:bidi="he-IL"/>
                </w:rPr>
                <w:delText>Comverse ONE-RT</w:delText>
              </w:r>
            </w:del>
          </w:p>
        </w:tc>
      </w:tr>
      <w:tr w:rsidR="000D2AEF" w:rsidRPr="000D2AEF" w:rsidDel="002452B7" w:rsidTr="000D2AEF">
        <w:trPr>
          <w:trHeight w:val="255"/>
          <w:del w:id="327" w:author="thaodh" w:date="2013-04-11T14:34:00Z"/>
        </w:trPr>
        <w:tc>
          <w:tcPr>
            <w:tcW w:w="6300" w:type="dxa"/>
            <w:tcBorders>
              <w:top w:val="nil"/>
              <w:left w:val="single" w:sz="4" w:space="0" w:color="000000"/>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328" w:author="thaodh" w:date="2013-04-11T14:34:00Z"/>
                <w:rFonts w:cs="Arial"/>
                <w:b/>
                <w:bCs/>
                <w:color w:val="000000"/>
                <w:sz w:val="20"/>
                <w:szCs w:val="20"/>
                <w:lang w:bidi="he-IL"/>
              </w:rPr>
            </w:pPr>
            <w:del w:id="329" w:author="thaodh" w:date="2013-04-11T14:34:00Z">
              <w:r w:rsidRPr="000D2AEF" w:rsidDel="002452B7">
                <w:rPr>
                  <w:rFonts w:cs="Arial"/>
                  <w:b/>
                  <w:bCs/>
                  <w:color w:val="000000"/>
                  <w:sz w:val="20"/>
                  <w:szCs w:val="20"/>
                  <w:lang w:bidi="he-IL"/>
                </w:rPr>
                <w:delText xml:space="preserve">       Platform Options</w:delText>
              </w:r>
            </w:del>
          </w:p>
        </w:tc>
        <w:tc>
          <w:tcPr>
            <w:tcW w:w="1760" w:type="dxa"/>
            <w:tcBorders>
              <w:top w:val="nil"/>
              <w:left w:val="nil"/>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330" w:author="thaodh" w:date="2013-04-11T14:34:00Z"/>
                <w:rFonts w:cs="Arial"/>
                <w:b/>
                <w:bCs/>
                <w:color w:val="000000"/>
                <w:sz w:val="20"/>
                <w:szCs w:val="20"/>
                <w:lang w:bidi="he-IL"/>
              </w:rPr>
            </w:pPr>
            <w:del w:id="331" w:author="thaodh" w:date="2013-04-11T14:34:00Z">
              <w:r w:rsidRPr="000D2AEF" w:rsidDel="002452B7">
                <w:rPr>
                  <w:rFonts w:cs="Arial"/>
                  <w:b/>
                  <w:bCs/>
                  <w:color w:val="000000"/>
                  <w:sz w:val="20"/>
                  <w:szCs w:val="20"/>
                  <w:lang w:bidi="he-IL"/>
                </w:rPr>
                <w:delText> </w:delText>
              </w:r>
            </w:del>
          </w:p>
        </w:tc>
      </w:tr>
      <w:tr w:rsidR="000D2AEF" w:rsidRPr="000D2AEF" w:rsidDel="002452B7" w:rsidTr="000D2AEF">
        <w:trPr>
          <w:trHeight w:val="255"/>
          <w:del w:id="33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333" w:author="thaodh" w:date="2013-04-11T14:34:00Z"/>
                <w:rFonts w:cs="Arial"/>
                <w:color w:val="000000"/>
                <w:sz w:val="20"/>
                <w:szCs w:val="20"/>
                <w:lang w:bidi="he-IL"/>
              </w:rPr>
            </w:pPr>
            <w:del w:id="334" w:author="thaodh" w:date="2013-04-11T14:34:00Z">
              <w:r w:rsidRPr="000D2AEF" w:rsidDel="002452B7">
                <w:rPr>
                  <w:rFonts w:cs="Arial"/>
                  <w:color w:val="000000"/>
                  <w:sz w:val="20"/>
                  <w:szCs w:val="20"/>
                  <w:lang w:bidi="he-IL"/>
                </w:rPr>
                <w:delText xml:space="preserve">        Real-Time Rating, Charging &amp; Promotions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335" w:author="thaodh" w:date="2013-04-11T14:34:00Z"/>
                <w:rFonts w:cs="Arial"/>
                <w:color w:val="000000"/>
                <w:sz w:val="20"/>
                <w:szCs w:val="20"/>
                <w:lang w:bidi="he-IL"/>
              </w:rPr>
            </w:pPr>
            <w:del w:id="336" w:author="thaodh" w:date="2013-04-11T14:34:00Z">
              <w:r w:rsidRPr="000D2AEF" w:rsidDel="002452B7">
                <w:rPr>
                  <w:rFonts w:cs="Arial"/>
                  <w:color w:val="000000"/>
                  <w:sz w:val="20"/>
                  <w:szCs w:val="20"/>
                  <w:lang w:bidi="he-IL"/>
                </w:rPr>
                <w:delText>TurnKey</w:delText>
              </w:r>
            </w:del>
          </w:p>
        </w:tc>
      </w:tr>
      <w:tr w:rsidR="000D2AEF" w:rsidRPr="000D2AEF" w:rsidDel="002452B7" w:rsidTr="000D2AEF">
        <w:trPr>
          <w:trHeight w:val="255"/>
          <w:del w:id="33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338" w:author="thaodh" w:date="2013-04-11T14:34:00Z"/>
                <w:rFonts w:cs="Arial"/>
                <w:color w:val="000000"/>
                <w:sz w:val="20"/>
                <w:szCs w:val="20"/>
                <w:lang w:bidi="he-IL"/>
              </w:rPr>
            </w:pPr>
            <w:del w:id="339" w:author="thaodh" w:date="2013-04-11T14:34:00Z">
              <w:r w:rsidRPr="000D2AEF" w:rsidDel="002452B7">
                <w:rPr>
                  <w:rFonts w:cs="Arial"/>
                  <w:color w:val="000000"/>
                  <w:sz w:val="20"/>
                  <w:szCs w:val="20"/>
                  <w:lang w:bidi="he-IL"/>
                </w:rPr>
                <w:delText xml:space="preserve">        Access, IP and Application Platform</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340" w:author="thaodh" w:date="2013-04-11T14:34:00Z"/>
                <w:rFonts w:cs="Arial"/>
                <w:color w:val="000000"/>
                <w:sz w:val="20"/>
                <w:szCs w:val="20"/>
                <w:lang w:bidi="he-IL"/>
              </w:rPr>
            </w:pPr>
            <w:del w:id="341" w:author="thaodh" w:date="2013-04-11T14:34:00Z">
              <w:r w:rsidRPr="000D2AEF" w:rsidDel="002452B7">
                <w:rPr>
                  <w:rFonts w:cs="Arial"/>
                  <w:color w:val="000000"/>
                  <w:sz w:val="20"/>
                  <w:szCs w:val="20"/>
                  <w:lang w:bidi="he-IL"/>
                </w:rPr>
                <w:delText>HS22</w:delText>
              </w:r>
            </w:del>
          </w:p>
        </w:tc>
      </w:tr>
      <w:tr w:rsidR="000D2AEF" w:rsidRPr="000D2AEF" w:rsidDel="002452B7" w:rsidTr="000D2AEF">
        <w:trPr>
          <w:trHeight w:val="255"/>
          <w:del w:id="34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343" w:author="thaodh" w:date="2013-04-11T14:34:00Z"/>
                <w:rFonts w:cs="Arial"/>
                <w:color w:val="000000"/>
                <w:sz w:val="20"/>
                <w:szCs w:val="20"/>
                <w:lang w:bidi="he-IL"/>
              </w:rPr>
            </w:pPr>
            <w:del w:id="344" w:author="thaodh" w:date="2013-04-11T14:34:00Z">
              <w:r w:rsidRPr="000D2AEF" w:rsidDel="002452B7">
                <w:rPr>
                  <w:rFonts w:cs="Arial"/>
                  <w:color w:val="000000"/>
                  <w:sz w:val="20"/>
                  <w:szCs w:val="20"/>
                  <w:lang w:bidi="he-IL"/>
                </w:rPr>
                <w:delText xml:space="preserve">        Power Source</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345" w:author="thaodh" w:date="2013-04-11T14:34:00Z"/>
                <w:rFonts w:cs="Arial"/>
                <w:color w:val="000000"/>
                <w:sz w:val="20"/>
                <w:szCs w:val="20"/>
                <w:lang w:bidi="he-IL"/>
              </w:rPr>
            </w:pPr>
            <w:del w:id="346" w:author="thaodh" w:date="2013-04-11T14:34:00Z">
              <w:r w:rsidRPr="000D2AEF" w:rsidDel="002452B7">
                <w:rPr>
                  <w:rFonts w:cs="Arial"/>
                  <w:color w:val="000000"/>
                  <w:sz w:val="20"/>
                  <w:szCs w:val="20"/>
                  <w:lang w:bidi="he-IL"/>
                </w:rPr>
                <w:delText>DC</w:delText>
              </w:r>
            </w:del>
          </w:p>
        </w:tc>
      </w:tr>
      <w:tr w:rsidR="000D2AEF" w:rsidRPr="000D2AEF" w:rsidDel="002452B7" w:rsidTr="000D2AEF">
        <w:trPr>
          <w:trHeight w:val="255"/>
          <w:del w:id="347" w:author="thaodh" w:date="2013-04-11T14:34:00Z"/>
        </w:trPr>
        <w:tc>
          <w:tcPr>
            <w:tcW w:w="6300" w:type="dxa"/>
            <w:tcBorders>
              <w:top w:val="nil"/>
              <w:left w:val="single" w:sz="4" w:space="0" w:color="000000"/>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348" w:author="thaodh" w:date="2013-04-11T14:34:00Z"/>
                <w:rFonts w:cs="Arial"/>
                <w:b/>
                <w:bCs/>
                <w:color w:val="000000"/>
                <w:sz w:val="20"/>
                <w:szCs w:val="20"/>
                <w:lang w:bidi="he-IL"/>
              </w:rPr>
            </w:pPr>
            <w:del w:id="349" w:author="thaodh" w:date="2013-04-11T14:34:00Z">
              <w:r w:rsidRPr="000D2AEF" w:rsidDel="002452B7">
                <w:rPr>
                  <w:rFonts w:cs="Arial"/>
                  <w:b/>
                  <w:bCs/>
                  <w:color w:val="000000"/>
                  <w:sz w:val="20"/>
                  <w:szCs w:val="20"/>
                  <w:lang w:bidi="he-IL"/>
                </w:rPr>
                <w:delText xml:space="preserve">       Platform Sizing</w:delText>
              </w:r>
            </w:del>
          </w:p>
        </w:tc>
        <w:tc>
          <w:tcPr>
            <w:tcW w:w="1760" w:type="dxa"/>
            <w:tcBorders>
              <w:top w:val="nil"/>
              <w:left w:val="nil"/>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350" w:author="thaodh" w:date="2013-04-11T14:34:00Z"/>
                <w:rFonts w:cs="Arial"/>
                <w:b/>
                <w:bCs/>
                <w:color w:val="000000"/>
                <w:sz w:val="20"/>
                <w:szCs w:val="20"/>
                <w:lang w:bidi="he-IL"/>
              </w:rPr>
            </w:pPr>
            <w:del w:id="351" w:author="thaodh" w:date="2013-04-11T14:34:00Z">
              <w:r w:rsidRPr="000D2AEF" w:rsidDel="002452B7">
                <w:rPr>
                  <w:rFonts w:cs="Arial"/>
                  <w:b/>
                  <w:bCs/>
                  <w:color w:val="000000"/>
                  <w:sz w:val="20"/>
                  <w:szCs w:val="20"/>
                  <w:lang w:bidi="he-IL"/>
                </w:rPr>
                <w:delText>TRUE</w:delText>
              </w:r>
            </w:del>
          </w:p>
        </w:tc>
      </w:tr>
      <w:tr w:rsidR="000D2AEF" w:rsidRPr="000D2AEF" w:rsidDel="002452B7" w:rsidTr="000D2AEF">
        <w:trPr>
          <w:trHeight w:val="255"/>
          <w:del w:id="352" w:author="thaodh" w:date="2013-04-11T14:34:00Z"/>
        </w:trPr>
        <w:tc>
          <w:tcPr>
            <w:tcW w:w="6300" w:type="dxa"/>
            <w:tcBorders>
              <w:top w:val="nil"/>
              <w:left w:val="single" w:sz="4" w:space="0" w:color="000000"/>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353" w:author="thaodh" w:date="2013-04-11T14:34:00Z"/>
                <w:rFonts w:cs="Arial"/>
                <w:b/>
                <w:bCs/>
                <w:color w:val="000000"/>
                <w:sz w:val="20"/>
                <w:szCs w:val="20"/>
                <w:lang w:bidi="he-IL"/>
              </w:rPr>
            </w:pPr>
            <w:del w:id="354" w:author="thaodh" w:date="2013-04-11T14:34:00Z">
              <w:r w:rsidRPr="000D2AEF" w:rsidDel="002452B7">
                <w:rPr>
                  <w:rFonts w:cs="Arial"/>
                  <w:b/>
                  <w:bCs/>
                  <w:color w:val="000000"/>
                  <w:sz w:val="20"/>
                  <w:szCs w:val="20"/>
                  <w:lang w:bidi="he-IL"/>
                </w:rPr>
                <w:delText xml:space="preserve">        Acct/Sub Profiles</w:delText>
              </w:r>
            </w:del>
          </w:p>
        </w:tc>
        <w:tc>
          <w:tcPr>
            <w:tcW w:w="1760" w:type="dxa"/>
            <w:tcBorders>
              <w:top w:val="nil"/>
              <w:left w:val="nil"/>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355" w:author="thaodh" w:date="2013-04-11T14:34:00Z"/>
                <w:rFonts w:cs="Arial"/>
                <w:b/>
                <w:bCs/>
                <w:color w:val="000000"/>
                <w:sz w:val="20"/>
                <w:szCs w:val="20"/>
                <w:lang w:bidi="he-IL"/>
              </w:rPr>
            </w:pPr>
            <w:del w:id="356" w:author="thaodh" w:date="2013-04-11T14:34:00Z">
              <w:r w:rsidRPr="000D2AEF" w:rsidDel="002452B7">
                <w:rPr>
                  <w:rFonts w:cs="Arial"/>
                  <w:b/>
                  <w:bCs/>
                  <w:color w:val="000000"/>
                  <w:sz w:val="20"/>
                  <w:szCs w:val="20"/>
                  <w:lang w:bidi="he-IL"/>
                </w:rPr>
                <w:delText> </w:delText>
              </w:r>
            </w:del>
          </w:p>
        </w:tc>
      </w:tr>
      <w:tr w:rsidR="000D2AEF" w:rsidRPr="000D2AEF" w:rsidDel="002452B7" w:rsidTr="000D2AEF">
        <w:trPr>
          <w:trHeight w:val="255"/>
          <w:del w:id="357" w:author="thaodh" w:date="2013-04-11T14:34:00Z"/>
        </w:trPr>
        <w:tc>
          <w:tcPr>
            <w:tcW w:w="6300" w:type="dxa"/>
            <w:tcBorders>
              <w:top w:val="nil"/>
              <w:left w:val="single" w:sz="4" w:space="0" w:color="000000"/>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358" w:author="thaodh" w:date="2013-04-11T14:34:00Z"/>
                <w:rFonts w:cs="Arial"/>
                <w:b/>
                <w:bCs/>
                <w:color w:val="000000"/>
                <w:sz w:val="20"/>
                <w:szCs w:val="20"/>
                <w:lang w:bidi="he-IL"/>
              </w:rPr>
            </w:pPr>
            <w:del w:id="359" w:author="thaodh" w:date="2013-04-11T14:34:00Z">
              <w:r w:rsidRPr="000D2AEF" w:rsidDel="002452B7">
                <w:rPr>
                  <w:rFonts w:cs="Arial"/>
                  <w:b/>
                  <w:bCs/>
                  <w:color w:val="000000"/>
                  <w:sz w:val="20"/>
                  <w:szCs w:val="20"/>
                  <w:lang w:bidi="he-IL"/>
                </w:rPr>
                <w:delText xml:space="preserve">         Acct and Subs</w:delText>
              </w:r>
            </w:del>
          </w:p>
        </w:tc>
        <w:tc>
          <w:tcPr>
            <w:tcW w:w="1760" w:type="dxa"/>
            <w:tcBorders>
              <w:top w:val="nil"/>
              <w:left w:val="nil"/>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360" w:author="thaodh" w:date="2013-04-11T14:34:00Z"/>
                <w:rFonts w:cs="Arial"/>
                <w:b/>
                <w:bCs/>
                <w:color w:val="000000"/>
                <w:sz w:val="20"/>
                <w:szCs w:val="20"/>
                <w:lang w:bidi="he-IL"/>
              </w:rPr>
            </w:pPr>
            <w:del w:id="361" w:author="thaodh" w:date="2013-04-11T14:34:00Z">
              <w:r w:rsidRPr="000D2AEF" w:rsidDel="002452B7">
                <w:rPr>
                  <w:rFonts w:cs="Arial"/>
                  <w:b/>
                  <w:bCs/>
                  <w:color w:val="000000"/>
                  <w:sz w:val="20"/>
                  <w:szCs w:val="20"/>
                  <w:lang w:bidi="he-IL"/>
                </w:rPr>
                <w:delText> </w:delText>
              </w:r>
            </w:del>
          </w:p>
        </w:tc>
      </w:tr>
      <w:tr w:rsidR="000D2AEF" w:rsidRPr="000D2AEF" w:rsidDel="002452B7" w:rsidTr="000D2AEF">
        <w:trPr>
          <w:trHeight w:val="255"/>
          <w:del w:id="36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363" w:author="thaodh" w:date="2013-04-11T14:34:00Z"/>
                <w:rFonts w:cs="Arial"/>
                <w:color w:val="000000"/>
                <w:sz w:val="20"/>
                <w:szCs w:val="20"/>
                <w:lang w:bidi="he-IL"/>
              </w:rPr>
            </w:pPr>
            <w:del w:id="364" w:author="thaodh" w:date="2013-04-11T14:34:00Z">
              <w:r w:rsidRPr="000D2AEF" w:rsidDel="002452B7">
                <w:rPr>
                  <w:rFonts w:cs="Arial"/>
                  <w:color w:val="000000"/>
                  <w:sz w:val="20"/>
                  <w:szCs w:val="20"/>
                  <w:lang w:bidi="he-IL"/>
                </w:rPr>
                <w:delText xml:space="preserve">          Total Number of Acct (Min 100K)</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365" w:author="thaodh" w:date="2013-04-11T14:34:00Z"/>
                <w:rFonts w:cs="Arial"/>
                <w:color w:val="000000"/>
                <w:sz w:val="20"/>
                <w:szCs w:val="20"/>
                <w:lang w:bidi="he-IL"/>
              </w:rPr>
            </w:pPr>
            <w:del w:id="366" w:author="thaodh" w:date="2013-04-11T14:34:00Z">
              <w:r w:rsidRPr="000D2AEF" w:rsidDel="002452B7">
                <w:rPr>
                  <w:rFonts w:cs="Arial"/>
                  <w:color w:val="000000"/>
                  <w:sz w:val="20"/>
                  <w:szCs w:val="20"/>
                  <w:lang w:bidi="he-IL"/>
                </w:rPr>
                <w:delText>2,500,000</w:delText>
              </w:r>
            </w:del>
          </w:p>
        </w:tc>
      </w:tr>
      <w:tr w:rsidR="000D2AEF" w:rsidRPr="000D2AEF" w:rsidDel="002452B7" w:rsidTr="000D2AEF">
        <w:trPr>
          <w:trHeight w:val="255"/>
          <w:del w:id="36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368" w:author="thaodh" w:date="2013-04-11T14:34:00Z"/>
                <w:rFonts w:cs="Arial"/>
                <w:color w:val="000000"/>
                <w:sz w:val="20"/>
                <w:szCs w:val="20"/>
                <w:lang w:bidi="he-IL"/>
              </w:rPr>
            </w:pPr>
            <w:del w:id="369" w:author="thaodh" w:date="2013-04-11T14:34:00Z">
              <w:r w:rsidRPr="000D2AEF" w:rsidDel="002452B7">
                <w:rPr>
                  <w:rFonts w:cs="Arial"/>
                  <w:color w:val="000000"/>
                  <w:sz w:val="20"/>
                  <w:szCs w:val="20"/>
                  <w:lang w:bidi="he-IL"/>
                </w:rPr>
                <w:delText xml:space="preserve">          Average Number of Subscriber per Family Consumer Account</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370" w:author="thaodh" w:date="2013-04-11T14:34:00Z"/>
                <w:rFonts w:cs="Arial"/>
                <w:color w:val="000000"/>
                <w:sz w:val="20"/>
                <w:szCs w:val="20"/>
                <w:lang w:bidi="he-IL"/>
              </w:rPr>
            </w:pPr>
            <w:del w:id="371" w:author="thaodh" w:date="2013-04-11T14:34:00Z">
              <w:r w:rsidRPr="000D2AEF" w:rsidDel="002452B7">
                <w:rPr>
                  <w:rFonts w:cs="Arial"/>
                  <w:color w:val="000000"/>
                  <w:sz w:val="20"/>
                  <w:szCs w:val="20"/>
                  <w:lang w:bidi="he-IL"/>
                </w:rPr>
                <w:delText>5</w:delText>
              </w:r>
            </w:del>
          </w:p>
        </w:tc>
      </w:tr>
      <w:tr w:rsidR="000D2AEF" w:rsidRPr="000D2AEF" w:rsidDel="002452B7" w:rsidTr="000D2AEF">
        <w:trPr>
          <w:trHeight w:val="255"/>
          <w:del w:id="37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373" w:author="thaodh" w:date="2013-04-11T14:34:00Z"/>
                <w:rFonts w:cs="Arial"/>
                <w:color w:val="000000"/>
                <w:sz w:val="20"/>
                <w:szCs w:val="20"/>
                <w:lang w:bidi="he-IL"/>
              </w:rPr>
            </w:pPr>
            <w:del w:id="374" w:author="thaodh" w:date="2013-04-11T14:34:00Z">
              <w:r w:rsidRPr="000D2AEF" w:rsidDel="002452B7">
                <w:rPr>
                  <w:rFonts w:cs="Arial"/>
                  <w:color w:val="000000"/>
                  <w:sz w:val="20"/>
                  <w:szCs w:val="20"/>
                  <w:lang w:bidi="he-IL"/>
                </w:rPr>
                <w:delText xml:space="preserve">          Average Number of Subscriber per SOHO Consumer Account</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375" w:author="thaodh" w:date="2013-04-11T14:34:00Z"/>
                <w:rFonts w:cs="Arial"/>
                <w:color w:val="000000"/>
                <w:sz w:val="20"/>
                <w:szCs w:val="20"/>
                <w:lang w:bidi="he-IL"/>
              </w:rPr>
            </w:pPr>
            <w:del w:id="376" w:author="thaodh" w:date="2013-04-11T14:34:00Z">
              <w:r w:rsidRPr="000D2AEF" w:rsidDel="002452B7">
                <w:rPr>
                  <w:rFonts w:cs="Arial"/>
                  <w:color w:val="000000"/>
                  <w:sz w:val="20"/>
                  <w:szCs w:val="20"/>
                  <w:lang w:bidi="he-IL"/>
                </w:rPr>
                <w:delText>10</w:delText>
              </w:r>
            </w:del>
          </w:p>
        </w:tc>
      </w:tr>
      <w:tr w:rsidR="000D2AEF" w:rsidRPr="000D2AEF" w:rsidDel="002452B7" w:rsidTr="000D2AEF">
        <w:trPr>
          <w:trHeight w:val="510"/>
          <w:del w:id="37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378" w:author="thaodh" w:date="2013-04-11T14:34:00Z"/>
                <w:rFonts w:cs="Arial"/>
                <w:color w:val="000000"/>
                <w:sz w:val="20"/>
                <w:szCs w:val="20"/>
                <w:lang w:bidi="he-IL"/>
              </w:rPr>
            </w:pPr>
            <w:del w:id="379" w:author="thaodh" w:date="2013-04-11T14:34:00Z">
              <w:r w:rsidRPr="000D2AEF" w:rsidDel="002452B7">
                <w:rPr>
                  <w:rFonts w:cs="Arial"/>
                  <w:color w:val="000000"/>
                  <w:sz w:val="20"/>
                  <w:szCs w:val="20"/>
                  <w:lang w:bidi="he-IL"/>
                </w:rPr>
                <w:delText xml:space="preserve">          Average Number of Subscriber per Mid-Size Business Account</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380" w:author="thaodh" w:date="2013-04-11T14:34:00Z"/>
                <w:rFonts w:cs="Arial"/>
                <w:color w:val="000000"/>
                <w:sz w:val="20"/>
                <w:szCs w:val="20"/>
                <w:lang w:bidi="he-IL"/>
              </w:rPr>
            </w:pPr>
            <w:del w:id="381" w:author="thaodh" w:date="2013-04-11T14:34:00Z">
              <w:r w:rsidRPr="000D2AEF" w:rsidDel="002452B7">
                <w:rPr>
                  <w:rFonts w:cs="Arial"/>
                  <w:color w:val="000000"/>
                  <w:sz w:val="20"/>
                  <w:szCs w:val="20"/>
                  <w:lang w:bidi="he-IL"/>
                </w:rPr>
                <w:delText>100</w:delText>
              </w:r>
            </w:del>
          </w:p>
        </w:tc>
      </w:tr>
      <w:tr w:rsidR="000D2AEF" w:rsidRPr="000D2AEF" w:rsidDel="002452B7" w:rsidTr="000D2AEF">
        <w:trPr>
          <w:trHeight w:val="510"/>
          <w:del w:id="38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383" w:author="thaodh" w:date="2013-04-11T14:34:00Z"/>
                <w:rFonts w:cs="Arial"/>
                <w:color w:val="000000"/>
                <w:sz w:val="20"/>
                <w:szCs w:val="20"/>
                <w:lang w:bidi="he-IL"/>
              </w:rPr>
            </w:pPr>
            <w:del w:id="384" w:author="thaodh" w:date="2013-04-11T14:34:00Z">
              <w:r w:rsidRPr="000D2AEF" w:rsidDel="002452B7">
                <w:rPr>
                  <w:rFonts w:cs="Arial"/>
                  <w:color w:val="000000"/>
                  <w:sz w:val="20"/>
                  <w:szCs w:val="20"/>
                  <w:lang w:bidi="he-IL"/>
                </w:rPr>
                <w:delText xml:space="preserve">          Average Number of Subscriber per Large-Size Business Account</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385" w:author="thaodh" w:date="2013-04-11T14:34:00Z"/>
                <w:rFonts w:cs="Arial"/>
                <w:color w:val="000000"/>
                <w:sz w:val="20"/>
                <w:szCs w:val="20"/>
                <w:lang w:bidi="he-IL"/>
              </w:rPr>
            </w:pPr>
            <w:del w:id="386" w:author="thaodh" w:date="2013-04-11T14:34:00Z">
              <w:r w:rsidRPr="000D2AEF" w:rsidDel="002452B7">
                <w:rPr>
                  <w:rFonts w:cs="Arial"/>
                  <w:color w:val="000000"/>
                  <w:sz w:val="20"/>
                  <w:szCs w:val="20"/>
                  <w:lang w:bidi="he-IL"/>
                </w:rPr>
                <w:delText>250</w:delText>
              </w:r>
            </w:del>
          </w:p>
        </w:tc>
      </w:tr>
      <w:tr w:rsidR="000D2AEF" w:rsidRPr="000D2AEF" w:rsidDel="002452B7" w:rsidTr="000D2AEF">
        <w:trPr>
          <w:trHeight w:val="255"/>
          <w:del w:id="38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388" w:author="thaodh" w:date="2013-04-11T14:34:00Z"/>
                <w:rFonts w:cs="Arial"/>
                <w:color w:val="000000"/>
                <w:sz w:val="20"/>
                <w:szCs w:val="20"/>
                <w:lang w:bidi="he-IL"/>
              </w:rPr>
            </w:pPr>
            <w:del w:id="389" w:author="thaodh" w:date="2013-04-11T14:34:00Z">
              <w:r w:rsidRPr="000D2AEF" w:rsidDel="002452B7">
                <w:rPr>
                  <w:rFonts w:cs="Arial"/>
                  <w:color w:val="000000"/>
                  <w:sz w:val="20"/>
                  <w:szCs w:val="20"/>
                  <w:lang w:bidi="he-IL"/>
                </w:rPr>
                <w:delText xml:space="preserve">          % of Acct as Individual Acct (Single Sub per Acct)</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390" w:author="thaodh" w:date="2013-04-11T14:34:00Z"/>
                <w:rFonts w:cs="Arial"/>
                <w:color w:val="000000"/>
                <w:sz w:val="20"/>
                <w:szCs w:val="20"/>
                <w:lang w:bidi="he-IL"/>
              </w:rPr>
            </w:pPr>
            <w:del w:id="391" w:author="thaodh" w:date="2013-04-11T14:34:00Z">
              <w:r w:rsidRPr="000D2AEF" w:rsidDel="002452B7">
                <w:rPr>
                  <w:rFonts w:cs="Arial"/>
                  <w:color w:val="000000"/>
                  <w:sz w:val="20"/>
                  <w:szCs w:val="20"/>
                  <w:lang w:bidi="he-IL"/>
                </w:rPr>
                <w:delText>100%</w:delText>
              </w:r>
            </w:del>
          </w:p>
        </w:tc>
      </w:tr>
      <w:tr w:rsidR="000D2AEF" w:rsidRPr="000D2AEF" w:rsidDel="002452B7" w:rsidTr="000D2AEF">
        <w:trPr>
          <w:trHeight w:val="255"/>
          <w:del w:id="39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393" w:author="thaodh" w:date="2013-04-11T14:34:00Z"/>
                <w:rFonts w:cs="Arial"/>
                <w:color w:val="000000"/>
                <w:sz w:val="20"/>
                <w:szCs w:val="20"/>
                <w:lang w:bidi="he-IL"/>
              </w:rPr>
            </w:pPr>
            <w:del w:id="394" w:author="thaodh" w:date="2013-04-11T14:34:00Z">
              <w:r w:rsidRPr="000D2AEF" w:rsidDel="002452B7">
                <w:rPr>
                  <w:rFonts w:cs="Arial"/>
                  <w:color w:val="000000"/>
                  <w:sz w:val="20"/>
                  <w:szCs w:val="20"/>
                  <w:lang w:bidi="he-IL"/>
                </w:rPr>
                <w:delText xml:space="preserve">          % of Acct as Pre-Paid Acct</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395" w:author="thaodh" w:date="2013-04-11T14:34:00Z"/>
                <w:rFonts w:cs="Arial"/>
                <w:color w:val="000000"/>
                <w:sz w:val="20"/>
                <w:szCs w:val="20"/>
                <w:lang w:bidi="he-IL"/>
              </w:rPr>
            </w:pPr>
            <w:del w:id="396" w:author="thaodh" w:date="2013-04-11T14:34:00Z">
              <w:r w:rsidRPr="000D2AEF" w:rsidDel="002452B7">
                <w:rPr>
                  <w:rFonts w:cs="Arial"/>
                  <w:color w:val="000000"/>
                  <w:sz w:val="20"/>
                  <w:szCs w:val="20"/>
                  <w:lang w:bidi="he-IL"/>
                </w:rPr>
                <w:delText>100%</w:delText>
              </w:r>
            </w:del>
          </w:p>
        </w:tc>
      </w:tr>
      <w:tr w:rsidR="000D2AEF" w:rsidRPr="000D2AEF" w:rsidDel="002452B7" w:rsidTr="000D2AEF">
        <w:trPr>
          <w:trHeight w:val="255"/>
          <w:del w:id="39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398" w:author="thaodh" w:date="2013-04-11T14:34:00Z"/>
                <w:rFonts w:cs="Arial"/>
                <w:color w:val="000000"/>
                <w:sz w:val="20"/>
                <w:szCs w:val="20"/>
                <w:lang w:bidi="he-IL"/>
              </w:rPr>
            </w:pPr>
            <w:del w:id="399" w:author="thaodh" w:date="2013-04-11T14:34:00Z">
              <w:r w:rsidRPr="000D2AEF" w:rsidDel="002452B7">
                <w:rPr>
                  <w:rFonts w:cs="Arial"/>
                  <w:color w:val="000000"/>
                  <w:sz w:val="20"/>
                  <w:szCs w:val="20"/>
                  <w:lang w:bidi="he-IL"/>
                </w:rPr>
                <w:delText xml:space="preserve">          Number of Consumer Accounts (Individual, Family and SOHO)</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400" w:author="thaodh" w:date="2013-04-11T14:34:00Z"/>
                <w:rFonts w:cs="Arial"/>
                <w:color w:val="000000"/>
                <w:sz w:val="20"/>
                <w:szCs w:val="20"/>
                <w:lang w:bidi="he-IL"/>
              </w:rPr>
            </w:pPr>
            <w:del w:id="401" w:author="thaodh" w:date="2013-04-11T14:34:00Z">
              <w:r w:rsidRPr="000D2AEF" w:rsidDel="002452B7">
                <w:rPr>
                  <w:rFonts w:cs="Arial"/>
                  <w:color w:val="000000"/>
                  <w:sz w:val="20"/>
                  <w:szCs w:val="20"/>
                  <w:lang w:bidi="he-IL"/>
                </w:rPr>
                <w:delText>2,500,000</w:delText>
              </w:r>
            </w:del>
          </w:p>
        </w:tc>
      </w:tr>
      <w:tr w:rsidR="000D2AEF" w:rsidRPr="000D2AEF" w:rsidDel="002452B7" w:rsidTr="000D2AEF">
        <w:trPr>
          <w:trHeight w:val="255"/>
          <w:del w:id="40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403" w:author="thaodh" w:date="2013-04-11T14:34:00Z"/>
                <w:rFonts w:cs="Arial"/>
                <w:color w:val="000000"/>
                <w:sz w:val="20"/>
                <w:szCs w:val="20"/>
                <w:lang w:bidi="he-IL"/>
              </w:rPr>
            </w:pPr>
            <w:del w:id="404" w:author="thaodh" w:date="2013-04-11T14:34:00Z">
              <w:r w:rsidRPr="000D2AEF" w:rsidDel="002452B7">
                <w:rPr>
                  <w:rFonts w:cs="Arial"/>
                  <w:color w:val="000000"/>
                  <w:sz w:val="20"/>
                  <w:szCs w:val="20"/>
                  <w:lang w:bidi="he-IL"/>
                </w:rPr>
                <w:delText xml:space="preserve">          Total Number of Subs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405" w:author="thaodh" w:date="2013-04-11T14:34:00Z"/>
                <w:rFonts w:cs="Arial"/>
                <w:color w:val="000000"/>
                <w:sz w:val="20"/>
                <w:szCs w:val="20"/>
                <w:lang w:bidi="he-IL"/>
              </w:rPr>
            </w:pPr>
            <w:del w:id="406" w:author="thaodh" w:date="2013-04-11T14:34:00Z">
              <w:r w:rsidRPr="000D2AEF" w:rsidDel="002452B7">
                <w:rPr>
                  <w:rFonts w:cs="Arial"/>
                  <w:color w:val="000000"/>
                  <w:sz w:val="20"/>
                  <w:szCs w:val="20"/>
                  <w:lang w:bidi="he-IL"/>
                </w:rPr>
                <w:delText>2,500,000</w:delText>
              </w:r>
            </w:del>
          </w:p>
        </w:tc>
      </w:tr>
      <w:tr w:rsidR="000D2AEF" w:rsidRPr="000D2AEF" w:rsidDel="002452B7" w:rsidTr="000D2AEF">
        <w:trPr>
          <w:trHeight w:val="255"/>
          <w:del w:id="40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408" w:author="thaodh" w:date="2013-04-11T14:34:00Z"/>
                <w:rFonts w:cs="Arial"/>
                <w:color w:val="000000"/>
                <w:sz w:val="20"/>
                <w:szCs w:val="20"/>
                <w:lang w:bidi="he-IL"/>
              </w:rPr>
            </w:pPr>
            <w:del w:id="409" w:author="thaodh" w:date="2013-04-11T14:34:00Z">
              <w:r w:rsidRPr="000D2AEF" w:rsidDel="002452B7">
                <w:rPr>
                  <w:rFonts w:cs="Arial"/>
                  <w:color w:val="000000"/>
                  <w:sz w:val="20"/>
                  <w:szCs w:val="20"/>
                  <w:lang w:bidi="he-IL"/>
                </w:rPr>
                <w:delText xml:space="preserve">          Number of Pre-Paid Subs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410" w:author="thaodh" w:date="2013-04-11T14:34:00Z"/>
                <w:rFonts w:cs="Arial"/>
                <w:color w:val="000000"/>
                <w:sz w:val="20"/>
                <w:szCs w:val="20"/>
                <w:lang w:bidi="he-IL"/>
              </w:rPr>
            </w:pPr>
            <w:del w:id="411" w:author="thaodh" w:date="2013-04-11T14:34:00Z">
              <w:r w:rsidRPr="000D2AEF" w:rsidDel="002452B7">
                <w:rPr>
                  <w:rFonts w:cs="Arial"/>
                  <w:color w:val="000000"/>
                  <w:sz w:val="20"/>
                  <w:szCs w:val="20"/>
                  <w:lang w:bidi="he-IL"/>
                </w:rPr>
                <w:delText>2,500,000</w:delText>
              </w:r>
            </w:del>
          </w:p>
        </w:tc>
      </w:tr>
      <w:tr w:rsidR="000D2AEF" w:rsidRPr="000D2AEF" w:rsidDel="002452B7" w:rsidTr="000D2AEF">
        <w:trPr>
          <w:trHeight w:val="255"/>
          <w:del w:id="41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413" w:author="thaodh" w:date="2013-04-11T14:34:00Z"/>
                <w:rFonts w:cs="Arial"/>
                <w:color w:val="000000"/>
                <w:sz w:val="20"/>
                <w:szCs w:val="20"/>
                <w:lang w:bidi="he-IL"/>
              </w:rPr>
            </w:pPr>
            <w:del w:id="414" w:author="thaodh" w:date="2013-04-11T14:34:00Z">
              <w:r w:rsidRPr="000D2AEF" w:rsidDel="002452B7">
                <w:rPr>
                  <w:rFonts w:cs="Arial"/>
                  <w:color w:val="000000"/>
                  <w:sz w:val="20"/>
                  <w:szCs w:val="20"/>
                  <w:lang w:bidi="he-IL"/>
                </w:rPr>
                <w:delText xml:space="preserve">          Total Number of Vouchers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415" w:author="thaodh" w:date="2013-04-11T14:34:00Z"/>
                <w:rFonts w:cs="Arial"/>
                <w:color w:val="000000"/>
                <w:sz w:val="20"/>
                <w:szCs w:val="20"/>
                <w:lang w:bidi="he-IL"/>
              </w:rPr>
            </w:pPr>
            <w:del w:id="416" w:author="thaodh" w:date="2013-04-11T14:34:00Z">
              <w:r w:rsidRPr="000D2AEF" w:rsidDel="002452B7">
                <w:rPr>
                  <w:rFonts w:cs="Arial"/>
                  <w:color w:val="000000"/>
                  <w:sz w:val="20"/>
                  <w:szCs w:val="20"/>
                  <w:lang w:bidi="he-IL"/>
                </w:rPr>
                <w:delText>100,000,000</w:delText>
              </w:r>
            </w:del>
          </w:p>
        </w:tc>
      </w:tr>
      <w:tr w:rsidR="000D2AEF" w:rsidRPr="000D2AEF" w:rsidDel="002452B7" w:rsidTr="000D2AEF">
        <w:trPr>
          <w:trHeight w:val="255"/>
          <w:del w:id="41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418" w:author="thaodh" w:date="2013-04-11T14:34:00Z"/>
                <w:rFonts w:cs="Arial"/>
                <w:color w:val="000000"/>
                <w:sz w:val="20"/>
                <w:szCs w:val="20"/>
                <w:lang w:bidi="he-IL"/>
              </w:rPr>
            </w:pPr>
            <w:del w:id="419" w:author="thaodh" w:date="2013-04-11T14:34:00Z">
              <w:r w:rsidRPr="000D2AEF" w:rsidDel="002452B7">
                <w:rPr>
                  <w:rFonts w:cs="Arial"/>
                  <w:color w:val="000000"/>
                  <w:sz w:val="20"/>
                  <w:szCs w:val="20"/>
                  <w:lang w:bidi="he-IL"/>
                </w:rPr>
                <w:delText xml:space="preserve">          Number of Calling Circles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420" w:author="thaodh" w:date="2013-04-11T14:34:00Z"/>
                <w:rFonts w:cs="Arial"/>
                <w:color w:val="000000"/>
                <w:sz w:val="20"/>
                <w:szCs w:val="20"/>
                <w:lang w:bidi="he-IL"/>
              </w:rPr>
            </w:pPr>
            <w:del w:id="421" w:author="thaodh" w:date="2013-04-11T14:34:00Z">
              <w:r w:rsidRPr="000D2AEF" w:rsidDel="002452B7">
                <w:rPr>
                  <w:rFonts w:cs="Arial"/>
                  <w:color w:val="000000"/>
                  <w:sz w:val="20"/>
                  <w:szCs w:val="20"/>
                  <w:lang w:bidi="he-IL"/>
                </w:rPr>
                <w:delText>10,000</w:delText>
              </w:r>
            </w:del>
          </w:p>
        </w:tc>
      </w:tr>
      <w:tr w:rsidR="000D2AEF" w:rsidRPr="000D2AEF" w:rsidDel="002452B7" w:rsidTr="000D2AEF">
        <w:trPr>
          <w:trHeight w:val="255"/>
          <w:del w:id="42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423" w:author="thaodh" w:date="2013-04-11T14:34:00Z"/>
                <w:rFonts w:cs="Arial"/>
                <w:color w:val="000000"/>
                <w:sz w:val="20"/>
                <w:szCs w:val="20"/>
                <w:lang w:bidi="he-IL"/>
              </w:rPr>
            </w:pPr>
            <w:del w:id="424" w:author="thaodh" w:date="2013-04-11T14:34:00Z">
              <w:r w:rsidRPr="000D2AEF" w:rsidDel="002452B7">
                <w:rPr>
                  <w:rFonts w:cs="Arial"/>
                  <w:color w:val="000000"/>
                  <w:sz w:val="20"/>
                  <w:szCs w:val="20"/>
                  <w:lang w:bidi="he-IL"/>
                </w:rPr>
                <w:delText xml:space="preserve">          Average Number of Members per Calling Circles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425" w:author="thaodh" w:date="2013-04-11T14:34:00Z"/>
                <w:rFonts w:cs="Arial"/>
                <w:color w:val="000000"/>
                <w:sz w:val="20"/>
                <w:szCs w:val="20"/>
                <w:lang w:bidi="he-IL"/>
              </w:rPr>
            </w:pPr>
            <w:del w:id="426" w:author="thaodh" w:date="2013-04-11T14:34:00Z">
              <w:r w:rsidRPr="000D2AEF" w:rsidDel="002452B7">
                <w:rPr>
                  <w:rFonts w:cs="Arial"/>
                  <w:color w:val="000000"/>
                  <w:sz w:val="20"/>
                  <w:szCs w:val="20"/>
                  <w:lang w:bidi="he-IL"/>
                </w:rPr>
                <w:delText>250</w:delText>
              </w:r>
            </w:del>
          </w:p>
        </w:tc>
      </w:tr>
      <w:tr w:rsidR="000D2AEF" w:rsidRPr="000D2AEF" w:rsidDel="002452B7" w:rsidTr="000D2AEF">
        <w:trPr>
          <w:trHeight w:val="255"/>
          <w:del w:id="427" w:author="thaodh" w:date="2013-04-11T14:34:00Z"/>
        </w:trPr>
        <w:tc>
          <w:tcPr>
            <w:tcW w:w="6300" w:type="dxa"/>
            <w:tcBorders>
              <w:top w:val="nil"/>
              <w:left w:val="single" w:sz="4" w:space="0" w:color="000000"/>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428" w:author="thaodh" w:date="2013-04-11T14:34:00Z"/>
                <w:rFonts w:cs="Arial"/>
                <w:b/>
                <w:bCs/>
                <w:color w:val="000000"/>
                <w:sz w:val="20"/>
                <w:szCs w:val="20"/>
                <w:lang w:bidi="he-IL"/>
              </w:rPr>
            </w:pPr>
            <w:del w:id="429" w:author="thaodh" w:date="2013-04-11T14:34:00Z">
              <w:r w:rsidRPr="000D2AEF" w:rsidDel="002452B7">
                <w:rPr>
                  <w:rFonts w:cs="Arial"/>
                  <w:b/>
                  <w:bCs/>
                  <w:color w:val="000000"/>
                  <w:sz w:val="20"/>
                  <w:szCs w:val="20"/>
                  <w:lang w:bidi="he-IL"/>
                </w:rPr>
                <w:delText xml:space="preserve">         Acct Profiles</w:delText>
              </w:r>
            </w:del>
          </w:p>
        </w:tc>
        <w:tc>
          <w:tcPr>
            <w:tcW w:w="1760" w:type="dxa"/>
            <w:tcBorders>
              <w:top w:val="nil"/>
              <w:left w:val="nil"/>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430" w:author="thaodh" w:date="2013-04-11T14:34:00Z"/>
                <w:rFonts w:cs="Arial"/>
                <w:b/>
                <w:bCs/>
                <w:color w:val="000000"/>
                <w:sz w:val="20"/>
                <w:szCs w:val="20"/>
                <w:lang w:bidi="he-IL"/>
              </w:rPr>
            </w:pPr>
            <w:del w:id="431" w:author="thaodh" w:date="2013-04-11T14:34:00Z">
              <w:r w:rsidRPr="000D2AEF" w:rsidDel="002452B7">
                <w:rPr>
                  <w:rFonts w:cs="Arial"/>
                  <w:b/>
                  <w:bCs/>
                  <w:color w:val="000000"/>
                  <w:sz w:val="20"/>
                  <w:szCs w:val="20"/>
                  <w:lang w:bidi="he-IL"/>
                </w:rPr>
                <w:delText> </w:delText>
              </w:r>
            </w:del>
          </w:p>
        </w:tc>
      </w:tr>
      <w:tr w:rsidR="000D2AEF" w:rsidRPr="000D2AEF" w:rsidDel="002452B7" w:rsidTr="000D2AEF">
        <w:trPr>
          <w:trHeight w:val="255"/>
          <w:del w:id="43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433" w:author="thaodh" w:date="2013-04-11T14:34:00Z"/>
                <w:rFonts w:cs="Arial"/>
                <w:color w:val="000000"/>
                <w:sz w:val="20"/>
                <w:szCs w:val="20"/>
                <w:lang w:bidi="he-IL"/>
              </w:rPr>
            </w:pPr>
            <w:del w:id="434" w:author="thaodh" w:date="2013-04-11T14:34:00Z">
              <w:r w:rsidRPr="000D2AEF" w:rsidDel="002452B7">
                <w:rPr>
                  <w:rFonts w:cs="Arial"/>
                  <w:color w:val="000000"/>
                  <w:sz w:val="20"/>
                  <w:szCs w:val="20"/>
                  <w:lang w:bidi="he-IL"/>
                </w:rPr>
                <w:delText xml:space="preserve">          Average Number of Subscribers per Account</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435" w:author="thaodh" w:date="2013-04-11T14:34:00Z"/>
                <w:rFonts w:cs="Arial"/>
                <w:color w:val="000000"/>
                <w:sz w:val="20"/>
                <w:szCs w:val="20"/>
                <w:lang w:bidi="he-IL"/>
              </w:rPr>
            </w:pPr>
            <w:del w:id="436" w:author="thaodh" w:date="2013-04-11T14:34:00Z">
              <w:r w:rsidRPr="000D2AEF" w:rsidDel="002452B7">
                <w:rPr>
                  <w:rFonts w:cs="Arial"/>
                  <w:color w:val="000000"/>
                  <w:sz w:val="20"/>
                  <w:szCs w:val="20"/>
                  <w:lang w:bidi="he-IL"/>
                </w:rPr>
                <w:delText>1</w:delText>
              </w:r>
            </w:del>
          </w:p>
        </w:tc>
      </w:tr>
      <w:tr w:rsidR="000D2AEF" w:rsidRPr="000D2AEF" w:rsidDel="002452B7" w:rsidTr="000D2AEF">
        <w:trPr>
          <w:trHeight w:val="255"/>
          <w:del w:id="43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438" w:author="thaodh" w:date="2013-04-11T14:34:00Z"/>
                <w:rFonts w:cs="Arial"/>
                <w:color w:val="000000"/>
                <w:sz w:val="20"/>
                <w:szCs w:val="20"/>
                <w:lang w:bidi="he-IL"/>
              </w:rPr>
            </w:pPr>
            <w:del w:id="439" w:author="thaodh" w:date="2013-04-11T14:34:00Z">
              <w:r w:rsidRPr="000D2AEF" w:rsidDel="002452B7">
                <w:rPr>
                  <w:rFonts w:cs="Arial"/>
                  <w:color w:val="000000"/>
                  <w:sz w:val="20"/>
                  <w:szCs w:val="20"/>
                  <w:lang w:bidi="he-IL"/>
                </w:rPr>
                <w:delText xml:space="preserve">          Average Number of Bundles per Account</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440" w:author="thaodh" w:date="2013-04-11T14:34:00Z"/>
                <w:rFonts w:cs="Arial"/>
                <w:color w:val="000000"/>
                <w:sz w:val="20"/>
                <w:szCs w:val="20"/>
                <w:lang w:bidi="he-IL"/>
              </w:rPr>
            </w:pPr>
            <w:del w:id="441" w:author="thaodh" w:date="2013-04-11T14:34:00Z">
              <w:r w:rsidRPr="000D2AEF" w:rsidDel="002452B7">
                <w:rPr>
                  <w:rFonts w:cs="Arial"/>
                  <w:color w:val="000000"/>
                  <w:sz w:val="20"/>
                  <w:szCs w:val="20"/>
                  <w:lang w:bidi="he-IL"/>
                </w:rPr>
                <w:delText>0</w:delText>
              </w:r>
            </w:del>
          </w:p>
        </w:tc>
      </w:tr>
      <w:tr w:rsidR="000D2AEF" w:rsidRPr="000D2AEF" w:rsidDel="002452B7" w:rsidTr="000D2AEF">
        <w:trPr>
          <w:trHeight w:val="255"/>
          <w:del w:id="44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443" w:author="thaodh" w:date="2013-04-11T14:34:00Z"/>
                <w:rFonts w:cs="Arial"/>
                <w:color w:val="000000"/>
                <w:sz w:val="20"/>
                <w:szCs w:val="20"/>
                <w:lang w:bidi="he-IL"/>
              </w:rPr>
            </w:pPr>
            <w:del w:id="444" w:author="thaodh" w:date="2013-04-11T14:34:00Z">
              <w:r w:rsidRPr="000D2AEF" w:rsidDel="002452B7">
                <w:rPr>
                  <w:rFonts w:cs="Arial"/>
                  <w:color w:val="000000"/>
                  <w:sz w:val="20"/>
                  <w:szCs w:val="20"/>
                  <w:lang w:bidi="he-IL"/>
                </w:rPr>
                <w:delText xml:space="preserve">          Average Number of Offers per Account</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445" w:author="thaodh" w:date="2013-04-11T14:34:00Z"/>
                <w:rFonts w:cs="Arial"/>
                <w:color w:val="000000"/>
                <w:sz w:val="20"/>
                <w:szCs w:val="20"/>
                <w:lang w:bidi="he-IL"/>
              </w:rPr>
            </w:pPr>
            <w:del w:id="446" w:author="thaodh" w:date="2013-04-11T14:34:00Z">
              <w:r w:rsidRPr="000D2AEF" w:rsidDel="002452B7">
                <w:rPr>
                  <w:rFonts w:cs="Arial"/>
                  <w:color w:val="000000"/>
                  <w:sz w:val="20"/>
                  <w:szCs w:val="20"/>
                  <w:lang w:bidi="he-IL"/>
                </w:rPr>
                <w:delText>0</w:delText>
              </w:r>
            </w:del>
          </w:p>
        </w:tc>
      </w:tr>
      <w:tr w:rsidR="000D2AEF" w:rsidRPr="000D2AEF" w:rsidDel="002452B7" w:rsidTr="000D2AEF">
        <w:trPr>
          <w:trHeight w:val="510"/>
          <w:del w:id="44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448" w:author="thaodh" w:date="2013-04-11T14:34:00Z"/>
                <w:rFonts w:cs="Arial"/>
                <w:color w:val="000000"/>
                <w:sz w:val="20"/>
                <w:szCs w:val="20"/>
                <w:lang w:bidi="he-IL"/>
              </w:rPr>
            </w:pPr>
            <w:del w:id="449" w:author="thaodh" w:date="2013-04-11T14:34:00Z">
              <w:r w:rsidRPr="000D2AEF" w:rsidDel="002452B7">
                <w:rPr>
                  <w:rFonts w:cs="Arial"/>
                  <w:color w:val="000000"/>
                  <w:sz w:val="20"/>
                  <w:szCs w:val="20"/>
                  <w:lang w:bidi="he-IL"/>
                </w:rPr>
                <w:delText xml:space="preserve">          Average Number of Rating Time Promotion Plans and Discounts per Account</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450" w:author="thaodh" w:date="2013-04-11T14:34:00Z"/>
                <w:rFonts w:cs="Arial"/>
                <w:color w:val="000000"/>
                <w:sz w:val="20"/>
                <w:szCs w:val="20"/>
                <w:lang w:bidi="he-IL"/>
              </w:rPr>
            </w:pPr>
            <w:del w:id="451" w:author="thaodh" w:date="2013-04-11T14:34:00Z">
              <w:r w:rsidRPr="000D2AEF" w:rsidDel="002452B7">
                <w:rPr>
                  <w:rFonts w:cs="Arial"/>
                  <w:color w:val="000000"/>
                  <w:sz w:val="20"/>
                  <w:szCs w:val="20"/>
                  <w:lang w:bidi="he-IL"/>
                </w:rPr>
                <w:delText>0</w:delText>
              </w:r>
            </w:del>
          </w:p>
        </w:tc>
      </w:tr>
      <w:tr w:rsidR="000D2AEF" w:rsidRPr="000D2AEF" w:rsidDel="002452B7" w:rsidTr="000D2AEF">
        <w:trPr>
          <w:trHeight w:val="510"/>
          <w:del w:id="45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453" w:author="thaodh" w:date="2013-04-11T14:34:00Z"/>
                <w:rFonts w:cs="Arial"/>
                <w:color w:val="000000"/>
                <w:sz w:val="20"/>
                <w:szCs w:val="20"/>
                <w:lang w:bidi="he-IL"/>
              </w:rPr>
            </w:pPr>
            <w:del w:id="454" w:author="thaodh" w:date="2013-04-11T14:34:00Z">
              <w:r w:rsidRPr="000D2AEF" w:rsidDel="002452B7">
                <w:rPr>
                  <w:rFonts w:cs="Arial"/>
                  <w:color w:val="000000"/>
                  <w:sz w:val="20"/>
                  <w:szCs w:val="20"/>
                  <w:lang w:bidi="he-IL"/>
                </w:rPr>
                <w:delText xml:space="preserve">          Average Number of Billing Time Promotion Plans and Discounts per Account</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455" w:author="thaodh" w:date="2013-04-11T14:34:00Z"/>
                <w:rFonts w:cs="Arial"/>
                <w:color w:val="000000"/>
                <w:sz w:val="20"/>
                <w:szCs w:val="20"/>
                <w:lang w:bidi="he-IL"/>
              </w:rPr>
            </w:pPr>
            <w:del w:id="456" w:author="thaodh" w:date="2013-04-11T14:34:00Z">
              <w:r w:rsidRPr="000D2AEF" w:rsidDel="002452B7">
                <w:rPr>
                  <w:rFonts w:cs="Arial"/>
                  <w:color w:val="000000"/>
                  <w:sz w:val="20"/>
                  <w:szCs w:val="20"/>
                  <w:lang w:bidi="he-IL"/>
                </w:rPr>
                <w:delText>0</w:delText>
              </w:r>
            </w:del>
          </w:p>
        </w:tc>
      </w:tr>
      <w:tr w:rsidR="000D2AEF" w:rsidRPr="000D2AEF" w:rsidDel="002452B7" w:rsidTr="000D2AEF">
        <w:trPr>
          <w:trHeight w:val="255"/>
          <w:del w:id="45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458" w:author="thaodh" w:date="2013-04-11T14:34:00Z"/>
                <w:rFonts w:cs="Arial"/>
                <w:color w:val="000000"/>
                <w:sz w:val="20"/>
                <w:szCs w:val="20"/>
                <w:lang w:bidi="he-IL"/>
              </w:rPr>
            </w:pPr>
            <w:del w:id="459" w:author="thaodh" w:date="2013-04-11T14:34:00Z">
              <w:r w:rsidRPr="000D2AEF" w:rsidDel="002452B7">
                <w:rPr>
                  <w:rFonts w:cs="Arial"/>
                  <w:color w:val="000000"/>
                  <w:sz w:val="20"/>
                  <w:szCs w:val="20"/>
                  <w:lang w:bidi="he-IL"/>
                </w:rPr>
                <w:delText xml:space="preserve">          Average Number of Running Balances Account</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460" w:author="thaodh" w:date="2013-04-11T14:34:00Z"/>
                <w:rFonts w:cs="Arial"/>
                <w:color w:val="000000"/>
                <w:sz w:val="20"/>
                <w:szCs w:val="20"/>
                <w:lang w:bidi="he-IL"/>
              </w:rPr>
            </w:pPr>
            <w:del w:id="461" w:author="thaodh" w:date="2013-04-11T14:34:00Z">
              <w:r w:rsidRPr="000D2AEF" w:rsidDel="002452B7">
                <w:rPr>
                  <w:rFonts w:cs="Arial"/>
                  <w:color w:val="000000"/>
                  <w:sz w:val="20"/>
                  <w:szCs w:val="20"/>
                  <w:lang w:bidi="he-IL"/>
                </w:rPr>
                <w:delText>0</w:delText>
              </w:r>
            </w:del>
          </w:p>
        </w:tc>
      </w:tr>
      <w:tr w:rsidR="000D2AEF" w:rsidRPr="000D2AEF" w:rsidDel="002452B7" w:rsidTr="000D2AEF">
        <w:trPr>
          <w:trHeight w:val="255"/>
          <w:del w:id="46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463" w:author="thaodh" w:date="2013-04-11T14:34:00Z"/>
                <w:rFonts w:cs="Arial"/>
                <w:color w:val="000000"/>
                <w:sz w:val="20"/>
                <w:szCs w:val="20"/>
                <w:lang w:bidi="he-IL"/>
              </w:rPr>
            </w:pPr>
            <w:del w:id="464" w:author="thaodh" w:date="2013-04-11T14:34:00Z">
              <w:r w:rsidRPr="000D2AEF" w:rsidDel="002452B7">
                <w:rPr>
                  <w:rFonts w:cs="Arial"/>
                  <w:color w:val="000000"/>
                  <w:sz w:val="20"/>
                  <w:szCs w:val="20"/>
                  <w:lang w:bidi="he-IL"/>
                </w:rPr>
                <w:lastRenderedPageBreak/>
                <w:delText xml:space="preserve">          Average Number of Accumulators per Account</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465" w:author="thaodh" w:date="2013-04-11T14:34:00Z"/>
                <w:rFonts w:cs="Arial"/>
                <w:color w:val="000000"/>
                <w:sz w:val="20"/>
                <w:szCs w:val="20"/>
                <w:lang w:bidi="he-IL"/>
              </w:rPr>
            </w:pPr>
            <w:del w:id="466" w:author="thaodh" w:date="2013-04-11T14:34:00Z">
              <w:r w:rsidRPr="000D2AEF" w:rsidDel="002452B7">
                <w:rPr>
                  <w:rFonts w:cs="Arial"/>
                  <w:color w:val="000000"/>
                  <w:sz w:val="20"/>
                  <w:szCs w:val="20"/>
                  <w:lang w:bidi="he-IL"/>
                </w:rPr>
                <w:delText>0</w:delText>
              </w:r>
            </w:del>
          </w:p>
        </w:tc>
      </w:tr>
      <w:tr w:rsidR="000D2AEF" w:rsidRPr="000D2AEF" w:rsidDel="002452B7" w:rsidTr="000D2AEF">
        <w:trPr>
          <w:trHeight w:val="510"/>
          <w:del w:id="46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468" w:author="thaodh" w:date="2013-04-11T14:34:00Z"/>
                <w:rFonts w:cs="Arial"/>
                <w:color w:val="000000"/>
                <w:sz w:val="20"/>
                <w:szCs w:val="20"/>
                <w:lang w:bidi="he-IL"/>
              </w:rPr>
            </w:pPr>
            <w:del w:id="469" w:author="thaodh" w:date="2013-04-11T14:34:00Z">
              <w:r w:rsidRPr="000D2AEF" w:rsidDel="002452B7">
                <w:rPr>
                  <w:rFonts w:cs="Arial"/>
                  <w:color w:val="000000"/>
                  <w:sz w:val="20"/>
                  <w:szCs w:val="20"/>
                  <w:lang w:bidi="he-IL"/>
                </w:rPr>
                <w:delText xml:space="preserve">          Average Number of Liability Redirection Templates per Account</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470" w:author="thaodh" w:date="2013-04-11T14:34:00Z"/>
                <w:rFonts w:cs="Arial"/>
                <w:color w:val="000000"/>
                <w:sz w:val="20"/>
                <w:szCs w:val="20"/>
                <w:lang w:bidi="he-IL"/>
              </w:rPr>
            </w:pPr>
            <w:del w:id="471" w:author="thaodh" w:date="2013-04-11T14:34:00Z">
              <w:r w:rsidRPr="000D2AEF" w:rsidDel="002452B7">
                <w:rPr>
                  <w:rFonts w:cs="Arial"/>
                  <w:color w:val="000000"/>
                  <w:sz w:val="20"/>
                  <w:szCs w:val="20"/>
                  <w:lang w:bidi="he-IL"/>
                </w:rPr>
                <w:delText>0</w:delText>
              </w:r>
            </w:del>
          </w:p>
        </w:tc>
      </w:tr>
      <w:tr w:rsidR="000D2AEF" w:rsidRPr="000D2AEF" w:rsidDel="002452B7" w:rsidTr="000D2AEF">
        <w:trPr>
          <w:trHeight w:val="255"/>
          <w:del w:id="47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473" w:author="thaodh" w:date="2013-04-11T14:34:00Z"/>
                <w:rFonts w:cs="Arial"/>
                <w:color w:val="000000"/>
                <w:sz w:val="20"/>
                <w:szCs w:val="20"/>
                <w:lang w:bidi="he-IL"/>
              </w:rPr>
            </w:pPr>
            <w:del w:id="474" w:author="thaodh" w:date="2013-04-11T14:34:00Z">
              <w:r w:rsidRPr="000D2AEF" w:rsidDel="002452B7">
                <w:rPr>
                  <w:rFonts w:cs="Arial"/>
                  <w:color w:val="000000"/>
                  <w:sz w:val="20"/>
                  <w:szCs w:val="20"/>
                  <w:lang w:bidi="he-IL"/>
                </w:rPr>
                <w:delText xml:space="preserve">          Average Number of RCs per Account</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475" w:author="thaodh" w:date="2013-04-11T14:34:00Z"/>
                <w:rFonts w:cs="Arial"/>
                <w:color w:val="000000"/>
                <w:sz w:val="20"/>
                <w:szCs w:val="20"/>
                <w:lang w:bidi="he-IL"/>
              </w:rPr>
            </w:pPr>
            <w:del w:id="476" w:author="thaodh" w:date="2013-04-11T14:34:00Z">
              <w:r w:rsidRPr="000D2AEF" w:rsidDel="002452B7">
                <w:rPr>
                  <w:rFonts w:cs="Arial"/>
                  <w:color w:val="000000"/>
                  <w:sz w:val="20"/>
                  <w:szCs w:val="20"/>
                  <w:lang w:bidi="he-IL"/>
                </w:rPr>
                <w:delText>0</w:delText>
              </w:r>
            </w:del>
          </w:p>
        </w:tc>
      </w:tr>
      <w:tr w:rsidR="000D2AEF" w:rsidRPr="000D2AEF" w:rsidDel="002452B7" w:rsidTr="000D2AEF">
        <w:trPr>
          <w:trHeight w:val="255"/>
          <w:del w:id="47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478" w:author="thaodh" w:date="2013-04-11T14:34:00Z"/>
                <w:rFonts w:cs="Arial"/>
                <w:color w:val="000000"/>
                <w:sz w:val="20"/>
                <w:szCs w:val="20"/>
                <w:lang w:bidi="he-IL"/>
              </w:rPr>
            </w:pPr>
            <w:del w:id="479" w:author="thaodh" w:date="2013-04-11T14:34:00Z">
              <w:r w:rsidRPr="000D2AEF" w:rsidDel="002452B7">
                <w:rPr>
                  <w:rFonts w:cs="Arial"/>
                  <w:color w:val="000000"/>
                  <w:sz w:val="20"/>
                  <w:szCs w:val="20"/>
                  <w:lang w:bidi="he-IL"/>
                </w:rPr>
                <w:delText xml:space="preserve">          Average Number of NRCs per Account</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480" w:author="thaodh" w:date="2013-04-11T14:34:00Z"/>
                <w:rFonts w:cs="Arial"/>
                <w:color w:val="000000"/>
                <w:sz w:val="20"/>
                <w:szCs w:val="20"/>
                <w:lang w:bidi="he-IL"/>
              </w:rPr>
            </w:pPr>
            <w:del w:id="481" w:author="thaodh" w:date="2013-04-11T14:34:00Z">
              <w:r w:rsidRPr="000D2AEF" w:rsidDel="002452B7">
                <w:rPr>
                  <w:rFonts w:cs="Arial"/>
                  <w:color w:val="000000"/>
                  <w:sz w:val="20"/>
                  <w:szCs w:val="20"/>
                  <w:lang w:bidi="he-IL"/>
                </w:rPr>
                <w:delText>0</w:delText>
              </w:r>
            </w:del>
          </w:p>
        </w:tc>
      </w:tr>
      <w:tr w:rsidR="000D2AEF" w:rsidRPr="000D2AEF" w:rsidDel="002452B7" w:rsidTr="000D2AEF">
        <w:trPr>
          <w:trHeight w:val="255"/>
          <w:del w:id="48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483" w:author="thaodh" w:date="2013-04-11T14:34:00Z"/>
                <w:rFonts w:cs="Arial"/>
                <w:color w:val="000000"/>
                <w:sz w:val="20"/>
                <w:szCs w:val="20"/>
                <w:lang w:bidi="he-IL"/>
              </w:rPr>
            </w:pPr>
            <w:del w:id="484" w:author="thaodh" w:date="2013-04-11T14:34:00Z">
              <w:r w:rsidRPr="000D2AEF" w:rsidDel="002452B7">
                <w:rPr>
                  <w:rFonts w:cs="Arial"/>
                  <w:color w:val="000000"/>
                  <w:sz w:val="20"/>
                  <w:szCs w:val="20"/>
                  <w:lang w:bidi="he-IL"/>
                </w:rPr>
                <w:delText xml:space="preserve">          Percentage of Bonus Points per Billing Time Promotion Plan</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485" w:author="thaodh" w:date="2013-04-11T14:34:00Z"/>
                <w:rFonts w:cs="Arial"/>
                <w:color w:val="000000"/>
                <w:sz w:val="20"/>
                <w:szCs w:val="20"/>
                <w:lang w:bidi="he-IL"/>
              </w:rPr>
            </w:pPr>
            <w:del w:id="486" w:author="thaodh" w:date="2013-04-11T14:34:00Z">
              <w:r w:rsidRPr="000D2AEF" w:rsidDel="002452B7">
                <w:rPr>
                  <w:rFonts w:cs="Arial"/>
                  <w:color w:val="000000"/>
                  <w:sz w:val="20"/>
                  <w:szCs w:val="20"/>
                  <w:lang w:bidi="he-IL"/>
                </w:rPr>
                <w:delText>10%</w:delText>
              </w:r>
            </w:del>
          </w:p>
        </w:tc>
      </w:tr>
      <w:tr w:rsidR="000D2AEF" w:rsidRPr="000D2AEF" w:rsidDel="002452B7" w:rsidTr="000D2AEF">
        <w:trPr>
          <w:trHeight w:val="255"/>
          <w:del w:id="48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488" w:author="thaodh" w:date="2013-04-11T14:34:00Z"/>
                <w:rFonts w:cs="Arial"/>
                <w:color w:val="000000"/>
                <w:sz w:val="20"/>
                <w:szCs w:val="20"/>
                <w:lang w:bidi="he-IL"/>
              </w:rPr>
            </w:pPr>
            <w:del w:id="489" w:author="thaodh" w:date="2013-04-11T14:34:00Z">
              <w:r w:rsidRPr="000D2AEF" w:rsidDel="002452B7">
                <w:rPr>
                  <w:rFonts w:cs="Arial"/>
                  <w:color w:val="000000"/>
                  <w:sz w:val="20"/>
                  <w:szCs w:val="20"/>
                  <w:lang w:bidi="he-IL"/>
                </w:rPr>
                <w:delText xml:space="preserve">          Percentage of Charge Types with Tax</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490" w:author="thaodh" w:date="2013-04-11T14:34:00Z"/>
                <w:rFonts w:cs="Arial"/>
                <w:color w:val="000000"/>
                <w:sz w:val="20"/>
                <w:szCs w:val="20"/>
                <w:lang w:bidi="he-IL"/>
              </w:rPr>
            </w:pPr>
            <w:del w:id="491" w:author="thaodh" w:date="2013-04-11T14:34:00Z">
              <w:r w:rsidRPr="000D2AEF" w:rsidDel="002452B7">
                <w:rPr>
                  <w:rFonts w:cs="Arial"/>
                  <w:color w:val="000000"/>
                  <w:sz w:val="20"/>
                  <w:szCs w:val="20"/>
                  <w:lang w:bidi="he-IL"/>
                </w:rPr>
                <w:delText>0%</w:delText>
              </w:r>
            </w:del>
          </w:p>
        </w:tc>
      </w:tr>
      <w:tr w:rsidR="000D2AEF" w:rsidRPr="000D2AEF" w:rsidDel="002452B7" w:rsidTr="000D2AEF">
        <w:trPr>
          <w:trHeight w:val="255"/>
          <w:del w:id="492" w:author="thaodh" w:date="2013-04-11T14:34:00Z"/>
        </w:trPr>
        <w:tc>
          <w:tcPr>
            <w:tcW w:w="6300" w:type="dxa"/>
            <w:tcBorders>
              <w:top w:val="nil"/>
              <w:left w:val="single" w:sz="4" w:space="0" w:color="000000"/>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493" w:author="thaodh" w:date="2013-04-11T14:34:00Z"/>
                <w:rFonts w:cs="Arial"/>
                <w:b/>
                <w:bCs/>
                <w:color w:val="000000"/>
                <w:sz w:val="20"/>
                <w:szCs w:val="20"/>
                <w:lang w:bidi="he-IL"/>
              </w:rPr>
            </w:pPr>
            <w:del w:id="494" w:author="thaodh" w:date="2013-04-11T14:34:00Z">
              <w:r w:rsidRPr="000D2AEF" w:rsidDel="002452B7">
                <w:rPr>
                  <w:rFonts w:cs="Arial"/>
                  <w:b/>
                  <w:bCs/>
                  <w:color w:val="000000"/>
                  <w:sz w:val="20"/>
                  <w:szCs w:val="20"/>
                  <w:lang w:bidi="he-IL"/>
                </w:rPr>
                <w:delText xml:space="preserve">         Subscriber Profiles</w:delText>
              </w:r>
            </w:del>
          </w:p>
        </w:tc>
        <w:tc>
          <w:tcPr>
            <w:tcW w:w="1760" w:type="dxa"/>
            <w:tcBorders>
              <w:top w:val="nil"/>
              <w:left w:val="nil"/>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495" w:author="thaodh" w:date="2013-04-11T14:34:00Z"/>
                <w:rFonts w:cs="Arial"/>
                <w:b/>
                <w:bCs/>
                <w:color w:val="000000"/>
                <w:sz w:val="20"/>
                <w:szCs w:val="20"/>
                <w:lang w:bidi="he-IL"/>
              </w:rPr>
            </w:pPr>
            <w:del w:id="496" w:author="thaodh" w:date="2013-04-11T14:34:00Z">
              <w:r w:rsidRPr="000D2AEF" w:rsidDel="002452B7">
                <w:rPr>
                  <w:rFonts w:cs="Arial"/>
                  <w:b/>
                  <w:bCs/>
                  <w:color w:val="000000"/>
                  <w:sz w:val="20"/>
                  <w:szCs w:val="20"/>
                  <w:lang w:bidi="he-IL"/>
                </w:rPr>
                <w:delText> </w:delText>
              </w:r>
            </w:del>
          </w:p>
        </w:tc>
      </w:tr>
      <w:tr w:rsidR="000D2AEF" w:rsidRPr="000D2AEF" w:rsidDel="002452B7" w:rsidTr="000D2AEF">
        <w:trPr>
          <w:trHeight w:val="255"/>
          <w:del w:id="49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498" w:author="thaodh" w:date="2013-04-11T14:34:00Z"/>
                <w:rFonts w:cs="Arial"/>
                <w:color w:val="000000"/>
                <w:sz w:val="20"/>
                <w:szCs w:val="20"/>
                <w:lang w:bidi="he-IL"/>
              </w:rPr>
            </w:pPr>
            <w:del w:id="499" w:author="thaodh" w:date="2013-04-11T14:34:00Z">
              <w:r w:rsidRPr="000D2AEF" w:rsidDel="002452B7">
                <w:rPr>
                  <w:rFonts w:cs="Arial"/>
                  <w:color w:val="000000"/>
                  <w:sz w:val="20"/>
                  <w:szCs w:val="20"/>
                  <w:lang w:bidi="he-IL"/>
                </w:rPr>
                <w:delText xml:space="preserve">          Average Number of External IDs per Sub</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500" w:author="thaodh" w:date="2013-04-11T14:34:00Z"/>
                <w:rFonts w:cs="Arial"/>
                <w:color w:val="000000"/>
                <w:sz w:val="20"/>
                <w:szCs w:val="20"/>
                <w:lang w:bidi="he-IL"/>
              </w:rPr>
            </w:pPr>
            <w:del w:id="501" w:author="thaodh" w:date="2013-04-11T14:34:00Z">
              <w:r w:rsidRPr="000D2AEF" w:rsidDel="002452B7">
                <w:rPr>
                  <w:rFonts w:cs="Arial"/>
                  <w:color w:val="000000"/>
                  <w:sz w:val="20"/>
                  <w:szCs w:val="20"/>
                  <w:lang w:bidi="he-IL"/>
                </w:rPr>
                <w:delText>3</w:delText>
              </w:r>
            </w:del>
          </w:p>
        </w:tc>
      </w:tr>
      <w:tr w:rsidR="000D2AEF" w:rsidRPr="000D2AEF" w:rsidDel="002452B7" w:rsidTr="000D2AEF">
        <w:trPr>
          <w:trHeight w:val="255"/>
          <w:del w:id="50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503" w:author="thaodh" w:date="2013-04-11T14:34:00Z"/>
                <w:rFonts w:cs="Arial"/>
                <w:color w:val="000000"/>
                <w:sz w:val="20"/>
                <w:szCs w:val="20"/>
                <w:lang w:bidi="he-IL"/>
              </w:rPr>
            </w:pPr>
            <w:del w:id="504" w:author="thaodh" w:date="2013-04-11T14:34:00Z">
              <w:r w:rsidRPr="000D2AEF" w:rsidDel="002452B7">
                <w:rPr>
                  <w:rFonts w:cs="Arial"/>
                  <w:color w:val="000000"/>
                  <w:sz w:val="20"/>
                  <w:szCs w:val="20"/>
                  <w:lang w:bidi="he-IL"/>
                </w:rPr>
                <w:delText xml:space="preserve">          Average Number of Bundles per Sub</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505" w:author="thaodh" w:date="2013-04-11T14:34:00Z"/>
                <w:rFonts w:cs="Arial"/>
                <w:color w:val="000000"/>
                <w:sz w:val="20"/>
                <w:szCs w:val="20"/>
                <w:lang w:bidi="he-IL"/>
              </w:rPr>
            </w:pPr>
            <w:del w:id="506" w:author="thaodh" w:date="2013-04-11T14:34:00Z">
              <w:r w:rsidRPr="000D2AEF" w:rsidDel="002452B7">
                <w:rPr>
                  <w:rFonts w:cs="Arial"/>
                  <w:color w:val="000000"/>
                  <w:sz w:val="20"/>
                  <w:szCs w:val="20"/>
                  <w:lang w:bidi="he-IL"/>
                </w:rPr>
                <w:delText>1</w:delText>
              </w:r>
            </w:del>
          </w:p>
        </w:tc>
      </w:tr>
      <w:tr w:rsidR="000D2AEF" w:rsidRPr="000D2AEF" w:rsidDel="002452B7" w:rsidTr="000D2AEF">
        <w:trPr>
          <w:trHeight w:val="255"/>
          <w:del w:id="50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508" w:author="thaodh" w:date="2013-04-11T14:34:00Z"/>
                <w:rFonts w:cs="Arial"/>
                <w:color w:val="000000"/>
                <w:sz w:val="20"/>
                <w:szCs w:val="20"/>
                <w:lang w:bidi="he-IL"/>
              </w:rPr>
            </w:pPr>
            <w:del w:id="509" w:author="thaodh" w:date="2013-04-11T14:34:00Z">
              <w:r w:rsidRPr="000D2AEF" w:rsidDel="002452B7">
                <w:rPr>
                  <w:rFonts w:cs="Arial"/>
                  <w:color w:val="000000"/>
                  <w:sz w:val="20"/>
                  <w:szCs w:val="20"/>
                  <w:lang w:bidi="he-IL"/>
                </w:rPr>
                <w:delText xml:space="preserve">          Average Number of Offers per Sub</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510" w:author="thaodh" w:date="2013-04-11T14:34:00Z"/>
                <w:rFonts w:cs="Arial"/>
                <w:color w:val="000000"/>
                <w:sz w:val="20"/>
                <w:szCs w:val="20"/>
                <w:lang w:bidi="he-IL"/>
              </w:rPr>
            </w:pPr>
            <w:del w:id="511" w:author="thaodh" w:date="2013-04-11T14:34:00Z">
              <w:r w:rsidRPr="000D2AEF" w:rsidDel="002452B7">
                <w:rPr>
                  <w:rFonts w:cs="Arial"/>
                  <w:color w:val="000000"/>
                  <w:sz w:val="20"/>
                  <w:szCs w:val="20"/>
                  <w:lang w:bidi="he-IL"/>
                </w:rPr>
                <w:delText>2</w:delText>
              </w:r>
            </w:del>
          </w:p>
        </w:tc>
      </w:tr>
      <w:tr w:rsidR="000D2AEF" w:rsidRPr="000D2AEF" w:rsidDel="002452B7" w:rsidTr="000D2AEF">
        <w:trPr>
          <w:trHeight w:val="510"/>
          <w:del w:id="51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513" w:author="thaodh" w:date="2013-04-11T14:34:00Z"/>
                <w:rFonts w:cs="Arial"/>
                <w:color w:val="000000"/>
                <w:sz w:val="20"/>
                <w:szCs w:val="20"/>
                <w:lang w:bidi="he-IL"/>
              </w:rPr>
            </w:pPr>
            <w:del w:id="514" w:author="thaodh" w:date="2013-04-11T14:34:00Z">
              <w:r w:rsidRPr="000D2AEF" w:rsidDel="002452B7">
                <w:rPr>
                  <w:rFonts w:cs="Arial"/>
                  <w:color w:val="000000"/>
                  <w:sz w:val="20"/>
                  <w:szCs w:val="20"/>
                  <w:lang w:bidi="he-IL"/>
                </w:rPr>
                <w:delText xml:space="preserve">          Average Number of Rating Time Promotion Plans and Discounts per Sub</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515" w:author="thaodh" w:date="2013-04-11T14:34:00Z"/>
                <w:rFonts w:cs="Arial"/>
                <w:color w:val="000000"/>
                <w:sz w:val="20"/>
                <w:szCs w:val="20"/>
                <w:lang w:bidi="he-IL"/>
              </w:rPr>
            </w:pPr>
            <w:del w:id="516" w:author="thaodh" w:date="2013-04-11T14:34:00Z">
              <w:r w:rsidRPr="000D2AEF" w:rsidDel="002452B7">
                <w:rPr>
                  <w:rFonts w:cs="Arial"/>
                  <w:color w:val="000000"/>
                  <w:sz w:val="20"/>
                  <w:szCs w:val="20"/>
                  <w:lang w:bidi="he-IL"/>
                </w:rPr>
                <w:delText>3</w:delText>
              </w:r>
            </w:del>
          </w:p>
        </w:tc>
      </w:tr>
      <w:tr w:rsidR="000D2AEF" w:rsidRPr="000D2AEF" w:rsidDel="002452B7" w:rsidTr="000D2AEF">
        <w:trPr>
          <w:trHeight w:val="510"/>
          <w:del w:id="51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518" w:author="thaodh" w:date="2013-04-11T14:34:00Z"/>
                <w:rFonts w:cs="Arial"/>
                <w:color w:val="000000"/>
                <w:sz w:val="20"/>
                <w:szCs w:val="20"/>
                <w:lang w:bidi="he-IL"/>
              </w:rPr>
            </w:pPr>
            <w:del w:id="519" w:author="thaodh" w:date="2013-04-11T14:34:00Z">
              <w:r w:rsidRPr="000D2AEF" w:rsidDel="002452B7">
                <w:rPr>
                  <w:rFonts w:cs="Arial"/>
                  <w:color w:val="000000"/>
                  <w:sz w:val="20"/>
                  <w:szCs w:val="20"/>
                  <w:lang w:bidi="he-IL"/>
                </w:rPr>
                <w:delText xml:space="preserve">          Average Number of Billing Time Promotion Plans and Discounts per Sub</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520" w:author="thaodh" w:date="2013-04-11T14:34:00Z"/>
                <w:rFonts w:cs="Arial"/>
                <w:color w:val="000000"/>
                <w:sz w:val="20"/>
                <w:szCs w:val="20"/>
                <w:lang w:bidi="he-IL"/>
              </w:rPr>
            </w:pPr>
            <w:del w:id="521" w:author="thaodh" w:date="2013-04-11T14:34:00Z">
              <w:r w:rsidRPr="000D2AEF" w:rsidDel="002452B7">
                <w:rPr>
                  <w:rFonts w:cs="Arial"/>
                  <w:color w:val="000000"/>
                  <w:sz w:val="20"/>
                  <w:szCs w:val="20"/>
                  <w:lang w:bidi="he-IL"/>
                </w:rPr>
                <w:delText>1</w:delText>
              </w:r>
            </w:del>
          </w:p>
        </w:tc>
      </w:tr>
      <w:tr w:rsidR="000D2AEF" w:rsidRPr="000D2AEF" w:rsidDel="002452B7" w:rsidTr="000D2AEF">
        <w:trPr>
          <w:trHeight w:val="255"/>
          <w:del w:id="52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523" w:author="thaodh" w:date="2013-04-11T14:34:00Z"/>
                <w:rFonts w:cs="Arial"/>
                <w:color w:val="000000"/>
                <w:sz w:val="20"/>
                <w:szCs w:val="20"/>
                <w:lang w:bidi="he-IL"/>
              </w:rPr>
            </w:pPr>
            <w:del w:id="524" w:author="thaodh" w:date="2013-04-11T14:34:00Z">
              <w:r w:rsidRPr="000D2AEF" w:rsidDel="002452B7">
                <w:rPr>
                  <w:rFonts w:cs="Arial"/>
                  <w:color w:val="000000"/>
                  <w:sz w:val="20"/>
                  <w:szCs w:val="20"/>
                  <w:lang w:bidi="he-IL"/>
                </w:rPr>
                <w:delText xml:space="preserve">          Average Number of Running Balances per Sub</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525" w:author="thaodh" w:date="2013-04-11T14:34:00Z"/>
                <w:rFonts w:cs="Arial"/>
                <w:color w:val="000000"/>
                <w:sz w:val="20"/>
                <w:szCs w:val="20"/>
                <w:lang w:bidi="he-IL"/>
              </w:rPr>
            </w:pPr>
            <w:del w:id="526" w:author="thaodh" w:date="2013-04-11T14:34:00Z">
              <w:r w:rsidRPr="000D2AEF" w:rsidDel="002452B7">
                <w:rPr>
                  <w:rFonts w:cs="Arial"/>
                  <w:color w:val="000000"/>
                  <w:sz w:val="20"/>
                  <w:szCs w:val="20"/>
                  <w:lang w:bidi="he-IL"/>
                </w:rPr>
                <w:delText>5</w:delText>
              </w:r>
            </w:del>
          </w:p>
        </w:tc>
      </w:tr>
      <w:tr w:rsidR="000D2AEF" w:rsidRPr="000D2AEF" w:rsidDel="002452B7" w:rsidTr="000D2AEF">
        <w:trPr>
          <w:trHeight w:val="255"/>
          <w:del w:id="52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528" w:author="thaodh" w:date="2013-04-11T14:34:00Z"/>
                <w:rFonts w:cs="Arial"/>
                <w:color w:val="000000"/>
                <w:sz w:val="20"/>
                <w:szCs w:val="20"/>
                <w:lang w:bidi="he-IL"/>
              </w:rPr>
            </w:pPr>
            <w:del w:id="529" w:author="thaodh" w:date="2013-04-11T14:34:00Z">
              <w:r w:rsidRPr="000D2AEF" w:rsidDel="002452B7">
                <w:rPr>
                  <w:rFonts w:cs="Arial"/>
                  <w:color w:val="000000"/>
                  <w:sz w:val="20"/>
                  <w:szCs w:val="20"/>
                  <w:lang w:bidi="he-IL"/>
                </w:rPr>
                <w:delText xml:space="preserve">          Average Number of Accumulators per Sub</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530" w:author="thaodh" w:date="2013-04-11T14:34:00Z"/>
                <w:rFonts w:cs="Arial"/>
                <w:color w:val="000000"/>
                <w:sz w:val="20"/>
                <w:szCs w:val="20"/>
                <w:lang w:bidi="he-IL"/>
              </w:rPr>
            </w:pPr>
            <w:del w:id="531" w:author="thaodh" w:date="2013-04-11T14:34:00Z">
              <w:r w:rsidRPr="000D2AEF" w:rsidDel="002452B7">
                <w:rPr>
                  <w:rFonts w:cs="Arial"/>
                  <w:color w:val="000000"/>
                  <w:sz w:val="20"/>
                  <w:szCs w:val="20"/>
                  <w:lang w:bidi="he-IL"/>
                </w:rPr>
                <w:delText>6</w:delText>
              </w:r>
            </w:del>
          </w:p>
        </w:tc>
      </w:tr>
      <w:tr w:rsidR="000D2AEF" w:rsidRPr="000D2AEF" w:rsidDel="002452B7" w:rsidTr="000D2AEF">
        <w:trPr>
          <w:trHeight w:val="255"/>
          <w:del w:id="53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533" w:author="thaodh" w:date="2013-04-11T14:34:00Z"/>
                <w:rFonts w:cs="Arial"/>
                <w:color w:val="000000"/>
                <w:sz w:val="20"/>
                <w:szCs w:val="20"/>
                <w:lang w:bidi="he-IL"/>
              </w:rPr>
            </w:pPr>
            <w:del w:id="534" w:author="thaodh" w:date="2013-04-11T14:34:00Z">
              <w:r w:rsidRPr="000D2AEF" w:rsidDel="002452B7">
                <w:rPr>
                  <w:rFonts w:cs="Arial"/>
                  <w:color w:val="000000"/>
                  <w:sz w:val="20"/>
                  <w:szCs w:val="20"/>
                  <w:lang w:bidi="he-IL"/>
                </w:rPr>
                <w:delText xml:space="preserve">          Average Number of Shadow Balances per Sub</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535" w:author="thaodh" w:date="2013-04-11T14:34:00Z"/>
                <w:rFonts w:cs="Arial"/>
                <w:color w:val="000000"/>
                <w:sz w:val="20"/>
                <w:szCs w:val="20"/>
                <w:lang w:bidi="he-IL"/>
              </w:rPr>
            </w:pPr>
            <w:del w:id="536" w:author="thaodh" w:date="2013-04-11T14:34:00Z">
              <w:r w:rsidRPr="000D2AEF" w:rsidDel="002452B7">
                <w:rPr>
                  <w:rFonts w:cs="Arial"/>
                  <w:color w:val="000000"/>
                  <w:sz w:val="20"/>
                  <w:szCs w:val="20"/>
                  <w:lang w:bidi="he-IL"/>
                </w:rPr>
                <w:delText>0</w:delText>
              </w:r>
            </w:del>
          </w:p>
        </w:tc>
      </w:tr>
      <w:tr w:rsidR="000D2AEF" w:rsidRPr="000D2AEF" w:rsidDel="002452B7" w:rsidTr="000D2AEF">
        <w:trPr>
          <w:trHeight w:val="255"/>
          <w:del w:id="53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538" w:author="thaodh" w:date="2013-04-11T14:34:00Z"/>
                <w:rFonts w:cs="Arial"/>
                <w:color w:val="000000"/>
                <w:sz w:val="20"/>
                <w:szCs w:val="20"/>
                <w:lang w:bidi="he-IL"/>
              </w:rPr>
            </w:pPr>
            <w:del w:id="539" w:author="thaodh" w:date="2013-04-11T14:34:00Z">
              <w:r w:rsidRPr="000D2AEF" w:rsidDel="002452B7">
                <w:rPr>
                  <w:rFonts w:cs="Arial"/>
                  <w:color w:val="000000"/>
                  <w:sz w:val="20"/>
                  <w:szCs w:val="20"/>
                  <w:lang w:bidi="he-IL"/>
                </w:rPr>
                <w:delText xml:space="preserve">          Average Number of Liability Redirection Templates per Sub</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540" w:author="thaodh" w:date="2013-04-11T14:34:00Z"/>
                <w:rFonts w:cs="Arial"/>
                <w:color w:val="000000"/>
                <w:sz w:val="20"/>
                <w:szCs w:val="20"/>
                <w:lang w:bidi="he-IL"/>
              </w:rPr>
            </w:pPr>
            <w:del w:id="541" w:author="thaodh" w:date="2013-04-11T14:34:00Z">
              <w:r w:rsidRPr="000D2AEF" w:rsidDel="002452B7">
                <w:rPr>
                  <w:rFonts w:cs="Arial"/>
                  <w:color w:val="000000"/>
                  <w:sz w:val="20"/>
                  <w:szCs w:val="20"/>
                  <w:lang w:bidi="he-IL"/>
                </w:rPr>
                <w:delText>0</w:delText>
              </w:r>
            </w:del>
          </w:p>
        </w:tc>
      </w:tr>
      <w:tr w:rsidR="000D2AEF" w:rsidRPr="000D2AEF" w:rsidDel="002452B7" w:rsidTr="000D2AEF">
        <w:trPr>
          <w:trHeight w:val="255"/>
          <w:del w:id="54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543" w:author="thaodh" w:date="2013-04-11T14:34:00Z"/>
                <w:rFonts w:cs="Arial"/>
                <w:color w:val="000000"/>
                <w:sz w:val="20"/>
                <w:szCs w:val="20"/>
                <w:lang w:bidi="he-IL"/>
              </w:rPr>
            </w:pPr>
            <w:del w:id="544" w:author="thaodh" w:date="2013-04-11T14:34:00Z">
              <w:r w:rsidRPr="000D2AEF" w:rsidDel="002452B7">
                <w:rPr>
                  <w:rFonts w:cs="Arial"/>
                  <w:color w:val="000000"/>
                  <w:sz w:val="20"/>
                  <w:szCs w:val="20"/>
                  <w:lang w:bidi="he-IL"/>
                </w:rPr>
                <w:delText xml:space="preserve">          Average Number of RCs per Sub</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545" w:author="thaodh" w:date="2013-04-11T14:34:00Z"/>
                <w:rFonts w:cs="Arial"/>
                <w:color w:val="000000"/>
                <w:sz w:val="20"/>
                <w:szCs w:val="20"/>
                <w:lang w:bidi="he-IL"/>
              </w:rPr>
            </w:pPr>
            <w:del w:id="546" w:author="thaodh" w:date="2013-04-11T14:34:00Z">
              <w:r w:rsidRPr="000D2AEF" w:rsidDel="002452B7">
                <w:rPr>
                  <w:rFonts w:cs="Arial"/>
                  <w:color w:val="000000"/>
                  <w:sz w:val="20"/>
                  <w:szCs w:val="20"/>
                  <w:lang w:bidi="he-IL"/>
                </w:rPr>
                <w:delText>1</w:delText>
              </w:r>
            </w:del>
          </w:p>
        </w:tc>
      </w:tr>
      <w:tr w:rsidR="000D2AEF" w:rsidRPr="000D2AEF" w:rsidDel="002452B7" w:rsidTr="000D2AEF">
        <w:trPr>
          <w:trHeight w:val="255"/>
          <w:del w:id="54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548" w:author="thaodh" w:date="2013-04-11T14:34:00Z"/>
                <w:rFonts w:cs="Arial"/>
                <w:color w:val="000000"/>
                <w:sz w:val="20"/>
                <w:szCs w:val="20"/>
                <w:lang w:bidi="he-IL"/>
              </w:rPr>
            </w:pPr>
            <w:del w:id="549" w:author="thaodh" w:date="2013-04-11T14:34:00Z">
              <w:r w:rsidRPr="000D2AEF" w:rsidDel="002452B7">
                <w:rPr>
                  <w:rFonts w:cs="Arial"/>
                  <w:color w:val="000000"/>
                  <w:sz w:val="20"/>
                  <w:szCs w:val="20"/>
                  <w:lang w:bidi="he-IL"/>
                </w:rPr>
                <w:delText xml:space="preserve">          Average Number of NRCs per Sub</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550" w:author="thaodh" w:date="2013-04-11T14:34:00Z"/>
                <w:rFonts w:cs="Arial"/>
                <w:color w:val="000000"/>
                <w:sz w:val="20"/>
                <w:szCs w:val="20"/>
                <w:lang w:bidi="he-IL"/>
              </w:rPr>
            </w:pPr>
            <w:del w:id="551" w:author="thaodh" w:date="2013-04-11T14:34:00Z">
              <w:r w:rsidRPr="000D2AEF" w:rsidDel="002452B7">
                <w:rPr>
                  <w:rFonts w:cs="Arial"/>
                  <w:color w:val="000000"/>
                  <w:sz w:val="20"/>
                  <w:szCs w:val="20"/>
                  <w:lang w:bidi="he-IL"/>
                </w:rPr>
                <w:delText>1</w:delText>
              </w:r>
            </w:del>
          </w:p>
        </w:tc>
      </w:tr>
      <w:tr w:rsidR="000D2AEF" w:rsidRPr="000D2AEF" w:rsidDel="002452B7" w:rsidTr="000D2AEF">
        <w:trPr>
          <w:trHeight w:val="255"/>
          <w:del w:id="552" w:author="thaodh" w:date="2013-04-11T14:34:00Z"/>
        </w:trPr>
        <w:tc>
          <w:tcPr>
            <w:tcW w:w="6300" w:type="dxa"/>
            <w:tcBorders>
              <w:top w:val="nil"/>
              <w:left w:val="single" w:sz="4" w:space="0" w:color="000000"/>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553" w:author="thaodh" w:date="2013-04-11T14:34:00Z"/>
                <w:rFonts w:cs="Arial"/>
                <w:b/>
                <w:bCs/>
                <w:color w:val="000000"/>
                <w:sz w:val="20"/>
                <w:szCs w:val="20"/>
                <w:lang w:bidi="he-IL"/>
              </w:rPr>
            </w:pPr>
            <w:del w:id="554" w:author="thaodh" w:date="2013-04-11T14:34:00Z">
              <w:r w:rsidRPr="000D2AEF" w:rsidDel="002452B7">
                <w:rPr>
                  <w:rFonts w:cs="Arial"/>
                  <w:b/>
                  <w:bCs/>
                  <w:color w:val="000000"/>
                  <w:sz w:val="20"/>
                  <w:szCs w:val="20"/>
                  <w:lang w:bidi="he-IL"/>
                </w:rPr>
                <w:delText xml:space="preserve">        Offer Management</w:delText>
              </w:r>
            </w:del>
          </w:p>
        </w:tc>
        <w:tc>
          <w:tcPr>
            <w:tcW w:w="1760" w:type="dxa"/>
            <w:tcBorders>
              <w:top w:val="nil"/>
              <w:left w:val="nil"/>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555" w:author="thaodh" w:date="2013-04-11T14:34:00Z"/>
                <w:rFonts w:cs="Arial"/>
                <w:b/>
                <w:bCs/>
                <w:color w:val="000000"/>
                <w:sz w:val="20"/>
                <w:szCs w:val="20"/>
                <w:lang w:bidi="he-IL"/>
              </w:rPr>
            </w:pPr>
            <w:del w:id="556" w:author="thaodh" w:date="2013-04-11T14:34:00Z">
              <w:r w:rsidRPr="000D2AEF" w:rsidDel="002452B7">
                <w:rPr>
                  <w:rFonts w:cs="Arial"/>
                  <w:b/>
                  <w:bCs/>
                  <w:color w:val="000000"/>
                  <w:sz w:val="20"/>
                  <w:szCs w:val="20"/>
                  <w:lang w:bidi="he-IL"/>
                </w:rPr>
                <w:delText> </w:delText>
              </w:r>
            </w:del>
          </w:p>
        </w:tc>
      </w:tr>
      <w:tr w:rsidR="000D2AEF" w:rsidRPr="000D2AEF" w:rsidDel="002452B7" w:rsidTr="000D2AEF">
        <w:trPr>
          <w:trHeight w:val="255"/>
          <w:del w:id="557" w:author="thaodh" w:date="2013-04-11T14:34:00Z"/>
        </w:trPr>
        <w:tc>
          <w:tcPr>
            <w:tcW w:w="6300" w:type="dxa"/>
            <w:tcBorders>
              <w:top w:val="nil"/>
              <w:left w:val="single" w:sz="4" w:space="0" w:color="000000"/>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558" w:author="thaodh" w:date="2013-04-11T14:34:00Z"/>
                <w:rFonts w:cs="Arial"/>
                <w:b/>
                <w:bCs/>
                <w:color w:val="000000"/>
                <w:sz w:val="20"/>
                <w:szCs w:val="20"/>
                <w:lang w:bidi="he-IL"/>
              </w:rPr>
            </w:pPr>
            <w:del w:id="559" w:author="thaodh" w:date="2013-04-11T14:34:00Z">
              <w:r w:rsidRPr="000D2AEF" w:rsidDel="002452B7">
                <w:rPr>
                  <w:rFonts w:cs="Arial"/>
                  <w:b/>
                  <w:bCs/>
                  <w:color w:val="000000"/>
                  <w:sz w:val="20"/>
                  <w:szCs w:val="20"/>
                  <w:lang w:bidi="he-IL"/>
                </w:rPr>
                <w:delText xml:space="preserve">         Product Catalog</w:delText>
              </w:r>
            </w:del>
          </w:p>
        </w:tc>
        <w:tc>
          <w:tcPr>
            <w:tcW w:w="1760" w:type="dxa"/>
            <w:tcBorders>
              <w:top w:val="nil"/>
              <w:left w:val="nil"/>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560" w:author="thaodh" w:date="2013-04-11T14:34:00Z"/>
                <w:rFonts w:cs="Arial"/>
                <w:b/>
                <w:bCs/>
                <w:color w:val="000000"/>
                <w:sz w:val="20"/>
                <w:szCs w:val="20"/>
                <w:lang w:bidi="he-IL"/>
              </w:rPr>
            </w:pPr>
            <w:del w:id="561" w:author="thaodh" w:date="2013-04-11T14:34:00Z">
              <w:r w:rsidRPr="000D2AEF" w:rsidDel="002452B7">
                <w:rPr>
                  <w:rFonts w:cs="Arial"/>
                  <w:b/>
                  <w:bCs/>
                  <w:color w:val="000000"/>
                  <w:sz w:val="20"/>
                  <w:szCs w:val="20"/>
                  <w:lang w:bidi="he-IL"/>
                </w:rPr>
                <w:delText> </w:delText>
              </w:r>
            </w:del>
          </w:p>
        </w:tc>
      </w:tr>
      <w:tr w:rsidR="000D2AEF" w:rsidRPr="000D2AEF" w:rsidDel="002452B7" w:rsidTr="000D2AEF">
        <w:trPr>
          <w:trHeight w:val="255"/>
          <w:del w:id="56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563" w:author="thaodh" w:date="2013-04-11T14:34:00Z"/>
                <w:rFonts w:cs="Arial"/>
                <w:color w:val="000000"/>
                <w:sz w:val="20"/>
                <w:szCs w:val="20"/>
                <w:lang w:bidi="he-IL"/>
              </w:rPr>
            </w:pPr>
            <w:del w:id="564" w:author="thaodh" w:date="2013-04-11T14:34:00Z">
              <w:r w:rsidRPr="000D2AEF" w:rsidDel="002452B7">
                <w:rPr>
                  <w:rFonts w:cs="Arial"/>
                  <w:color w:val="000000"/>
                  <w:sz w:val="20"/>
                  <w:szCs w:val="20"/>
                  <w:lang w:bidi="he-IL"/>
                </w:rPr>
                <w:delText xml:space="preserve">          Number of Languages Supported</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565" w:author="thaodh" w:date="2013-04-11T14:34:00Z"/>
                <w:rFonts w:cs="Arial"/>
                <w:color w:val="000000"/>
                <w:sz w:val="20"/>
                <w:szCs w:val="20"/>
                <w:lang w:bidi="he-IL"/>
              </w:rPr>
            </w:pPr>
            <w:del w:id="566" w:author="thaodh" w:date="2013-04-11T14:34:00Z">
              <w:r w:rsidRPr="000D2AEF" w:rsidDel="002452B7">
                <w:rPr>
                  <w:rFonts w:cs="Arial"/>
                  <w:color w:val="000000"/>
                  <w:sz w:val="20"/>
                  <w:szCs w:val="20"/>
                  <w:lang w:bidi="he-IL"/>
                </w:rPr>
                <w:delText>1</w:delText>
              </w:r>
            </w:del>
          </w:p>
        </w:tc>
      </w:tr>
      <w:tr w:rsidR="000D2AEF" w:rsidRPr="000D2AEF" w:rsidDel="002452B7" w:rsidTr="000D2AEF">
        <w:trPr>
          <w:trHeight w:val="510"/>
          <w:del w:id="56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568" w:author="thaodh" w:date="2013-04-11T14:34:00Z"/>
                <w:rFonts w:cs="Arial"/>
                <w:color w:val="000000"/>
                <w:sz w:val="20"/>
                <w:szCs w:val="20"/>
                <w:lang w:bidi="he-IL"/>
              </w:rPr>
            </w:pPr>
            <w:del w:id="569" w:author="thaodh" w:date="2013-04-11T14:34:00Z">
              <w:r w:rsidRPr="000D2AEF" w:rsidDel="002452B7">
                <w:rPr>
                  <w:rFonts w:cs="Arial"/>
                  <w:color w:val="000000"/>
                  <w:sz w:val="20"/>
                  <w:szCs w:val="20"/>
                  <w:lang w:bidi="he-IL"/>
                </w:rPr>
                <w:delText xml:space="preserve">          Number of Concurrent Resellers Versions on Online Product Catalog</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570" w:author="thaodh" w:date="2013-04-11T14:34:00Z"/>
                <w:rFonts w:cs="Arial"/>
                <w:color w:val="000000"/>
                <w:sz w:val="20"/>
                <w:szCs w:val="20"/>
                <w:lang w:bidi="he-IL"/>
              </w:rPr>
            </w:pPr>
            <w:del w:id="571" w:author="thaodh" w:date="2013-04-11T14:34:00Z">
              <w:r w:rsidRPr="000D2AEF" w:rsidDel="002452B7">
                <w:rPr>
                  <w:rFonts w:cs="Arial"/>
                  <w:color w:val="000000"/>
                  <w:sz w:val="20"/>
                  <w:szCs w:val="20"/>
                  <w:lang w:bidi="he-IL"/>
                </w:rPr>
                <w:delText>30</w:delText>
              </w:r>
            </w:del>
          </w:p>
        </w:tc>
      </w:tr>
      <w:tr w:rsidR="000D2AEF" w:rsidRPr="000D2AEF" w:rsidDel="002452B7" w:rsidTr="000D2AEF">
        <w:trPr>
          <w:trHeight w:val="510"/>
          <w:del w:id="57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573" w:author="thaodh" w:date="2013-04-11T14:34:00Z"/>
                <w:rFonts w:cs="Arial"/>
                <w:color w:val="000000"/>
                <w:sz w:val="20"/>
                <w:szCs w:val="20"/>
                <w:lang w:bidi="he-IL"/>
              </w:rPr>
            </w:pPr>
            <w:del w:id="574" w:author="thaodh" w:date="2013-04-11T14:34:00Z">
              <w:r w:rsidRPr="000D2AEF" w:rsidDel="002452B7">
                <w:rPr>
                  <w:rFonts w:cs="Arial"/>
                  <w:color w:val="000000"/>
                  <w:sz w:val="20"/>
                  <w:szCs w:val="20"/>
                  <w:lang w:bidi="he-IL"/>
                </w:rPr>
                <w:delText xml:space="preserve">          Number of Concurrent Online Service Versions on Online Product Catalog</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575" w:author="thaodh" w:date="2013-04-11T14:34:00Z"/>
                <w:rFonts w:cs="Arial"/>
                <w:color w:val="000000"/>
                <w:sz w:val="20"/>
                <w:szCs w:val="20"/>
                <w:lang w:bidi="he-IL"/>
              </w:rPr>
            </w:pPr>
            <w:del w:id="576" w:author="thaodh" w:date="2013-04-11T14:34:00Z">
              <w:r w:rsidRPr="000D2AEF" w:rsidDel="002452B7">
                <w:rPr>
                  <w:rFonts w:cs="Arial"/>
                  <w:color w:val="000000"/>
                  <w:sz w:val="20"/>
                  <w:szCs w:val="20"/>
                  <w:lang w:bidi="he-IL"/>
                </w:rPr>
                <w:delText>3</w:delText>
              </w:r>
            </w:del>
          </w:p>
        </w:tc>
      </w:tr>
      <w:tr w:rsidR="000D2AEF" w:rsidRPr="000D2AEF" w:rsidDel="002452B7" w:rsidTr="000D2AEF">
        <w:trPr>
          <w:trHeight w:val="510"/>
          <w:del w:id="57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578" w:author="thaodh" w:date="2013-04-11T14:34:00Z"/>
                <w:rFonts w:cs="Arial"/>
                <w:color w:val="000000"/>
                <w:sz w:val="20"/>
                <w:szCs w:val="20"/>
                <w:lang w:bidi="he-IL"/>
              </w:rPr>
            </w:pPr>
            <w:del w:id="579" w:author="thaodh" w:date="2013-04-11T14:34:00Z">
              <w:r w:rsidRPr="000D2AEF" w:rsidDel="002452B7">
                <w:rPr>
                  <w:rFonts w:cs="Arial"/>
                  <w:color w:val="000000"/>
                  <w:sz w:val="20"/>
                  <w:szCs w:val="20"/>
                  <w:lang w:bidi="he-IL"/>
                </w:rPr>
                <w:delText xml:space="preserve">          Number of Total Resellers Versions on Offline Product Catalog Database</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580" w:author="thaodh" w:date="2013-04-11T14:34:00Z"/>
                <w:rFonts w:cs="Arial"/>
                <w:color w:val="000000"/>
                <w:sz w:val="20"/>
                <w:szCs w:val="20"/>
                <w:lang w:bidi="he-IL"/>
              </w:rPr>
            </w:pPr>
            <w:del w:id="581" w:author="thaodh" w:date="2013-04-11T14:34:00Z">
              <w:r w:rsidRPr="000D2AEF" w:rsidDel="002452B7">
                <w:rPr>
                  <w:rFonts w:cs="Arial"/>
                  <w:color w:val="000000"/>
                  <w:sz w:val="20"/>
                  <w:szCs w:val="20"/>
                  <w:lang w:bidi="he-IL"/>
                </w:rPr>
                <w:delText>30</w:delText>
              </w:r>
            </w:del>
          </w:p>
        </w:tc>
      </w:tr>
      <w:tr w:rsidR="000D2AEF" w:rsidRPr="000D2AEF" w:rsidDel="002452B7" w:rsidTr="000D2AEF">
        <w:trPr>
          <w:trHeight w:val="510"/>
          <w:del w:id="58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583" w:author="thaodh" w:date="2013-04-11T14:34:00Z"/>
                <w:rFonts w:cs="Arial"/>
                <w:color w:val="000000"/>
                <w:sz w:val="20"/>
                <w:szCs w:val="20"/>
                <w:lang w:bidi="he-IL"/>
              </w:rPr>
            </w:pPr>
            <w:del w:id="584" w:author="thaodh" w:date="2013-04-11T14:34:00Z">
              <w:r w:rsidRPr="000D2AEF" w:rsidDel="002452B7">
                <w:rPr>
                  <w:rFonts w:cs="Arial"/>
                  <w:color w:val="000000"/>
                  <w:sz w:val="20"/>
                  <w:szCs w:val="20"/>
                  <w:lang w:bidi="he-IL"/>
                </w:rPr>
                <w:delText xml:space="preserve">          Number of Total Service Versions on Offline Product Catalog Database</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585" w:author="thaodh" w:date="2013-04-11T14:34:00Z"/>
                <w:rFonts w:cs="Arial"/>
                <w:color w:val="000000"/>
                <w:sz w:val="20"/>
                <w:szCs w:val="20"/>
                <w:lang w:bidi="he-IL"/>
              </w:rPr>
            </w:pPr>
            <w:del w:id="586" w:author="thaodh" w:date="2013-04-11T14:34:00Z">
              <w:r w:rsidRPr="000D2AEF" w:rsidDel="002452B7">
                <w:rPr>
                  <w:rFonts w:cs="Arial"/>
                  <w:color w:val="000000"/>
                  <w:sz w:val="20"/>
                  <w:szCs w:val="20"/>
                  <w:lang w:bidi="he-IL"/>
                </w:rPr>
                <w:delText>10</w:delText>
              </w:r>
            </w:del>
          </w:p>
        </w:tc>
      </w:tr>
      <w:tr w:rsidR="000D2AEF" w:rsidRPr="000D2AEF" w:rsidDel="002452B7" w:rsidTr="000D2AEF">
        <w:trPr>
          <w:trHeight w:val="255"/>
          <w:del w:id="587" w:author="thaodh" w:date="2013-04-11T14:34:00Z"/>
        </w:trPr>
        <w:tc>
          <w:tcPr>
            <w:tcW w:w="6300" w:type="dxa"/>
            <w:tcBorders>
              <w:top w:val="nil"/>
              <w:left w:val="single" w:sz="4" w:space="0" w:color="000000"/>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588" w:author="thaodh" w:date="2013-04-11T14:34:00Z"/>
                <w:rFonts w:cs="Arial"/>
                <w:b/>
                <w:bCs/>
                <w:color w:val="000000"/>
                <w:sz w:val="20"/>
                <w:szCs w:val="20"/>
                <w:lang w:bidi="he-IL"/>
              </w:rPr>
            </w:pPr>
            <w:del w:id="589" w:author="thaodh" w:date="2013-04-11T14:34:00Z">
              <w:r w:rsidRPr="000D2AEF" w:rsidDel="002452B7">
                <w:rPr>
                  <w:rFonts w:cs="Arial"/>
                  <w:b/>
                  <w:bCs/>
                  <w:color w:val="000000"/>
                  <w:sz w:val="20"/>
                  <w:szCs w:val="20"/>
                  <w:lang w:bidi="he-IL"/>
                </w:rPr>
                <w:delText xml:space="preserve">        Rating, Charging &amp; Promotions</w:delText>
              </w:r>
            </w:del>
          </w:p>
        </w:tc>
        <w:tc>
          <w:tcPr>
            <w:tcW w:w="1760" w:type="dxa"/>
            <w:tcBorders>
              <w:top w:val="nil"/>
              <w:left w:val="nil"/>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590" w:author="thaodh" w:date="2013-04-11T14:34:00Z"/>
                <w:rFonts w:cs="Arial"/>
                <w:b/>
                <w:bCs/>
                <w:color w:val="000000"/>
                <w:sz w:val="20"/>
                <w:szCs w:val="20"/>
                <w:lang w:bidi="he-IL"/>
              </w:rPr>
            </w:pPr>
            <w:del w:id="591" w:author="thaodh" w:date="2013-04-11T14:34:00Z">
              <w:r w:rsidRPr="000D2AEF" w:rsidDel="002452B7">
                <w:rPr>
                  <w:rFonts w:cs="Arial"/>
                  <w:b/>
                  <w:bCs/>
                  <w:color w:val="000000"/>
                  <w:sz w:val="20"/>
                  <w:szCs w:val="20"/>
                  <w:lang w:bidi="he-IL"/>
                </w:rPr>
                <w:delText>TRUE</w:delText>
              </w:r>
            </w:del>
          </w:p>
        </w:tc>
      </w:tr>
      <w:tr w:rsidR="000D2AEF" w:rsidRPr="000D2AEF" w:rsidDel="002452B7" w:rsidTr="000D2AEF">
        <w:trPr>
          <w:trHeight w:val="255"/>
          <w:del w:id="592" w:author="thaodh" w:date="2013-04-11T14:34:00Z"/>
        </w:trPr>
        <w:tc>
          <w:tcPr>
            <w:tcW w:w="6300" w:type="dxa"/>
            <w:tcBorders>
              <w:top w:val="nil"/>
              <w:left w:val="single" w:sz="4" w:space="0" w:color="000000"/>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593" w:author="thaodh" w:date="2013-04-11T14:34:00Z"/>
                <w:rFonts w:cs="Arial"/>
                <w:b/>
                <w:bCs/>
                <w:color w:val="000000"/>
                <w:sz w:val="20"/>
                <w:szCs w:val="20"/>
                <w:lang w:bidi="he-IL"/>
              </w:rPr>
            </w:pPr>
            <w:del w:id="594" w:author="thaodh" w:date="2013-04-11T14:34:00Z">
              <w:r w:rsidRPr="000D2AEF" w:rsidDel="002452B7">
                <w:rPr>
                  <w:rFonts w:cs="Arial"/>
                  <w:b/>
                  <w:bCs/>
                  <w:color w:val="000000"/>
                  <w:sz w:val="20"/>
                  <w:szCs w:val="20"/>
                  <w:lang w:bidi="he-IL"/>
                </w:rPr>
                <w:delText xml:space="preserve">         Real-Time Network Interfaces</w:delText>
              </w:r>
            </w:del>
          </w:p>
        </w:tc>
        <w:tc>
          <w:tcPr>
            <w:tcW w:w="1760" w:type="dxa"/>
            <w:tcBorders>
              <w:top w:val="nil"/>
              <w:left w:val="nil"/>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595" w:author="thaodh" w:date="2013-04-11T14:34:00Z"/>
                <w:rFonts w:cs="Arial"/>
                <w:b/>
                <w:bCs/>
                <w:color w:val="000000"/>
                <w:sz w:val="20"/>
                <w:szCs w:val="20"/>
                <w:lang w:bidi="he-IL"/>
              </w:rPr>
            </w:pPr>
            <w:del w:id="596" w:author="thaodh" w:date="2013-04-11T14:34:00Z">
              <w:r w:rsidRPr="000D2AEF" w:rsidDel="002452B7">
                <w:rPr>
                  <w:rFonts w:cs="Arial"/>
                  <w:b/>
                  <w:bCs/>
                  <w:color w:val="000000"/>
                  <w:sz w:val="20"/>
                  <w:szCs w:val="20"/>
                  <w:lang w:bidi="he-IL"/>
                </w:rPr>
                <w:delText>TRUE</w:delText>
              </w:r>
            </w:del>
          </w:p>
        </w:tc>
      </w:tr>
      <w:tr w:rsidR="000D2AEF" w:rsidRPr="000D2AEF" w:rsidDel="002452B7" w:rsidTr="000D2AEF">
        <w:trPr>
          <w:trHeight w:val="255"/>
          <w:del w:id="597" w:author="thaodh" w:date="2013-04-11T14:34:00Z"/>
        </w:trPr>
        <w:tc>
          <w:tcPr>
            <w:tcW w:w="6300" w:type="dxa"/>
            <w:tcBorders>
              <w:top w:val="nil"/>
              <w:left w:val="single" w:sz="4" w:space="0" w:color="000000"/>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598" w:author="thaodh" w:date="2013-04-11T14:34:00Z"/>
                <w:rFonts w:cs="Arial"/>
                <w:b/>
                <w:bCs/>
                <w:color w:val="000000"/>
                <w:sz w:val="20"/>
                <w:szCs w:val="20"/>
                <w:lang w:bidi="he-IL"/>
              </w:rPr>
            </w:pPr>
            <w:del w:id="599" w:author="thaodh" w:date="2013-04-11T14:34:00Z">
              <w:r w:rsidRPr="000D2AEF" w:rsidDel="002452B7">
                <w:rPr>
                  <w:rFonts w:cs="Arial"/>
                  <w:b/>
                  <w:bCs/>
                  <w:color w:val="000000"/>
                  <w:sz w:val="20"/>
                  <w:szCs w:val="20"/>
                  <w:lang w:bidi="he-IL"/>
                </w:rPr>
                <w:delText xml:space="preserve">          GSM</w:delText>
              </w:r>
            </w:del>
          </w:p>
        </w:tc>
        <w:tc>
          <w:tcPr>
            <w:tcW w:w="1760" w:type="dxa"/>
            <w:tcBorders>
              <w:top w:val="nil"/>
              <w:left w:val="nil"/>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600" w:author="thaodh" w:date="2013-04-11T14:34:00Z"/>
                <w:rFonts w:cs="Arial"/>
                <w:b/>
                <w:bCs/>
                <w:color w:val="000000"/>
                <w:sz w:val="20"/>
                <w:szCs w:val="20"/>
                <w:lang w:bidi="he-IL"/>
              </w:rPr>
            </w:pPr>
            <w:del w:id="601" w:author="thaodh" w:date="2013-04-11T14:34:00Z">
              <w:r w:rsidRPr="000D2AEF" w:rsidDel="002452B7">
                <w:rPr>
                  <w:rFonts w:cs="Arial"/>
                  <w:b/>
                  <w:bCs/>
                  <w:color w:val="000000"/>
                  <w:sz w:val="20"/>
                  <w:szCs w:val="20"/>
                  <w:lang w:bidi="he-IL"/>
                </w:rPr>
                <w:delText>TRUE</w:delText>
              </w:r>
            </w:del>
          </w:p>
        </w:tc>
      </w:tr>
      <w:tr w:rsidR="000D2AEF" w:rsidRPr="000D2AEF" w:rsidDel="002452B7" w:rsidTr="000D2AEF">
        <w:trPr>
          <w:trHeight w:val="255"/>
          <w:del w:id="602" w:author="thaodh" w:date="2013-04-11T14:34:00Z"/>
        </w:trPr>
        <w:tc>
          <w:tcPr>
            <w:tcW w:w="6300" w:type="dxa"/>
            <w:tcBorders>
              <w:top w:val="nil"/>
              <w:left w:val="single" w:sz="4" w:space="0" w:color="000000"/>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603" w:author="thaodh" w:date="2013-04-11T14:34:00Z"/>
                <w:rFonts w:cs="Arial"/>
                <w:b/>
                <w:bCs/>
                <w:color w:val="000000"/>
                <w:sz w:val="20"/>
                <w:szCs w:val="20"/>
                <w:lang w:bidi="he-IL"/>
              </w:rPr>
            </w:pPr>
            <w:del w:id="604" w:author="thaodh" w:date="2013-04-11T14:34:00Z">
              <w:r w:rsidRPr="000D2AEF" w:rsidDel="002452B7">
                <w:rPr>
                  <w:rFonts w:cs="Arial"/>
                  <w:b/>
                  <w:bCs/>
                  <w:color w:val="000000"/>
                  <w:sz w:val="20"/>
                  <w:szCs w:val="20"/>
                  <w:lang w:bidi="he-IL"/>
                </w:rPr>
                <w:delText xml:space="preserve">           Acct and Subs</w:delText>
              </w:r>
            </w:del>
          </w:p>
        </w:tc>
        <w:tc>
          <w:tcPr>
            <w:tcW w:w="1760" w:type="dxa"/>
            <w:tcBorders>
              <w:top w:val="nil"/>
              <w:left w:val="nil"/>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605" w:author="thaodh" w:date="2013-04-11T14:34:00Z"/>
                <w:rFonts w:cs="Arial"/>
                <w:b/>
                <w:bCs/>
                <w:color w:val="000000"/>
                <w:sz w:val="20"/>
                <w:szCs w:val="20"/>
                <w:lang w:bidi="he-IL"/>
              </w:rPr>
            </w:pPr>
            <w:del w:id="606" w:author="thaodh" w:date="2013-04-11T14:34:00Z">
              <w:r w:rsidRPr="000D2AEF" w:rsidDel="002452B7">
                <w:rPr>
                  <w:rFonts w:cs="Arial"/>
                  <w:b/>
                  <w:bCs/>
                  <w:color w:val="000000"/>
                  <w:sz w:val="20"/>
                  <w:szCs w:val="20"/>
                  <w:lang w:bidi="he-IL"/>
                </w:rPr>
                <w:delText> </w:delText>
              </w:r>
            </w:del>
          </w:p>
        </w:tc>
      </w:tr>
      <w:tr w:rsidR="000D2AEF" w:rsidRPr="000D2AEF" w:rsidDel="002452B7" w:rsidTr="000D2AEF">
        <w:trPr>
          <w:trHeight w:val="255"/>
          <w:del w:id="60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608" w:author="thaodh" w:date="2013-04-11T14:34:00Z"/>
                <w:rFonts w:cs="Arial"/>
                <w:color w:val="000000"/>
                <w:sz w:val="20"/>
                <w:szCs w:val="20"/>
                <w:lang w:bidi="he-IL"/>
              </w:rPr>
            </w:pPr>
            <w:del w:id="609" w:author="thaodh" w:date="2013-04-11T14:34:00Z">
              <w:r w:rsidRPr="000D2AEF" w:rsidDel="002452B7">
                <w:rPr>
                  <w:rFonts w:cs="Arial"/>
                  <w:color w:val="000000"/>
                  <w:sz w:val="20"/>
                  <w:szCs w:val="20"/>
                  <w:lang w:bidi="he-IL"/>
                </w:rPr>
                <w:delText xml:space="preserve">            Pre-Paid and Converged Subs on GSM</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610" w:author="thaodh" w:date="2013-04-11T14:34:00Z"/>
                <w:rFonts w:cs="Arial"/>
                <w:color w:val="000000"/>
                <w:sz w:val="20"/>
                <w:szCs w:val="20"/>
                <w:lang w:bidi="he-IL"/>
              </w:rPr>
            </w:pPr>
            <w:del w:id="611" w:author="thaodh" w:date="2013-04-11T14:34:00Z">
              <w:r w:rsidRPr="000D2AEF" w:rsidDel="002452B7">
                <w:rPr>
                  <w:rFonts w:cs="Arial"/>
                  <w:color w:val="000000"/>
                  <w:sz w:val="20"/>
                  <w:szCs w:val="20"/>
                  <w:lang w:bidi="he-IL"/>
                </w:rPr>
                <w:delText>2,500,000</w:delText>
              </w:r>
            </w:del>
          </w:p>
        </w:tc>
      </w:tr>
      <w:tr w:rsidR="000D2AEF" w:rsidRPr="000D2AEF" w:rsidDel="002452B7" w:rsidTr="000D2AEF">
        <w:trPr>
          <w:trHeight w:val="255"/>
          <w:del w:id="61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613" w:author="thaodh" w:date="2013-04-11T14:34:00Z"/>
                <w:rFonts w:cs="Arial"/>
                <w:color w:val="000000"/>
                <w:sz w:val="20"/>
                <w:szCs w:val="20"/>
                <w:lang w:bidi="he-IL"/>
              </w:rPr>
            </w:pPr>
            <w:del w:id="614" w:author="thaodh" w:date="2013-04-11T14:34:00Z">
              <w:r w:rsidRPr="000D2AEF" w:rsidDel="002452B7">
                <w:rPr>
                  <w:rFonts w:cs="Arial"/>
                  <w:color w:val="000000"/>
                  <w:sz w:val="20"/>
                  <w:szCs w:val="20"/>
                  <w:lang w:bidi="he-IL"/>
                </w:rPr>
                <w:delText xml:space="preserve">            % of Pre-Paid and Converged Subs in Active State on GSM</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615" w:author="thaodh" w:date="2013-04-11T14:34:00Z"/>
                <w:rFonts w:cs="Arial"/>
                <w:color w:val="000000"/>
                <w:sz w:val="20"/>
                <w:szCs w:val="20"/>
                <w:lang w:bidi="he-IL"/>
              </w:rPr>
            </w:pPr>
            <w:del w:id="616" w:author="thaodh" w:date="2013-04-11T14:34:00Z">
              <w:r w:rsidRPr="000D2AEF" w:rsidDel="002452B7">
                <w:rPr>
                  <w:rFonts w:cs="Arial"/>
                  <w:color w:val="000000"/>
                  <w:sz w:val="20"/>
                  <w:szCs w:val="20"/>
                  <w:lang w:bidi="he-IL"/>
                </w:rPr>
                <w:delText>80%</w:delText>
              </w:r>
            </w:del>
          </w:p>
        </w:tc>
      </w:tr>
      <w:tr w:rsidR="000D2AEF" w:rsidRPr="000D2AEF" w:rsidDel="002452B7" w:rsidTr="000D2AEF">
        <w:trPr>
          <w:trHeight w:val="255"/>
          <w:del w:id="617" w:author="thaodh" w:date="2013-04-11T14:34:00Z"/>
        </w:trPr>
        <w:tc>
          <w:tcPr>
            <w:tcW w:w="6300" w:type="dxa"/>
            <w:tcBorders>
              <w:top w:val="nil"/>
              <w:left w:val="single" w:sz="4" w:space="0" w:color="000000"/>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618" w:author="thaodh" w:date="2013-04-11T14:34:00Z"/>
                <w:rFonts w:cs="Arial"/>
                <w:b/>
                <w:bCs/>
                <w:color w:val="000000"/>
                <w:sz w:val="20"/>
                <w:szCs w:val="20"/>
                <w:lang w:bidi="he-IL"/>
              </w:rPr>
            </w:pPr>
            <w:del w:id="619" w:author="thaodh" w:date="2013-04-11T14:34:00Z">
              <w:r w:rsidRPr="000D2AEF" w:rsidDel="002452B7">
                <w:rPr>
                  <w:rFonts w:cs="Arial"/>
                  <w:b/>
                  <w:bCs/>
                  <w:color w:val="000000"/>
                  <w:sz w:val="20"/>
                  <w:szCs w:val="20"/>
                  <w:lang w:bidi="he-IL"/>
                </w:rPr>
                <w:delText xml:space="preserve">           Network Interface</w:delText>
              </w:r>
            </w:del>
          </w:p>
        </w:tc>
        <w:tc>
          <w:tcPr>
            <w:tcW w:w="1760" w:type="dxa"/>
            <w:tcBorders>
              <w:top w:val="nil"/>
              <w:left w:val="nil"/>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620" w:author="thaodh" w:date="2013-04-11T14:34:00Z"/>
                <w:rFonts w:cs="Arial"/>
                <w:b/>
                <w:bCs/>
                <w:color w:val="000000"/>
                <w:sz w:val="20"/>
                <w:szCs w:val="20"/>
                <w:lang w:bidi="he-IL"/>
              </w:rPr>
            </w:pPr>
            <w:del w:id="621" w:author="thaodh" w:date="2013-04-11T14:34:00Z">
              <w:r w:rsidRPr="000D2AEF" w:rsidDel="002452B7">
                <w:rPr>
                  <w:rFonts w:cs="Arial"/>
                  <w:b/>
                  <w:bCs/>
                  <w:color w:val="000000"/>
                  <w:sz w:val="20"/>
                  <w:szCs w:val="20"/>
                  <w:lang w:bidi="he-IL"/>
                </w:rPr>
                <w:delText> </w:delText>
              </w:r>
            </w:del>
          </w:p>
        </w:tc>
      </w:tr>
      <w:tr w:rsidR="000D2AEF" w:rsidRPr="000D2AEF" w:rsidDel="002452B7" w:rsidTr="000D2AEF">
        <w:trPr>
          <w:trHeight w:val="255"/>
          <w:del w:id="62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623" w:author="thaodh" w:date="2013-04-11T14:34:00Z"/>
                <w:rFonts w:cs="Arial"/>
                <w:color w:val="000000"/>
                <w:sz w:val="20"/>
                <w:szCs w:val="20"/>
                <w:lang w:bidi="he-IL"/>
              </w:rPr>
            </w:pPr>
            <w:del w:id="624" w:author="thaodh" w:date="2013-04-11T14:34:00Z">
              <w:r w:rsidRPr="000D2AEF" w:rsidDel="002452B7">
                <w:rPr>
                  <w:rFonts w:cs="Arial"/>
                  <w:color w:val="000000"/>
                  <w:sz w:val="20"/>
                  <w:szCs w:val="20"/>
                  <w:lang w:bidi="he-IL"/>
                </w:rPr>
                <w:delText xml:space="preserve">            Signaling Protocol Interface</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625" w:author="thaodh" w:date="2013-04-11T14:34:00Z"/>
                <w:rFonts w:cs="Arial"/>
                <w:color w:val="000000"/>
                <w:sz w:val="20"/>
                <w:szCs w:val="20"/>
                <w:lang w:bidi="he-IL"/>
              </w:rPr>
            </w:pPr>
            <w:del w:id="626" w:author="thaodh" w:date="2013-04-11T14:34:00Z">
              <w:r w:rsidRPr="000D2AEF" w:rsidDel="002452B7">
                <w:rPr>
                  <w:rFonts w:cs="Arial"/>
                  <w:color w:val="000000"/>
                  <w:sz w:val="20"/>
                  <w:szCs w:val="20"/>
                  <w:lang w:bidi="he-IL"/>
                </w:rPr>
                <w:delText>Camel</w:delText>
              </w:r>
            </w:del>
          </w:p>
        </w:tc>
      </w:tr>
      <w:tr w:rsidR="000D2AEF" w:rsidRPr="000D2AEF" w:rsidDel="002452B7" w:rsidTr="000D2AEF">
        <w:trPr>
          <w:trHeight w:val="255"/>
          <w:del w:id="62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628" w:author="thaodh" w:date="2013-04-11T14:34:00Z"/>
                <w:rFonts w:cs="Arial"/>
                <w:color w:val="000000"/>
                <w:sz w:val="20"/>
                <w:szCs w:val="20"/>
                <w:lang w:bidi="he-IL"/>
              </w:rPr>
            </w:pPr>
            <w:del w:id="629" w:author="thaodh" w:date="2013-04-11T14:34:00Z">
              <w:r w:rsidRPr="000D2AEF" w:rsidDel="002452B7">
                <w:rPr>
                  <w:rFonts w:cs="Arial"/>
                  <w:color w:val="000000"/>
                  <w:sz w:val="20"/>
                  <w:szCs w:val="20"/>
                  <w:lang w:bidi="he-IL"/>
                </w:rPr>
                <w:delText xml:space="preserve">            Signaling Link Type</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630" w:author="thaodh" w:date="2013-04-11T14:34:00Z"/>
                <w:rFonts w:cs="Arial"/>
                <w:color w:val="000000"/>
                <w:sz w:val="20"/>
                <w:szCs w:val="20"/>
                <w:lang w:bidi="he-IL"/>
              </w:rPr>
            </w:pPr>
            <w:del w:id="631" w:author="thaodh" w:date="2013-04-11T14:34:00Z">
              <w:r w:rsidRPr="000D2AEF" w:rsidDel="002452B7">
                <w:rPr>
                  <w:rFonts w:cs="Arial"/>
                  <w:color w:val="000000"/>
                  <w:sz w:val="20"/>
                  <w:szCs w:val="20"/>
                  <w:lang w:bidi="he-IL"/>
                </w:rPr>
                <w:delText>HSL</w:delText>
              </w:r>
            </w:del>
          </w:p>
        </w:tc>
      </w:tr>
      <w:tr w:rsidR="000D2AEF" w:rsidRPr="000D2AEF" w:rsidDel="002452B7" w:rsidTr="000D2AEF">
        <w:trPr>
          <w:trHeight w:val="255"/>
          <w:del w:id="63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633" w:author="thaodh" w:date="2013-04-11T14:34:00Z"/>
                <w:rFonts w:cs="Arial"/>
                <w:color w:val="000000"/>
                <w:sz w:val="20"/>
                <w:szCs w:val="20"/>
                <w:lang w:bidi="he-IL"/>
              </w:rPr>
            </w:pPr>
            <w:del w:id="634" w:author="thaodh" w:date="2013-04-11T14:34:00Z">
              <w:r w:rsidRPr="000D2AEF" w:rsidDel="002452B7">
                <w:rPr>
                  <w:rFonts w:cs="Arial"/>
                  <w:color w:val="000000"/>
                  <w:sz w:val="20"/>
                  <w:szCs w:val="20"/>
                  <w:lang w:bidi="he-IL"/>
                </w:rPr>
                <w:delText xml:space="preserve">            Signaling Span Type</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635" w:author="thaodh" w:date="2013-04-11T14:34:00Z"/>
                <w:rFonts w:cs="Arial"/>
                <w:color w:val="000000"/>
                <w:sz w:val="20"/>
                <w:szCs w:val="20"/>
                <w:lang w:bidi="he-IL"/>
              </w:rPr>
            </w:pPr>
            <w:del w:id="636" w:author="thaodh" w:date="2013-04-11T14:34:00Z">
              <w:r w:rsidRPr="000D2AEF" w:rsidDel="002452B7">
                <w:rPr>
                  <w:rFonts w:cs="Arial"/>
                  <w:color w:val="000000"/>
                  <w:sz w:val="20"/>
                  <w:szCs w:val="20"/>
                  <w:lang w:bidi="he-IL"/>
                </w:rPr>
                <w:delText>E1</w:delText>
              </w:r>
            </w:del>
          </w:p>
        </w:tc>
      </w:tr>
      <w:tr w:rsidR="000D2AEF" w:rsidRPr="000D2AEF" w:rsidDel="002452B7" w:rsidTr="000D2AEF">
        <w:trPr>
          <w:trHeight w:val="255"/>
          <w:del w:id="63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638" w:author="thaodh" w:date="2013-04-11T14:34:00Z"/>
                <w:rFonts w:cs="Arial"/>
                <w:color w:val="000000"/>
                <w:sz w:val="20"/>
                <w:szCs w:val="20"/>
                <w:lang w:bidi="he-IL"/>
              </w:rPr>
            </w:pPr>
            <w:del w:id="639" w:author="thaodh" w:date="2013-04-11T14:34:00Z">
              <w:r w:rsidRPr="000D2AEF" w:rsidDel="002452B7">
                <w:rPr>
                  <w:rFonts w:cs="Arial"/>
                  <w:color w:val="000000"/>
                  <w:sz w:val="20"/>
                  <w:szCs w:val="20"/>
                  <w:lang w:bidi="he-IL"/>
                </w:rPr>
                <w:delText xml:space="preserve">            Signaling Trunks per SGU (SLM per SGU Cluster)</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640" w:author="thaodh" w:date="2013-04-11T14:34:00Z"/>
                <w:rFonts w:cs="Arial"/>
                <w:color w:val="000000"/>
                <w:sz w:val="20"/>
                <w:szCs w:val="20"/>
                <w:lang w:bidi="he-IL"/>
              </w:rPr>
            </w:pPr>
            <w:del w:id="641" w:author="thaodh" w:date="2013-04-11T14:34:00Z">
              <w:r w:rsidRPr="000D2AEF" w:rsidDel="002452B7">
                <w:rPr>
                  <w:rFonts w:cs="Arial"/>
                  <w:color w:val="000000"/>
                  <w:sz w:val="20"/>
                  <w:szCs w:val="20"/>
                  <w:lang w:bidi="he-IL"/>
                </w:rPr>
                <w:delText>4</w:delText>
              </w:r>
            </w:del>
          </w:p>
        </w:tc>
      </w:tr>
      <w:tr w:rsidR="000D2AEF" w:rsidRPr="000D2AEF" w:rsidDel="002452B7" w:rsidTr="000D2AEF">
        <w:trPr>
          <w:trHeight w:val="255"/>
          <w:del w:id="64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643" w:author="thaodh" w:date="2013-04-11T14:34:00Z"/>
                <w:rFonts w:cs="Arial"/>
                <w:color w:val="000000"/>
                <w:sz w:val="20"/>
                <w:szCs w:val="20"/>
                <w:lang w:bidi="he-IL"/>
              </w:rPr>
            </w:pPr>
            <w:del w:id="644" w:author="thaodh" w:date="2013-04-11T14:34:00Z">
              <w:r w:rsidRPr="000D2AEF" w:rsidDel="002452B7">
                <w:rPr>
                  <w:rFonts w:cs="Arial"/>
                  <w:color w:val="000000"/>
                  <w:sz w:val="20"/>
                  <w:szCs w:val="20"/>
                  <w:lang w:bidi="he-IL"/>
                </w:rPr>
                <w:delText xml:space="preserve">            Signaling Link Erlangs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645" w:author="thaodh" w:date="2013-04-11T14:34:00Z"/>
                <w:rFonts w:cs="Arial"/>
                <w:color w:val="000000"/>
                <w:sz w:val="20"/>
                <w:szCs w:val="20"/>
                <w:lang w:bidi="he-IL"/>
              </w:rPr>
            </w:pPr>
            <w:del w:id="646" w:author="thaodh" w:date="2013-04-11T14:34:00Z">
              <w:r w:rsidRPr="000D2AEF" w:rsidDel="002452B7">
                <w:rPr>
                  <w:rFonts w:cs="Arial"/>
                  <w:color w:val="000000"/>
                  <w:sz w:val="20"/>
                  <w:szCs w:val="20"/>
                  <w:lang w:bidi="he-IL"/>
                </w:rPr>
                <w:delText>0.4</w:delText>
              </w:r>
            </w:del>
          </w:p>
        </w:tc>
      </w:tr>
      <w:tr w:rsidR="000D2AEF" w:rsidRPr="000D2AEF" w:rsidDel="002452B7" w:rsidTr="000D2AEF">
        <w:trPr>
          <w:trHeight w:val="255"/>
          <w:del w:id="64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648" w:author="thaodh" w:date="2013-04-11T14:34:00Z"/>
                <w:rFonts w:cs="Arial"/>
                <w:color w:val="000000"/>
                <w:sz w:val="20"/>
                <w:szCs w:val="20"/>
                <w:lang w:bidi="he-IL"/>
              </w:rPr>
            </w:pPr>
            <w:del w:id="649" w:author="thaodh" w:date="2013-04-11T14:34:00Z">
              <w:r w:rsidRPr="000D2AEF" w:rsidDel="002452B7">
                <w:rPr>
                  <w:rFonts w:cs="Arial"/>
                  <w:color w:val="000000"/>
                  <w:sz w:val="20"/>
                  <w:szCs w:val="20"/>
                  <w:lang w:bidi="he-IL"/>
                </w:rPr>
                <w:delText xml:space="preserve">            Bytes per Call</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650" w:author="thaodh" w:date="2013-04-11T14:34:00Z"/>
                <w:rFonts w:cs="Arial"/>
                <w:color w:val="000000"/>
                <w:sz w:val="20"/>
                <w:szCs w:val="20"/>
                <w:lang w:bidi="he-IL"/>
              </w:rPr>
            </w:pPr>
            <w:del w:id="651" w:author="thaodh" w:date="2013-04-11T14:34:00Z">
              <w:r w:rsidRPr="000D2AEF" w:rsidDel="002452B7">
                <w:rPr>
                  <w:rFonts w:cs="Arial"/>
                  <w:color w:val="000000"/>
                  <w:sz w:val="20"/>
                  <w:szCs w:val="20"/>
                  <w:lang w:bidi="he-IL"/>
                </w:rPr>
                <w:delText>600</w:delText>
              </w:r>
            </w:del>
          </w:p>
        </w:tc>
      </w:tr>
      <w:tr w:rsidR="000D2AEF" w:rsidRPr="000D2AEF" w:rsidDel="002452B7" w:rsidTr="000D2AEF">
        <w:trPr>
          <w:trHeight w:val="255"/>
          <w:del w:id="65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653" w:author="thaodh" w:date="2013-04-11T14:34:00Z"/>
                <w:rFonts w:cs="Arial"/>
                <w:color w:val="000000"/>
                <w:sz w:val="20"/>
                <w:szCs w:val="20"/>
                <w:lang w:bidi="he-IL"/>
              </w:rPr>
            </w:pPr>
            <w:del w:id="654" w:author="thaodh" w:date="2013-04-11T14:34:00Z">
              <w:r w:rsidRPr="000D2AEF" w:rsidDel="002452B7">
                <w:rPr>
                  <w:rFonts w:cs="Arial"/>
                  <w:color w:val="000000"/>
                  <w:sz w:val="20"/>
                  <w:szCs w:val="20"/>
                  <w:lang w:bidi="he-IL"/>
                </w:rPr>
                <w:delText xml:space="preserve">            Number of Point Codes (to communicate with)</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655" w:author="thaodh" w:date="2013-04-11T14:34:00Z"/>
                <w:rFonts w:cs="Arial"/>
                <w:color w:val="000000"/>
                <w:sz w:val="20"/>
                <w:szCs w:val="20"/>
                <w:lang w:bidi="he-IL"/>
              </w:rPr>
            </w:pPr>
            <w:del w:id="656" w:author="thaodh" w:date="2013-04-11T14:34:00Z">
              <w:r w:rsidRPr="000D2AEF" w:rsidDel="002452B7">
                <w:rPr>
                  <w:rFonts w:cs="Arial"/>
                  <w:color w:val="000000"/>
                  <w:sz w:val="20"/>
                  <w:szCs w:val="20"/>
                  <w:lang w:bidi="he-IL"/>
                </w:rPr>
                <w:delText>1</w:delText>
              </w:r>
            </w:del>
          </w:p>
        </w:tc>
      </w:tr>
      <w:tr w:rsidR="000D2AEF" w:rsidRPr="000D2AEF" w:rsidDel="002452B7" w:rsidTr="000D2AEF">
        <w:trPr>
          <w:trHeight w:val="255"/>
          <w:del w:id="657" w:author="thaodh" w:date="2013-04-11T14:34:00Z"/>
        </w:trPr>
        <w:tc>
          <w:tcPr>
            <w:tcW w:w="6300" w:type="dxa"/>
            <w:tcBorders>
              <w:top w:val="nil"/>
              <w:left w:val="single" w:sz="4" w:space="0" w:color="000000"/>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658" w:author="thaodh" w:date="2013-04-11T14:34:00Z"/>
                <w:rFonts w:cs="Arial"/>
                <w:b/>
                <w:bCs/>
                <w:color w:val="000000"/>
                <w:sz w:val="20"/>
                <w:szCs w:val="20"/>
                <w:lang w:bidi="he-IL"/>
              </w:rPr>
            </w:pPr>
            <w:del w:id="659" w:author="thaodh" w:date="2013-04-11T14:34:00Z">
              <w:r w:rsidRPr="000D2AEF" w:rsidDel="002452B7">
                <w:rPr>
                  <w:rFonts w:cs="Arial"/>
                  <w:b/>
                  <w:bCs/>
                  <w:color w:val="000000"/>
                  <w:sz w:val="20"/>
                  <w:szCs w:val="20"/>
                  <w:lang w:bidi="he-IL"/>
                </w:rPr>
                <w:delText xml:space="preserve">           CAMEL 2 Voice</w:delText>
              </w:r>
            </w:del>
          </w:p>
        </w:tc>
        <w:tc>
          <w:tcPr>
            <w:tcW w:w="1760" w:type="dxa"/>
            <w:tcBorders>
              <w:top w:val="nil"/>
              <w:left w:val="nil"/>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660" w:author="thaodh" w:date="2013-04-11T14:34:00Z"/>
                <w:rFonts w:cs="Arial"/>
                <w:b/>
                <w:bCs/>
                <w:color w:val="000000"/>
                <w:sz w:val="20"/>
                <w:szCs w:val="20"/>
                <w:lang w:bidi="he-IL"/>
              </w:rPr>
            </w:pPr>
            <w:del w:id="661" w:author="thaodh" w:date="2013-04-11T14:34:00Z">
              <w:r w:rsidRPr="000D2AEF" w:rsidDel="002452B7">
                <w:rPr>
                  <w:rFonts w:cs="Arial"/>
                  <w:b/>
                  <w:bCs/>
                  <w:color w:val="000000"/>
                  <w:sz w:val="20"/>
                  <w:szCs w:val="20"/>
                  <w:lang w:bidi="he-IL"/>
                </w:rPr>
                <w:delText> </w:delText>
              </w:r>
            </w:del>
          </w:p>
        </w:tc>
      </w:tr>
      <w:tr w:rsidR="000D2AEF" w:rsidRPr="000D2AEF" w:rsidDel="002452B7" w:rsidTr="000D2AEF">
        <w:trPr>
          <w:trHeight w:val="510"/>
          <w:del w:id="66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663" w:author="thaodh" w:date="2013-04-11T14:34:00Z"/>
                <w:rFonts w:cs="Arial"/>
                <w:color w:val="000000"/>
                <w:sz w:val="20"/>
                <w:szCs w:val="20"/>
                <w:lang w:bidi="he-IL"/>
              </w:rPr>
            </w:pPr>
            <w:del w:id="664" w:author="thaodh" w:date="2013-04-11T14:34:00Z">
              <w:r w:rsidRPr="000D2AEF" w:rsidDel="002452B7">
                <w:rPr>
                  <w:rFonts w:cs="Arial"/>
                  <w:color w:val="000000"/>
                  <w:sz w:val="20"/>
                  <w:szCs w:val="20"/>
                  <w:lang w:bidi="he-IL"/>
                </w:rPr>
                <w:delText xml:space="preserve">            Originating and Terminating Voice BHCA per Active Sub on GSM</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665" w:author="thaodh" w:date="2013-04-11T14:34:00Z"/>
                <w:rFonts w:cs="Arial"/>
                <w:color w:val="000000"/>
                <w:sz w:val="20"/>
                <w:szCs w:val="20"/>
                <w:lang w:bidi="he-IL"/>
              </w:rPr>
            </w:pPr>
            <w:del w:id="666" w:author="thaodh" w:date="2013-04-11T14:34:00Z">
              <w:r w:rsidRPr="000D2AEF" w:rsidDel="002452B7">
                <w:rPr>
                  <w:rFonts w:cs="Arial"/>
                  <w:color w:val="000000"/>
                  <w:sz w:val="20"/>
                  <w:szCs w:val="20"/>
                  <w:lang w:bidi="he-IL"/>
                </w:rPr>
                <w:delText>1</w:delText>
              </w:r>
            </w:del>
          </w:p>
        </w:tc>
      </w:tr>
      <w:tr w:rsidR="000D2AEF" w:rsidRPr="000D2AEF" w:rsidDel="002452B7" w:rsidTr="000D2AEF">
        <w:trPr>
          <w:trHeight w:val="510"/>
          <w:del w:id="66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668" w:author="thaodh" w:date="2013-04-11T14:34:00Z"/>
                <w:rFonts w:cs="Arial"/>
                <w:color w:val="000000"/>
                <w:sz w:val="20"/>
                <w:szCs w:val="20"/>
                <w:lang w:bidi="he-IL"/>
              </w:rPr>
            </w:pPr>
            <w:del w:id="669" w:author="thaodh" w:date="2013-04-11T14:34:00Z">
              <w:r w:rsidRPr="000D2AEF" w:rsidDel="002452B7">
                <w:rPr>
                  <w:rFonts w:cs="Arial"/>
                  <w:color w:val="000000"/>
                  <w:sz w:val="20"/>
                  <w:szCs w:val="20"/>
                  <w:lang w:bidi="he-IL"/>
                </w:rPr>
                <w:lastRenderedPageBreak/>
                <w:delText xml:space="preserve">            Average Call Holding Time (Seconds) after the Call is answered</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670" w:author="thaodh" w:date="2013-04-11T14:34:00Z"/>
                <w:rFonts w:cs="Arial"/>
                <w:color w:val="000000"/>
                <w:sz w:val="20"/>
                <w:szCs w:val="20"/>
                <w:lang w:bidi="he-IL"/>
              </w:rPr>
            </w:pPr>
            <w:del w:id="671" w:author="thaodh" w:date="2013-04-11T14:34:00Z">
              <w:r w:rsidRPr="000D2AEF" w:rsidDel="002452B7">
                <w:rPr>
                  <w:rFonts w:cs="Arial"/>
                  <w:color w:val="000000"/>
                  <w:sz w:val="20"/>
                  <w:szCs w:val="20"/>
                  <w:lang w:bidi="he-IL"/>
                </w:rPr>
                <w:delText>90</w:delText>
              </w:r>
            </w:del>
          </w:p>
        </w:tc>
      </w:tr>
      <w:tr w:rsidR="000D2AEF" w:rsidRPr="000D2AEF" w:rsidDel="002452B7" w:rsidTr="000D2AEF">
        <w:trPr>
          <w:trHeight w:val="255"/>
          <w:del w:id="67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673" w:author="thaodh" w:date="2013-04-11T14:34:00Z"/>
                <w:rFonts w:cs="Arial"/>
                <w:color w:val="000000"/>
                <w:sz w:val="20"/>
                <w:szCs w:val="20"/>
                <w:lang w:bidi="he-IL"/>
              </w:rPr>
            </w:pPr>
            <w:del w:id="674" w:author="thaodh" w:date="2013-04-11T14:34:00Z">
              <w:r w:rsidRPr="000D2AEF" w:rsidDel="002452B7">
                <w:rPr>
                  <w:rFonts w:cs="Arial"/>
                  <w:color w:val="000000"/>
                  <w:sz w:val="20"/>
                  <w:szCs w:val="20"/>
                  <w:lang w:bidi="he-IL"/>
                </w:rPr>
                <w:delText xml:space="preserve">            Average Call Completion Rate</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675" w:author="thaodh" w:date="2013-04-11T14:34:00Z"/>
                <w:rFonts w:cs="Arial"/>
                <w:color w:val="000000"/>
                <w:sz w:val="20"/>
                <w:szCs w:val="20"/>
                <w:lang w:bidi="he-IL"/>
              </w:rPr>
            </w:pPr>
            <w:del w:id="676" w:author="thaodh" w:date="2013-04-11T14:34:00Z">
              <w:r w:rsidRPr="000D2AEF" w:rsidDel="002452B7">
                <w:rPr>
                  <w:rFonts w:cs="Arial"/>
                  <w:color w:val="000000"/>
                  <w:sz w:val="20"/>
                  <w:szCs w:val="20"/>
                  <w:lang w:bidi="he-IL"/>
                </w:rPr>
                <w:delText>67%</w:delText>
              </w:r>
            </w:del>
          </w:p>
        </w:tc>
      </w:tr>
      <w:tr w:rsidR="000D2AEF" w:rsidRPr="000D2AEF" w:rsidDel="002452B7" w:rsidTr="000D2AEF">
        <w:trPr>
          <w:trHeight w:val="255"/>
          <w:del w:id="67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678" w:author="thaodh" w:date="2013-04-11T14:34:00Z"/>
                <w:rFonts w:cs="Arial"/>
                <w:color w:val="000000"/>
                <w:sz w:val="20"/>
                <w:szCs w:val="20"/>
                <w:lang w:bidi="he-IL"/>
              </w:rPr>
            </w:pPr>
            <w:del w:id="679" w:author="thaodh" w:date="2013-04-11T14:34:00Z">
              <w:r w:rsidRPr="000D2AEF" w:rsidDel="002452B7">
                <w:rPr>
                  <w:rFonts w:cs="Arial"/>
                  <w:color w:val="000000"/>
                  <w:sz w:val="20"/>
                  <w:szCs w:val="20"/>
                  <w:lang w:bidi="he-IL"/>
                </w:rPr>
                <w:delText xml:space="preserve">            % of Voice Call with Reservations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680" w:author="thaodh" w:date="2013-04-11T14:34:00Z"/>
                <w:rFonts w:cs="Arial"/>
                <w:color w:val="000000"/>
                <w:sz w:val="20"/>
                <w:szCs w:val="20"/>
                <w:lang w:bidi="he-IL"/>
              </w:rPr>
            </w:pPr>
            <w:del w:id="681" w:author="thaodh" w:date="2013-04-11T14:34:00Z">
              <w:r w:rsidRPr="000D2AEF" w:rsidDel="002452B7">
                <w:rPr>
                  <w:rFonts w:cs="Arial"/>
                  <w:color w:val="000000"/>
                  <w:sz w:val="20"/>
                  <w:szCs w:val="20"/>
                  <w:lang w:bidi="he-IL"/>
                </w:rPr>
                <w:delText>10%</w:delText>
              </w:r>
            </w:del>
          </w:p>
        </w:tc>
      </w:tr>
      <w:tr w:rsidR="000D2AEF" w:rsidRPr="000D2AEF" w:rsidDel="002452B7" w:rsidTr="000D2AEF">
        <w:trPr>
          <w:trHeight w:val="255"/>
          <w:del w:id="68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683" w:author="thaodh" w:date="2013-04-11T14:34:00Z"/>
                <w:rFonts w:cs="Arial"/>
                <w:color w:val="000000"/>
                <w:sz w:val="20"/>
                <w:szCs w:val="20"/>
                <w:lang w:bidi="he-IL"/>
              </w:rPr>
            </w:pPr>
            <w:del w:id="684" w:author="thaodh" w:date="2013-04-11T14:34:00Z">
              <w:r w:rsidRPr="000D2AEF" w:rsidDel="002452B7">
                <w:rPr>
                  <w:rFonts w:cs="Arial"/>
                  <w:color w:val="000000"/>
                  <w:sz w:val="20"/>
                  <w:szCs w:val="20"/>
                  <w:lang w:bidi="he-IL"/>
                </w:rPr>
                <w:delText xml:space="preserve">            Reservation Interval (Seconds)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685" w:author="thaodh" w:date="2013-04-11T14:34:00Z"/>
                <w:rFonts w:cs="Arial"/>
                <w:color w:val="000000"/>
                <w:sz w:val="20"/>
                <w:szCs w:val="20"/>
                <w:lang w:bidi="he-IL"/>
              </w:rPr>
            </w:pPr>
            <w:del w:id="686" w:author="thaodh" w:date="2013-04-11T14:34:00Z">
              <w:r w:rsidRPr="000D2AEF" w:rsidDel="002452B7">
                <w:rPr>
                  <w:rFonts w:cs="Arial"/>
                  <w:color w:val="000000"/>
                  <w:sz w:val="20"/>
                  <w:szCs w:val="20"/>
                  <w:lang w:bidi="he-IL"/>
                </w:rPr>
                <w:delText>300</w:delText>
              </w:r>
            </w:del>
          </w:p>
        </w:tc>
      </w:tr>
      <w:tr w:rsidR="000D2AEF" w:rsidRPr="000D2AEF" w:rsidDel="002452B7" w:rsidTr="000D2AEF">
        <w:trPr>
          <w:trHeight w:val="255"/>
          <w:del w:id="68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688" w:author="thaodh" w:date="2013-04-11T14:34:00Z"/>
                <w:rFonts w:cs="Arial"/>
                <w:color w:val="000000"/>
                <w:sz w:val="20"/>
                <w:szCs w:val="20"/>
                <w:lang w:bidi="he-IL"/>
              </w:rPr>
            </w:pPr>
            <w:del w:id="689" w:author="thaodh" w:date="2013-04-11T14:34:00Z">
              <w:r w:rsidRPr="000D2AEF" w:rsidDel="002452B7">
                <w:rPr>
                  <w:rFonts w:cs="Arial"/>
                  <w:color w:val="000000"/>
                  <w:sz w:val="20"/>
                  <w:szCs w:val="20"/>
                  <w:lang w:bidi="he-IL"/>
                </w:rPr>
                <w:delText xml:space="preserve">            Activity Based Notifications (% of Completed Voice Calls)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690" w:author="thaodh" w:date="2013-04-11T14:34:00Z"/>
                <w:rFonts w:cs="Arial"/>
                <w:color w:val="000000"/>
                <w:sz w:val="20"/>
                <w:szCs w:val="20"/>
                <w:lang w:bidi="he-IL"/>
              </w:rPr>
            </w:pPr>
            <w:del w:id="691" w:author="thaodh" w:date="2013-04-11T14:34:00Z">
              <w:r w:rsidRPr="000D2AEF" w:rsidDel="002452B7">
                <w:rPr>
                  <w:rFonts w:cs="Arial"/>
                  <w:color w:val="000000"/>
                  <w:sz w:val="20"/>
                  <w:szCs w:val="20"/>
                  <w:lang w:bidi="he-IL"/>
                </w:rPr>
                <w:delText>5%</w:delText>
              </w:r>
            </w:del>
          </w:p>
        </w:tc>
      </w:tr>
      <w:tr w:rsidR="000D2AEF" w:rsidRPr="000D2AEF" w:rsidDel="002452B7" w:rsidTr="000D2AEF">
        <w:trPr>
          <w:trHeight w:val="255"/>
          <w:del w:id="69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693" w:author="thaodh" w:date="2013-04-11T14:34:00Z"/>
                <w:rFonts w:cs="Arial"/>
                <w:color w:val="000000"/>
                <w:sz w:val="20"/>
                <w:szCs w:val="20"/>
                <w:lang w:bidi="he-IL"/>
              </w:rPr>
            </w:pPr>
            <w:del w:id="694" w:author="thaodh" w:date="2013-04-11T14:34:00Z">
              <w:r w:rsidRPr="000D2AEF" w:rsidDel="002452B7">
                <w:rPr>
                  <w:rFonts w:cs="Arial"/>
                  <w:color w:val="000000"/>
                  <w:sz w:val="20"/>
                  <w:szCs w:val="20"/>
                  <w:lang w:bidi="he-IL"/>
                </w:rPr>
                <w:delText xml:space="preserve">            Usage Based Notifications (% of Completed Voice Calls)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695" w:author="thaodh" w:date="2013-04-11T14:34:00Z"/>
                <w:rFonts w:cs="Arial"/>
                <w:color w:val="000000"/>
                <w:sz w:val="20"/>
                <w:szCs w:val="20"/>
                <w:lang w:bidi="he-IL"/>
              </w:rPr>
            </w:pPr>
            <w:del w:id="696" w:author="thaodh" w:date="2013-04-11T14:34:00Z">
              <w:r w:rsidRPr="000D2AEF" w:rsidDel="002452B7">
                <w:rPr>
                  <w:rFonts w:cs="Arial"/>
                  <w:color w:val="000000"/>
                  <w:sz w:val="20"/>
                  <w:szCs w:val="20"/>
                  <w:lang w:bidi="he-IL"/>
                </w:rPr>
                <w:delText>5%</w:delText>
              </w:r>
            </w:del>
          </w:p>
        </w:tc>
      </w:tr>
      <w:tr w:rsidR="000D2AEF" w:rsidRPr="000D2AEF" w:rsidDel="002452B7" w:rsidTr="000D2AEF">
        <w:trPr>
          <w:trHeight w:val="255"/>
          <w:del w:id="69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698" w:author="thaodh" w:date="2013-04-11T14:34:00Z"/>
                <w:rFonts w:cs="Arial"/>
                <w:color w:val="000000"/>
                <w:sz w:val="20"/>
                <w:szCs w:val="20"/>
                <w:lang w:bidi="he-IL"/>
              </w:rPr>
            </w:pPr>
            <w:del w:id="699" w:author="thaodh" w:date="2013-04-11T14:34:00Z">
              <w:r w:rsidRPr="000D2AEF" w:rsidDel="002452B7">
                <w:rPr>
                  <w:rFonts w:cs="Arial"/>
                  <w:color w:val="000000"/>
                  <w:sz w:val="20"/>
                  <w:szCs w:val="20"/>
                  <w:lang w:bidi="he-IL"/>
                </w:rPr>
                <w:delText xml:space="preserve">            Days to Retain the Rated Usage for Voice Calls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700" w:author="thaodh" w:date="2013-04-11T14:34:00Z"/>
                <w:rFonts w:cs="Arial"/>
                <w:color w:val="000000"/>
                <w:sz w:val="20"/>
                <w:szCs w:val="20"/>
                <w:lang w:bidi="he-IL"/>
              </w:rPr>
            </w:pPr>
            <w:del w:id="701" w:author="thaodh" w:date="2013-04-11T14:34:00Z">
              <w:r w:rsidRPr="000D2AEF" w:rsidDel="002452B7">
                <w:rPr>
                  <w:rFonts w:cs="Arial"/>
                  <w:color w:val="000000"/>
                  <w:sz w:val="20"/>
                  <w:szCs w:val="20"/>
                  <w:lang w:bidi="he-IL"/>
                </w:rPr>
                <w:delText>7</w:delText>
              </w:r>
            </w:del>
          </w:p>
        </w:tc>
      </w:tr>
      <w:tr w:rsidR="000D2AEF" w:rsidRPr="000D2AEF" w:rsidDel="002452B7" w:rsidTr="000D2AEF">
        <w:trPr>
          <w:trHeight w:val="255"/>
          <w:del w:id="70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703" w:author="thaodh" w:date="2013-04-11T14:34:00Z"/>
                <w:rFonts w:cs="Arial"/>
                <w:color w:val="000000"/>
                <w:sz w:val="20"/>
                <w:szCs w:val="20"/>
                <w:lang w:bidi="he-IL"/>
              </w:rPr>
            </w:pPr>
            <w:del w:id="704" w:author="thaodh" w:date="2013-04-11T14:34:00Z">
              <w:r w:rsidRPr="000D2AEF" w:rsidDel="002452B7">
                <w:rPr>
                  <w:rFonts w:cs="Arial"/>
                  <w:color w:val="000000"/>
                  <w:sz w:val="20"/>
                  <w:szCs w:val="20"/>
                  <w:lang w:bidi="he-IL"/>
                </w:rPr>
                <w:delText xml:space="preserve">            Days to Retain the SLU CDR for Voice Calls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705" w:author="thaodh" w:date="2013-04-11T14:34:00Z"/>
                <w:rFonts w:cs="Arial"/>
                <w:color w:val="000000"/>
                <w:sz w:val="20"/>
                <w:szCs w:val="20"/>
                <w:lang w:bidi="he-IL"/>
              </w:rPr>
            </w:pPr>
            <w:del w:id="706" w:author="thaodh" w:date="2013-04-11T14:34:00Z">
              <w:r w:rsidRPr="000D2AEF" w:rsidDel="002452B7">
                <w:rPr>
                  <w:rFonts w:cs="Arial"/>
                  <w:color w:val="000000"/>
                  <w:sz w:val="20"/>
                  <w:szCs w:val="20"/>
                  <w:lang w:bidi="he-IL"/>
                </w:rPr>
                <w:delText>2</w:delText>
              </w:r>
            </w:del>
          </w:p>
        </w:tc>
      </w:tr>
      <w:tr w:rsidR="000D2AEF" w:rsidRPr="000D2AEF" w:rsidDel="002452B7" w:rsidTr="000D2AEF">
        <w:trPr>
          <w:trHeight w:val="255"/>
          <w:del w:id="707" w:author="thaodh" w:date="2013-04-11T14:34:00Z"/>
        </w:trPr>
        <w:tc>
          <w:tcPr>
            <w:tcW w:w="6300" w:type="dxa"/>
            <w:tcBorders>
              <w:top w:val="nil"/>
              <w:left w:val="single" w:sz="4" w:space="0" w:color="000000"/>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708" w:author="thaodh" w:date="2013-04-11T14:34:00Z"/>
                <w:rFonts w:cs="Arial"/>
                <w:b/>
                <w:bCs/>
                <w:color w:val="000000"/>
                <w:sz w:val="20"/>
                <w:szCs w:val="20"/>
                <w:lang w:bidi="he-IL"/>
              </w:rPr>
            </w:pPr>
            <w:del w:id="709" w:author="thaodh" w:date="2013-04-11T14:34:00Z">
              <w:r w:rsidRPr="000D2AEF" w:rsidDel="002452B7">
                <w:rPr>
                  <w:rFonts w:cs="Arial"/>
                  <w:b/>
                  <w:bCs/>
                  <w:color w:val="000000"/>
                  <w:sz w:val="20"/>
                  <w:szCs w:val="20"/>
                  <w:lang w:bidi="he-IL"/>
                </w:rPr>
                <w:delText xml:space="preserve">           Pre-Call Announcements</w:delText>
              </w:r>
            </w:del>
          </w:p>
        </w:tc>
        <w:tc>
          <w:tcPr>
            <w:tcW w:w="1760" w:type="dxa"/>
            <w:tcBorders>
              <w:top w:val="nil"/>
              <w:left w:val="nil"/>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710" w:author="thaodh" w:date="2013-04-11T14:34:00Z"/>
                <w:rFonts w:cs="Arial"/>
                <w:b/>
                <w:bCs/>
                <w:color w:val="000000"/>
                <w:sz w:val="20"/>
                <w:szCs w:val="20"/>
                <w:lang w:bidi="he-IL"/>
              </w:rPr>
            </w:pPr>
            <w:del w:id="711" w:author="thaodh" w:date="2013-04-11T14:34:00Z">
              <w:r w:rsidRPr="000D2AEF" w:rsidDel="002452B7">
                <w:rPr>
                  <w:rFonts w:cs="Arial"/>
                  <w:b/>
                  <w:bCs/>
                  <w:color w:val="000000"/>
                  <w:sz w:val="20"/>
                  <w:szCs w:val="20"/>
                  <w:lang w:bidi="he-IL"/>
                </w:rPr>
                <w:delText> </w:delText>
              </w:r>
            </w:del>
          </w:p>
        </w:tc>
      </w:tr>
      <w:tr w:rsidR="000D2AEF" w:rsidRPr="000D2AEF" w:rsidDel="002452B7" w:rsidTr="000D2AEF">
        <w:trPr>
          <w:trHeight w:val="255"/>
          <w:del w:id="71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713" w:author="thaodh" w:date="2013-04-11T14:34:00Z"/>
                <w:rFonts w:cs="Arial"/>
                <w:color w:val="000000"/>
                <w:sz w:val="20"/>
                <w:szCs w:val="20"/>
                <w:lang w:bidi="he-IL"/>
              </w:rPr>
            </w:pPr>
            <w:del w:id="714" w:author="thaodh" w:date="2013-04-11T14:34:00Z">
              <w:r w:rsidRPr="000D2AEF" w:rsidDel="002452B7">
                <w:rPr>
                  <w:rFonts w:cs="Arial"/>
                  <w:color w:val="000000"/>
                  <w:sz w:val="20"/>
                  <w:szCs w:val="20"/>
                  <w:lang w:bidi="he-IL"/>
                </w:rPr>
                <w:delText xml:space="preserve">            IVR Architecture</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715" w:author="thaodh" w:date="2013-04-11T14:34:00Z"/>
                <w:rFonts w:cs="Arial"/>
                <w:color w:val="000000"/>
                <w:sz w:val="20"/>
                <w:szCs w:val="20"/>
                <w:lang w:bidi="he-IL"/>
              </w:rPr>
            </w:pPr>
            <w:del w:id="716" w:author="thaodh" w:date="2013-04-11T14:34:00Z">
              <w:r w:rsidRPr="000D2AEF" w:rsidDel="002452B7">
                <w:rPr>
                  <w:rFonts w:cs="Arial"/>
                  <w:color w:val="000000"/>
                  <w:sz w:val="20"/>
                  <w:szCs w:val="20"/>
                  <w:lang w:bidi="he-IL"/>
                </w:rPr>
                <w:delText>Dumb IP</w:delText>
              </w:r>
            </w:del>
          </w:p>
        </w:tc>
      </w:tr>
      <w:tr w:rsidR="000D2AEF" w:rsidRPr="000D2AEF" w:rsidDel="002452B7" w:rsidTr="000D2AEF">
        <w:trPr>
          <w:trHeight w:val="255"/>
          <w:del w:id="71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718" w:author="thaodh" w:date="2013-04-11T14:34:00Z"/>
                <w:rFonts w:cs="Arial"/>
                <w:color w:val="000000"/>
                <w:sz w:val="20"/>
                <w:szCs w:val="20"/>
                <w:lang w:bidi="he-IL"/>
              </w:rPr>
            </w:pPr>
            <w:del w:id="719" w:author="thaodh" w:date="2013-04-11T14:34:00Z">
              <w:r w:rsidRPr="000D2AEF" w:rsidDel="002452B7">
                <w:rPr>
                  <w:rFonts w:cs="Arial"/>
                  <w:color w:val="000000"/>
                  <w:sz w:val="20"/>
                  <w:szCs w:val="20"/>
                  <w:lang w:bidi="he-IL"/>
                </w:rPr>
                <w:delText xml:space="preserve">            Pre-call Announcements (% of Voice Calls)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720" w:author="thaodh" w:date="2013-04-11T14:34:00Z"/>
                <w:rFonts w:cs="Arial"/>
                <w:color w:val="000000"/>
                <w:sz w:val="20"/>
                <w:szCs w:val="20"/>
                <w:lang w:bidi="he-IL"/>
              </w:rPr>
            </w:pPr>
            <w:del w:id="721" w:author="thaodh" w:date="2013-04-11T14:34:00Z">
              <w:r w:rsidRPr="000D2AEF" w:rsidDel="002452B7">
                <w:rPr>
                  <w:rFonts w:cs="Arial"/>
                  <w:color w:val="000000"/>
                  <w:sz w:val="20"/>
                  <w:szCs w:val="20"/>
                  <w:lang w:bidi="he-IL"/>
                </w:rPr>
                <w:delText>1%</w:delText>
              </w:r>
            </w:del>
          </w:p>
        </w:tc>
      </w:tr>
      <w:tr w:rsidR="000D2AEF" w:rsidRPr="000D2AEF" w:rsidDel="002452B7" w:rsidTr="000D2AEF">
        <w:trPr>
          <w:trHeight w:val="255"/>
          <w:del w:id="72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723" w:author="thaodh" w:date="2013-04-11T14:34:00Z"/>
                <w:rFonts w:cs="Arial"/>
                <w:color w:val="000000"/>
                <w:sz w:val="20"/>
                <w:szCs w:val="20"/>
                <w:lang w:bidi="he-IL"/>
              </w:rPr>
            </w:pPr>
            <w:del w:id="724" w:author="thaodh" w:date="2013-04-11T14:34:00Z">
              <w:r w:rsidRPr="000D2AEF" w:rsidDel="002452B7">
                <w:rPr>
                  <w:rFonts w:cs="Arial"/>
                  <w:color w:val="000000"/>
                  <w:sz w:val="20"/>
                  <w:szCs w:val="20"/>
                  <w:lang w:bidi="he-IL"/>
                </w:rPr>
                <w:delText xml:space="preserve">            Pre-call Announcements Length (Seconds)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725" w:author="thaodh" w:date="2013-04-11T14:34:00Z"/>
                <w:rFonts w:cs="Arial"/>
                <w:color w:val="000000"/>
                <w:sz w:val="20"/>
                <w:szCs w:val="20"/>
                <w:lang w:bidi="he-IL"/>
              </w:rPr>
            </w:pPr>
            <w:del w:id="726" w:author="thaodh" w:date="2013-04-11T14:34:00Z">
              <w:r w:rsidRPr="000D2AEF" w:rsidDel="002452B7">
                <w:rPr>
                  <w:rFonts w:cs="Arial"/>
                  <w:color w:val="000000"/>
                  <w:sz w:val="20"/>
                  <w:szCs w:val="20"/>
                  <w:lang w:bidi="he-IL"/>
                </w:rPr>
                <w:delText>10</w:delText>
              </w:r>
            </w:del>
          </w:p>
        </w:tc>
      </w:tr>
      <w:tr w:rsidR="000D2AEF" w:rsidRPr="000D2AEF" w:rsidDel="002452B7" w:rsidTr="000D2AEF">
        <w:trPr>
          <w:trHeight w:val="255"/>
          <w:del w:id="727" w:author="thaodh" w:date="2013-04-11T14:34:00Z"/>
        </w:trPr>
        <w:tc>
          <w:tcPr>
            <w:tcW w:w="6300" w:type="dxa"/>
            <w:tcBorders>
              <w:top w:val="nil"/>
              <w:left w:val="single" w:sz="4" w:space="0" w:color="000000"/>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728" w:author="thaodh" w:date="2013-04-11T14:34:00Z"/>
                <w:rFonts w:cs="Arial"/>
                <w:b/>
                <w:bCs/>
                <w:color w:val="000000"/>
                <w:sz w:val="20"/>
                <w:szCs w:val="20"/>
                <w:lang w:bidi="he-IL"/>
              </w:rPr>
            </w:pPr>
            <w:del w:id="729" w:author="thaodh" w:date="2013-04-11T14:34:00Z">
              <w:r w:rsidRPr="000D2AEF" w:rsidDel="002452B7">
                <w:rPr>
                  <w:rFonts w:cs="Arial"/>
                  <w:b/>
                  <w:bCs/>
                  <w:color w:val="000000"/>
                  <w:sz w:val="20"/>
                  <w:szCs w:val="20"/>
                  <w:lang w:bidi="he-IL"/>
                </w:rPr>
                <w:delText xml:space="preserve">           CAMEL 3 SMS</w:delText>
              </w:r>
            </w:del>
          </w:p>
        </w:tc>
        <w:tc>
          <w:tcPr>
            <w:tcW w:w="1760" w:type="dxa"/>
            <w:tcBorders>
              <w:top w:val="nil"/>
              <w:left w:val="nil"/>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730" w:author="thaodh" w:date="2013-04-11T14:34:00Z"/>
                <w:rFonts w:cs="Arial"/>
                <w:b/>
                <w:bCs/>
                <w:color w:val="000000"/>
                <w:sz w:val="20"/>
                <w:szCs w:val="20"/>
                <w:lang w:bidi="he-IL"/>
              </w:rPr>
            </w:pPr>
            <w:del w:id="731" w:author="thaodh" w:date="2013-04-11T14:34:00Z">
              <w:r w:rsidRPr="000D2AEF" w:rsidDel="002452B7">
                <w:rPr>
                  <w:rFonts w:cs="Arial"/>
                  <w:b/>
                  <w:bCs/>
                  <w:color w:val="000000"/>
                  <w:sz w:val="20"/>
                  <w:szCs w:val="20"/>
                  <w:lang w:bidi="he-IL"/>
                </w:rPr>
                <w:delText>TRUE</w:delText>
              </w:r>
            </w:del>
          </w:p>
        </w:tc>
      </w:tr>
      <w:tr w:rsidR="000D2AEF" w:rsidRPr="000D2AEF" w:rsidDel="002452B7" w:rsidTr="000D2AEF">
        <w:trPr>
          <w:trHeight w:val="255"/>
          <w:del w:id="73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733" w:author="thaodh" w:date="2013-04-11T14:34:00Z"/>
                <w:rFonts w:cs="Arial"/>
                <w:color w:val="000000"/>
                <w:sz w:val="20"/>
                <w:szCs w:val="20"/>
                <w:lang w:bidi="he-IL"/>
              </w:rPr>
            </w:pPr>
            <w:del w:id="734" w:author="thaodh" w:date="2013-04-11T14:34:00Z">
              <w:r w:rsidRPr="000D2AEF" w:rsidDel="002452B7">
                <w:rPr>
                  <w:rFonts w:cs="Arial"/>
                  <w:color w:val="000000"/>
                  <w:sz w:val="20"/>
                  <w:szCs w:val="20"/>
                  <w:lang w:bidi="he-IL"/>
                </w:rPr>
                <w:delText xml:space="preserve">            CAMEL 3 SMS Subs (% of Active Real-Time Subs on GSM)</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735" w:author="thaodh" w:date="2013-04-11T14:34:00Z"/>
                <w:rFonts w:cs="Arial"/>
                <w:color w:val="000000"/>
                <w:sz w:val="20"/>
                <w:szCs w:val="20"/>
                <w:lang w:bidi="he-IL"/>
              </w:rPr>
            </w:pPr>
            <w:del w:id="736" w:author="thaodh" w:date="2013-04-11T14:34:00Z">
              <w:r w:rsidRPr="000D2AEF" w:rsidDel="002452B7">
                <w:rPr>
                  <w:rFonts w:cs="Arial"/>
                  <w:color w:val="000000"/>
                  <w:sz w:val="20"/>
                  <w:szCs w:val="20"/>
                  <w:lang w:bidi="he-IL"/>
                </w:rPr>
                <w:delText>100%</w:delText>
              </w:r>
            </w:del>
          </w:p>
        </w:tc>
      </w:tr>
      <w:tr w:rsidR="000D2AEF" w:rsidRPr="000D2AEF" w:rsidDel="002452B7" w:rsidTr="000D2AEF">
        <w:trPr>
          <w:trHeight w:val="255"/>
          <w:del w:id="73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738" w:author="thaodh" w:date="2013-04-11T14:34:00Z"/>
                <w:rFonts w:cs="Arial"/>
                <w:color w:val="000000"/>
                <w:sz w:val="20"/>
                <w:szCs w:val="20"/>
                <w:lang w:bidi="he-IL"/>
              </w:rPr>
            </w:pPr>
            <w:del w:id="739" w:author="thaodh" w:date="2013-04-11T14:34:00Z">
              <w:r w:rsidRPr="000D2AEF" w:rsidDel="002452B7">
                <w:rPr>
                  <w:rFonts w:cs="Arial"/>
                  <w:color w:val="000000"/>
                  <w:sz w:val="20"/>
                  <w:szCs w:val="20"/>
                  <w:lang w:bidi="he-IL"/>
                </w:rPr>
                <w:delText xml:space="preserve">            CAMEL 3 BHSM per CAMEL 3 SMS Sub</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740" w:author="thaodh" w:date="2013-04-11T14:34:00Z"/>
                <w:rFonts w:cs="Arial"/>
                <w:color w:val="000000"/>
                <w:sz w:val="20"/>
                <w:szCs w:val="20"/>
                <w:lang w:bidi="he-IL"/>
              </w:rPr>
            </w:pPr>
            <w:del w:id="741" w:author="thaodh" w:date="2013-04-11T14:34:00Z">
              <w:r w:rsidRPr="000D2AEF" w:rsidDel="002452B7">
                <w:rPr>
                  <w:rFonts w:cs="Arial"/>
                  <w:color w:val="000000"/>
                  <w:sz w:val="20"/>
                  <w:szCs w:val="20"/>
                  <w:lang w:bidi="he-IL"/>
                </w:rPr>
                <w:delText>0.3</w:delText>
              </w:r>
            </w:del>
          </w:p>
        </w:tc>
      </w:tr>
      <w:tr w:rsidR="000D2AEF" w:rsidRPr="000D2AEF" w:rsidDel="002452B7" w:rsidTr="000D2AEF">
        <w:trPr>
          <w:trHeight w:val="255"/>
          <w:del w:id="74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743" w:author="thaodh" w:date="2013-04-11T14:34:00Z"/>
                <w:rFonts w:cs="Arial"/>
                <w:color w:val="000000"/>
                <w:sz w:val="20"/>
                <w:szCs w:val="20"/>
                <w:lang w:bidi="he-IL"/>
              </w:rPr>
            </w:pPr>
            <w:del w:id="744" w:author="thaodh" w:date="2013-04-11T14:34:00Z">
              <w:r w:rsidRPr="000D2AEF" w:rsidDel="002452B7">
                <w:rPr>
                  <w:rFonts w:cs="Arial"/>
                  <w:color w:val="000000"/>
                  <w:sz w:val="20"/>
                  <w:szCs w:val="20"/>
                  <w:lang w:bidi="he-IL"/>
                </w:rPr>
                <w:delText xml:space="preserve">            Activity Based Notifications (% of CAMEL 3 SMS)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745" w:author="thaodh" w:date="2013-04-11T14:34:00Z"/>
                <w:rFonts w:cs="Arial"/>
                <w:color w:val="000000"/>
                <w:sz w:val="20"/>
                <w:szCs w:val="20"/>
                <w:lang w:bidi="he-IL"/>
              </w:rPr>
            </w:pPr>
            <w:del w:id="746" w:author="thaodh" w:date="2013-04-11T14:34:00Z">
              <w:r w:rsidRPr="000D2AEF" w:rsidDel="002452B7">
                <w:rPr>
                  <w:rFonts w:cs="Arial"/>
                  <w:color w:val="000000"/>
                  <w:sz w:val="20"/>
                  <w:szCs w:val="20"/>
                  <w:lang w:bidi="he-IL"/>
                </w:rPr>
                <w:delText>5%</w:delText>
              </w:r>
            </w:del>
          </w:p>
        </w:tc>
      </w:tr>
      <w:tr w:rsidR="000D2AEF" w:rsidRPr="000D2AEF" w:rsidDel="002452B7" w:rsidTr="000D2AEF">
        <w:trPr>
          <w:trHeight w:val="510"/>
          <w:del w:id="74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748" w:author="thaodh" w:date="2013-04-11T14:34:00Z"/>
                <w:rFonts w:cs="Arial"/>
                <w:color w:val="000000"/>
                <w:sz w:val="20"/>
                <w:szCs w:val="20"/>
                <w:lang w:bidi="he-IL"/>
              </w:rPr>
            </w:pPr>
            <w:del w:id="749" w:author="thaodh" w:date="2013-04-11T14:34:00Z">
              <w:r w:rsidRPr="000D2AEF" w:rsidDel="002452B7">
                <w:rPr>
                  <w:rFonts w:cs="Arial"/>
                  <w:color w:val="000000"/>
                  <w:sz w:val="20"/>
                  <w:szCs w:val="20"/>
                  <w:lang w:bidi="he-IL"/>
                </w:rPr>
                <w:delText xml:space="preserve">            Usage Based Promotional Notifications (% of CAMEL 3 SMS)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750" w:author="thaodh" w:date="2013-04-11T14:34:00Z"/>
                <w:rFonts w:cs="Arial"/>
                <w:color w:val="000000"/>
                <w:sz w:val="20"/>
                <w:szCs w:val="20"/>
                <w:lang w:bidi="he-IL"/>
              </w:rPr>
            </w:pPr>
            <w:del w:id="751" w:author="thaodh" w:date="2013-04-11T14:34:00Z">
              <w:r w:rsidRPr="000D2AEF" w:rsidDel="002452B7">
                <w:rPr>
                  <w:rFonts w:cs="Arial"/>
                  <w:color w:val="000000"/>
                  <w:sz w:val="20"/>
                  <w:szCs w:val="20"/>
                  <w:lang w:bidi="he-IL"/>
                </w:rPr>
                <w:delText>5%</w:delText>
              </w:r>
            </w:del>
          </w:p>
        </w:tc>
      </w:tr>
      <w:tr w:rsidR="000D2AEF" w:rsidRPr="000D2AEF" w:rsidDel="002452B7" w:rsidTr="000D2AEF">
        <w:trPr>
          <w:trHeight w:val="255"/>
          <w:del w:id="75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753" w:author="thaodh" w:date="2013-04-11T14:34:00Z"/>
                <w:rFonts w:cs="Arial"/>
                <w:color w:val="000000"/>
                <w:sz w:val="20"/>
                <w:szCs w:val="20"/>
                <w:lang w:bidi="he-IL"/>
              </w:rPr>
            </w:pPr>
            <w:del w:id="754" w:author="thaodh" w:date="2013-04-11T14:34:00Z">
              <w:r w:rsidRPr="000D2AEF" w:rsidDel="002452B7">
                <w:rPr>
                  <w:rFonts w:cs="Arial"/>
                  <w:color w:val="000000"/>
                  <w:sz w:val="20"/>
                  <w:szCs w:val="20"/>
                  <w:lang w:bidi="he-IL"/>
                </w:rPr>
                <w:delText xml:space="preserve">            Days to Retain the Rated Usage for CAMEL 3 SMS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755" w:author="thaodh" w:date="2013-04-11T14:34:00Z"/>
                <w:rFonts w:cs="Arial"/>
                <w:color w:val="000000"/>
                <w:sz w:val="20"/>
                <w:szCs w:val="20"/>
                <w:lang w:bidi="he-IL"/>
              </w:rPr>
            </w:pPr>
            <w:del w:id="756" w:author="thaodh" w:date="2013-04-11T14:34:00Z">
              <w:r w:rsidRPr="000D2AEF" w:rsidDel="002452B7">
                <w:rPr>
                  <w:rFonts w:cs="Arial"/>
                  <w:color w:val="000000"/>
                  <w:sz w:val="20"/>
                  <w:szCs w:val="20"/>
                  <w:lang w:bidi="he-IL"/>
                </w:rPr>
                <w:delText>7</w:delText>
              </w:r>
            </w:del>
          </w:p>
        </w:tc>
      </w:tr>
      <w:tr w:rsidR="000D2AEF" w:rsidRPr="000D2AEF" w:rsidDel="002452B7" w:rsidTr="000D2AEF">
        <w:trPr>
          <w:trHeight w:val="255"/>
          <w:del w:id="75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758" w:author="thaodh" w:date="2013-04-11T14:34:00Z"/>
                <w:rFonts w:cs="Arial"/>
                <w:color w:val="000000"/>
                <w:sz w:val="20"/>
                <w:szCs w:val="20"/>
                <w:lang w:bidi="he-IL"/>
              </w:rPr>
            </w:pPr>
            <w:del w:id="759" w:author="thaodh" w:date="2013-04-11T14:34:00Z">
              <w:r w:rsidRPr="000D2AEF" w:rsidDel="002452B7">
                <w:rPr>
                  <w:rFonts w:cs="Arial"/>
                  <w:color w:val="000000"/>
                  <w:sz w:val="20"/>
                  <w:szCs w:val="20"/>
                  <w:lang w:bidi="he-IL"/>
                </w:rPr>
                <w:delText xml:space="preserve">            Days to Retain the SLU CDR for CAMEL 3 SMS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760" w:author="thaodh" w:date="2013-04-11T14:34:00Z"/>
                <w:rFonts w:cs="Arial"/>
                <w:color w:val="000000"/>
                <w:sz w:val="20"/>
                <w:szCs w:val="20"/>
                <w:lang w:bidi="he-IL"/>
              </w:rPr>
            </w:pPr>
            <w:del w:id="761" w:author="thaodh" w:date="2013-04-11T14:34:00Z">
              <w:r w:rsidRPr="000D2AEF" w:rsidDel="002452B7">
                <w:rPr>
                  <w:rFonts w:cs="Arial"/>
                  <w:color w:val="000000"/>
                  <w:sz w:val="20"/>
                  <w:szCs w:val="20"/>
                  <w:lang w:bidi="he-IL"/>
                </w:rPr>
                <w:delText>2</w:delText>
              </w:r>
            </w:del>
          </w:p>
        </w:tc>
      </w:tr>
      <w:tr w:rsidR="000D2AEF" w:rsidRPr="000D2AEF" w:rsidDel="002452B7" w:rsidTr="000D2AEF">
        <w:trPr>
          <w:trHeight w:val="255"/>
          <w:del w:id="762" w:author="thaodh" w:date="2013-04-11T14:34:00Z"/>
        </w:trPr>
        <w:tc>
          <w:tcPr>
            <w:tcW w:w="6300" w:type="dxa"/>
            <w:tcBorders>
              <w:top w:val="nil"/>
              <w:left w:val="single" w:sz="4" w:space="0" w:color="000000"/>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763" w:author="thaodh" w:date="2013-04-11T14:34:00Z"/>
                <w:rFonts w:cs="Arial"/>
                <w:b/>
                <w:bCs/>
                <w:color w:val="000000"/>
                <w:sz w:val="20"/>
                <w:szCs w:val="20"/>
                <w:lang w:bidi="he-IL"/>
              </w:rPr>
            </w:pPr>
            <w:del w:id="764" w:author="thaodh" w:date="2013-04-11T14:34:00Z">
              <w:r w:rsidRPr="000D2AEF" w:rsidDel="002452B7">
                <w:rPr>
                  <w:rFonts w:cs="Arial"/>
                  <w:b/>
                  <w:bCs/>
                  <w:color w:val="000000"/>
                  <w:sz w:val="20"/>
                  <w:szCs w:val="20"/>
                  <w:lang w:bidi="he-IL"/>
                </w:rPr>
                <w:delText xml:space="preserve">           USSD Self Service</w:delText>
              </w:r>
            </w:del>
          </w:p>
        </w:tc>
        <w:tc>
          <w:tcPr>
            <w:tcW w:w="1760" w:type="dxa"/>
            <w:tcBorders>
              <w:top w:val="nil"/>
              <w:left w:val="nil"/>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765" w:author="thaodh" w:date="2013-04-11T14:34:00Z"/>
                <w:rFonts w:cs="Arial"/>
                <w:b/>
                <w:bCs/>
                <w:color w:val="000000"/>
                <w:sz w:val="20"/>
                <w:szCs w:val="20"/>
                <w:lang w:bidi="he-IL"/>
              </w:rPr>
            </w:pPr>
            <w:del w:id="766" w:author="thaodh" w:date="2013-04-11T14:34:00Z">
              <w:r w:rsidRPr="000D2AEF" w:rsidDel="002452B7">
                <w:rPr>
                  <w:rFonts w:cs="Arial"/>
                  <w:b/>
                  <w:bCs/>
                  <w:color w:val="000000"/>
                  <w:sz w:val="20"/>
                  <w:szCs w:val="20"/>
                  <w:lang w:bidi="he-IL"/>
                </w:rPr>
                <w:delText>TRUE</w:delText>
              </w:r>
            </w:del>
          </w:p>
        </w:tc>
      </w:tr>
      <w:tr w:rsidR="000D2AEF" w:rsidRPr="000D2AEF" w:rsidDel="002452B7" w:rsidTr="000D2AEF">
        <w:trPr>
          <w:trHeight w:val="255"/>
          <w:del w:id="76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768" w:author="thaodh" w:date="2013-04-11T14:34:00Z"/>
                <w:rFonts w:cs="Arial"/>
                <w:color w:val="000000"/>
                <w:sz w:val="20"/>
                <w:szCs w:val="20"/>
                <w:lang w:bidi="he-IL"/>
              </w:rPr>
            </w:pPr>
            <w:del w:id="769" w:author="thaodh" w:date="2013-04-11T14:34:00Z">
              <w:r w:rsidRPr="000D2AEF" w:rsidDel="002452B7">
                <w:rPr>
                  <w:rFonts w:cs="Arial"/>
                  <w:color w:val="000000"/>
                  <w:sz w:val="20"/>
                  <w:szCs w:val="20"/>
                  <w:lang w:bidi="he-IL"/>
                </w:rPr>
                <w:delText xml:space="preserve">            USSD Info Service BHCA per Sub (Real-Time Subs on GSM)</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770" w:author="thaodh" w:date="2013-04-11T14:34:00Z"/>
                <w:rFonts w:cs="Arial"/>
                <w:color w:val="000000"/>
                <w:sz w:val="20"/>
                <w:szCs w:val="20"/>
                <w:lang w:bidi="he-IL"/>
              </w:rPr>
            </w:pPr>
            <w:del w:id="771" w:author="thaodh" w:date="2013-04-11T14:34:00Z">
              <w:r w:rsidRPr="000D2AEF" w:rsidDel="002452B7">
                <w:rPr>
                  <w:rFonts w:cs="Arial"/>
                  <w:color w:val="000000"/>
                  <w:sz w:val="20"/>
                  <w:szCs w:val="20"/>
                  <w:lang w:bidi="he-IL"/>
                </w:rPr>
                <w:delText>0.08</w:delText>
              </w:r>
            </w:del>
          </w:p>
        </w:tc>
      </w:tr>
      <w:tr w:rsidR="000D2AEF" w:rsidRPr="000D2AEF" w:rsidDel="002452B7" w:rsidTr="000D2AEF">
        <w:trPr>
          <w:trHeight w:val="510"/>
          <w:del w:id="77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773" w:author="thaodh" w:date="2013-04-11T14:34:00Z"/>
                <w:rFonts w:cs="Arial"/>
                <w:color w:val="000000"/>
                <w:sz w:val="20"/>
                <w:szCs w:val="20"/>
                <w:lang w:bidi="he-IL"/>
              </w:rPr>
            </w:pPr>
            <w:del w:id="774" w:author="thaodh" w:date="2013-04-11T14:34:00Z">
              <w:r w:rsidRPr="000D2AEF" w:rsidDel="002452B7">
                <w:rPr>
                  <w:rFonts w:cs="Arial"/>
                  <w:color w:val="000000"/>
                  <w:sz w:val="20"/>
                  <w:szCs w:val="20"/>
                  <w:lang w:bidi="he-IL"/>
                </w:rPr>
                <w:delText xml:space="preserve">            USSD Recharge Service BHCA per Sub (Real-Time Susbcribers on GSM)</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775" w:author="thaodh" w:date="2013-04-11T14:34:00Z"/>
                <w:rFonts w:cs="Arial"/>
                <w:color w:val="000000"/>
                <w:sz w:val="20"/>
                <w:szCs w:val="20"/>
                <w:lang w:bidi="he-IL"/>
              </w:rPr>
            </w:pPr>
            <w:del w:id="776" w:author="thaodh" w:date="2013-04-11T14:34:00Z">
              <w:r w:rsidRPr="000D2AEF" w:rsidDel="002452B7">
                <w:rPr>
                  <w:rFonts w:cs="Arial"/>
                  <w:color w:val="000000"/>
                  <w:sz w:val="20"/>
                  <w:szCs w:val="20"/>
                  <w:lang w:bidi="he-IL"/>
                </w:rPr>
                <w:delText>0.02</w:delText>
              </w:r>
            </w:del>
          </w:p>
        </w:tc>
      </w:tr>
      <w:tr w:rsidR="000D2AEF" w:rsidRPr="000D2AEF" w:rsidDel="002452B7" w:rsidTr="000D2AEF">
        <w:trPr>
          <w:trHeight w:val="510"/>
          <w:del w:id="77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778" w:author="thaodh" w:date="2013-04-11T14:34:00Z"/>
                <w:rFonts w:cs="Arial"/>
                <w:color w:val="000000"/>
                <w:sz w:val="20"/>
                <w:szCs w:val="20"/>
                <w:lang w:bidi="he-IL"/>
              </w:rPr>
            </w:pPr>
            <w:del w:id="779" w:author="thaodh" w:date="2013-04-11T14:34:00Z">
              <w:r w:rsidRPr="000D2AEF" w:rsidDel="002452B7">
                <w:rPr>
                  <w:rFonts w:cs="Arial"/>
                  <w:color w:val="000000"/>
                  <w:sz w:val="20"/>
                  <w:szCs w:val="20"/>
                  <w:lang w:bidi="he-IL"/>
                </w:rPr>
                <w:delText xml:space="preserve">            Notifications for USSD Self Service (% of USSD Self-Service Transactions)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780" w:author="thaodh" w:date="2013-04-11T14:34:00Z"/>
                <w:rFonts w:cs="Arial"/>
                <w:color w:val="000000"/>
                <w:sz w:val="20"/>
                <w:szCs w:val="20"/>
                <w:lang w:bidi="he-IL"/>
              </w:rPr>
            </w:pPr>
            <w:del w:id="781" w:author="thaodh" w:date="2013-04-11T14:34:00Z">
              <w:r w:rsidRPr="000D2AEF" w:rsidDel="002452B7">
                <w:rPr>
                  <w:rFonts w:cs="Arial"/>
                  <w:color w:val="000000"/>
                  <w:sz w:val="20"/>
                  <w:szCs w:val="20"/>
                  <w:lang w:bidi="he-IL"/>
                </w:rPr>
                <w:delText>0.00%</w:delText>
              </w:r>
            </w:del>
          </w:p>
        </w:tc>
      </w:tr>
      <w:tr w:rsidR="000D2AEF" w:rsidRPr="000D2AEF" w:rsidDel="002452B7" w:rsidTr="000D2AEF">
        <w:trPr>
          <w:trHeight w:val="255"/>
          <w:del w:id="782" w:author="thaodh" w:date="2013-04-11T14:34:00Z"/>
        </w:trPr>
        <w:tc>
          <w:tcPr>
            <w:tcW w:w="6300" w:type="dxa"/>
            <w:tcBorders>
              <w:top w:val="nil"/>
              <w:left w:val="single" w:sz="4" w:space="0" w:color="000000"/>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783" w:author="thaodh" w:date="2013-04-11T14:34:00Z"/>
                <w:rFonts w:cs="Arial"/>
                <w:b/>
                <w:bCs/>
                <w:color w:val="000000"/>
                <w:sz w:val="20"/>
                <w:szCs w:val="20"/>
                <w:lang w:bidi="he-IL"/>
              </w:rPr>
            </w:pPr>
            <w:del w:id="784" w:author="thaodh" w:date="2013-04-11T14:34:00Z">
              <w:r w:rsidRPr="000D2AEF" w:rsidDel="002452B7">
                <w:rPr>
                  <w:rFonts w:cs="Arial"/>
                  <w:b/>
                  <w:bCs/>
                  <w:color w:val="000000"/>
                  <w:sz w:val="20"/>
                  <w:szCs w:val="20"/>
                  <w:lang w:bidi="he-IL"/>
                </w:rPr>
                <w:delText xml:space="preserve">           IVR Self Service</w:delText>
              </w:r>
            </w:del>
          </w:p>
        </w:tc>
        <w:tc>
          <w:tcPr>
            <w:tcW w:w="1760" w:type="dxa"/>
            <w:tcBorders>
              <w:top w:val="nil"/>
              <w:left w:val="nil"/>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785" w:author="thaodh" w:date="2013-04-11T14:34:00Z"/>
                <w:rFonts w:cs="Arial"/>
                <w:b/>
                <w:bCs/>
                <w:color w:val="000000"/>
                <w:sz w:val="20"/>
                <w:szCs w:val="20"/>
                <w:lang w:bidi="he-IL"/>
              </w:rPr>
            </w:pPr>
            <w:del w:id="786" w:author="thaodh" w:date="2013-04-11T14:34:00Z">
              <w:r w:rsidRPr="000D2AEF" w:rsidDel="002452B7">
                <w:rPr>
                  <w:rFonts w:cs="Arial"/>
                  <w:b/>
                  <w:bCs/>
                  <w:color w:val="000000"/>
                  <w:sz w:val="20"/>
                  <w:szCs w:val="20"/>
                  <w:lang w:bidi="he-IL"/>
                </w:rPr>
                <w:delText>TRUE</w:delText>
              </w:r>
            </w:del>
          </w:p>
        </w:tc>
      </w:tr>
      <w:tr w:rsidR="000D2AEF" w:rsidRPr="000D2AEF" w:rsidDel="002452B7" w:rsidTr="000D2AEF">
        <w:trPr>
          <w:trHeight w:val="255"/>
          <w:del w:id="78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788" w:author="thaodh" w:date="2013-04-11T14:34:00Z"/>
                <w:rFonts w:cs="Arial"/>
                <w:color w:val="000000"/>
                <w:sz w:val="20"/>
                <w:szCs w:val="20"/>
                <w:lang w:bidi="he-IL"/>
              </w:rPr>
            </w:pPr>
            <w:del w:id="789" w:author="thaodh" w:date="2013-04-11T14:34:00Z">
              <w:r w:rsidRPr="000D2AEF" w:rsidDel="002452B7">
                <w:rPr>
                  <w:rFonts w:cs="Arial"/>
                  <w:color w:val="000000"/>
                  <w:sz w:val="20"/>
                  <w:szCs w:val="20"/>
                  <w:lang w:bidi="he-IL"/>
                </w:rPr>
                <w:delText xml:space="preserve">            IVR Architecture</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790" w:author="thaodh" w:date="2013-04-11T14:34:00Z"/>
                <w:rFonts w:cs="Arial"/>
                <w:color w:val="000000"/>
                <w:sz w:val="20"/>
                <w:szCs w:val="20"/>
                <w:lang w:bidi="he-IL"/>
              </w:rPr>
            </w:pPr>
            <w:del w:id="791" w:author="thaodh" w:date="2013-04-11T14:34:00Z">
              <w:r w:rsidRPr="000D2AEF" w:rsidDel="002452B7">
                <w:rPr>
                  <w:rFonts w:cs="Arial"/>
                  <w:color w:val="000000"/>
                  <w:sz w:val="20"/>
                  <w:szCs w:val="20"/>
                  <w:lang w:bidi="he-IL"/>
                </w:rPr>
                <w:delText>Smart IP</w:delText>
              </w:r>
            </w:del>
          </w:p>
        </w:tc>
      </w:tr>
      <w:tr w:rsidR="000D2AEF" w:rsidRPr="000D2AEF" w:rsidDel="002452B7" w:rsidTr="000D2AEF">
        <w:trPr>
          <w:trHeight w:val="255"/>
          <w:del w:id="79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793" w:author="thaodh" w:date="2013-04-11T14:34:00Z"/>
                <w:rFonts w:cs="Arial"/>
                <w:color w:val="000000"/>
                <w:sz w:val="20"/>
                <w:szCs w:val="20"/>
                <w:lang w:bidi="he-IL"/>
              </w:rPr>
            </w:pPr>
            <w:del w:id="794" w:author="thaodh" w:date="2013-04-11T14:34:00Z">
              <w:r w:rsidRPr="000D2AEF" w:rsidDel="002452B7">
                <w:rPr>
                  <w:rFonts w:cs="Arial"/>
                  <w:color w:val="000000"/>
                  <w:sz w:val="20"/>
                  <w:szCs w:val="20"/>
                  <w:lang w:bidi="he-IL"/>
                </w:rPr>
                <w:delText xml:space="preserve">            Info Service BHCA per Sub</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795" w:author="thaodh" w:date="2013-04-11T14:34:00Z"/>
                <w:rFonts w:cs="Arial"/>
                <w:color w:val="000000"/>
                <w:sz w:val="20"/>
                <w:szCs w:val="20"/>
                <w:lang w:bidi="he-IL"/>
              </w:rPr>
            </w:pPr>
            <w:del w:id="796" w:author="thaodh" w:date="2013-04-11T14:34:00Z">
              <w:r w:rsidRPr="000D2AEF" w:rsidDel="002452B7">
                <w:rPr>
                  <w:rFonts w:cs="Arial"/>
                  <w:color w:val="000000"/>
                  <w:sz w:val="20"/>
                  <w:szCs w:val="20"/>
                  <w:lang w:bidi="he-IL"/>
                </w:rPr>
                <w:delText>0.015</w:delText>
              </w:r>
            </w:del>
          </w:p>
        </w:tc>
      </w:tr>
      <w:tr w:rsidR="000D2AEF" w:rsidRPr="000D2AEF" w:rsidDel="002452B7" w:rsidTr="000D2AEF">
        <w:trPr>
          <w:trHeight w:val="255"/>
          <w:del w:id="79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798" w:author="thaodh" w:date="2013-04-11T14:34:00Z"/>
                <w:rFonts w:cs="Arial"/>
                <w:color w:val="000000"/>
                <w:sz w:val="20"/>
                <w:szCs w:val="20"/>
                <w:lang w:bidi="he-IL"/>
              </w:rPr>
            </w:pPr>
            <w:del w:id="799" w:author="thaodh" w:date="2013-04-11T14:34:00Z">
              <w:r w:rsidRPr="000D2AEF" w:rsidDel="002452B7">
                <w:rPr>
                  <w:rFonts w:cs="Arial"/>
                  <w:color w:val="000000"/>
                  <w:sz w:val="20"/>
                  <w:szCs w:val="20"/>
                  <w:lang w:bidi="he-IL"/>
                </w:rPr>
                <w:delText xml:space="preserve">            Average Call Holding Time (Seconds) for Info Service</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800" w:author="thaodh" w:date="2013-04-11T14:34:00Z"/>
                <w:rFonts w:cs="Arial"/>
                <w:color w:val="000000"/>
                <w:sz w:val="20"/>
                <w:szCs w:val="20"/>
                <w:lang w:bidi="he-IL"/>
              </w:rPr>
            </w:pPr>
            <w:del w:id="801" w:author="thaodh" w:date="2013-04-11T14:34:00Z">
              <w:r w:rsidRPr="000D2AEF" w:rsidDel="002452B7">
                <w:rPr>
                  <w:rFonts w:cs="Arial"/>
                  <w:color w:val="000000"/>
                  <w:sz w:val="20"/>
                  <w:szCs w:val="20"/>
                  <w:lang w:bidi="he-IL"/>
                </w:rPr>
                <w:delText>20</w:delText>
              </w:r>
            </w:del>
          </w:p>
        </w:tc>
      </w:tr>
      <w:tr w:rsidR="000D2AEF" w:rsidRPr="000D2AEF" w:rsidDel="002452B7" w:rsidTr="000D2AEF">
        <w:trPr>
          <w:trHeight w:val="255"/>
          <w:del w:id="80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803" w:author="thaodh" w:date="2013-04-11T14:34:00Z"/>
                <w:rFonts w:cs="Arial"/>
                <w:color w:val="000000"/>
                <w:sz w:val="20"/>
                <w:szCs w:val="20"/>
                <w:lang w:bidi="he-IL"/>
              </w:rPr>
            </w:pPr>
            <w:del w:id="804" w:author="thaodh" w:date="2013-04-11T14:34:00Z">
              <w:r w:rsidRPr="000D2AEF" w:rsidDel="002452B7">
                <w:rPr>
                  <w:rFonts w:cs="Arial"/>
                  <w:color w:val="000000"/>
                  <w:sz w:val="20"/>
                  <w:szCs w:val="20"/>
                  <w:lang w:bidi="he-IL"/>
                </w:rPr>
                <w:delText xml:space="preserve">            Recharge Service BHCA per Sub</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805" w:author="thaodh" w:date="2013-04-11T14:34:00Z"/>
                <w:rFonts w:cs="Arial"/>
                <w:color w:val="000000"/>
                <w:sz w:val="20"/>
                <w:szCs w:val="20"/>
                <w:lang w:bidi="he-IL"/>
              </w:rPr>
            </w:pPr>
            <w:del w:id="806" w:author="thaodh" w:date="2013-04-11T14:34:00Z">
              <w:r w:rsidRPr="000D2AEF" w:rsidDel="002452B7">
                <w:rPr>
                  <w:rFonts w:cs="Arial"/>
                  <w:color w:val="000000"/>
                  <w:sz w:val="20"/>
                  <w:szCs w:val="20"/>
                  <w:lang w:bidi="he-IL"/>
                </w:rPr>
                <w:delText>0.0015</w:delText>
              </w:r>
            </w:del>
          </w:p>
        </w:tc>
      </w:tr>
      <w:tr w:rsidR="000D2AEF" w:rsidRPr="000D2AEF" w:rsidDel="002452B7" w:rsidTr="000D2AEF">
        <w:trPr>
          <w:trHeight w:val="255"/>
          <w:del w:id="80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808" w:author="thaodh" w:date="2013-04-11T14:34:00Z"/>
                <w:rFonts w:cs="Arial"/>
                <w:color w:val="000000"/>
                <w:sz w:val="20"/>
                <w:szCs w:val="20"/>
                <w:lang w:bidi="he-IL"/>
              </w:rPr>
            </w:pPr>
            <w:del w:id="809" w:author="thaodh" w:date="2013-04-11T14:34:00Z">
              <w:r w:rsidRPr="000D2AEF" w:rsidDel="002452B7">
                <w:rPr>
                  <w:rFonts w:cs="Arial"/>
                  <w:color w:val="000000"/>
                  <w:sz w:val="20"/>
                  <w:szCs w:val="20"/>
                  <w:lang w:bidi="he-IL"/>
                </w:rPr>
                <w:delText xml:space="preserve">            Average Call Holding Time (Seconds) for Recharge Service</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810" w:author="thaodh" w:date="2013-04-11T14:34:00Z"/>
                <w:rFonts w:cs="Arial"/>
                <w:color w:val="000000"/>
                <w:sz w:val="20"/>
                <w:szCs w:val="20"/>
                <w:lang w:bidi="he-IL"/>
              </w:rPr>
            </w:pPr>
            <w:del w:id="811" w:author="thaodh" w:date="2013-04-11T14:34:00Z">
              <w:r w:rsidRPr="000D2AEF" w:rsidDel="002452B7">
                <w:rPr>
                  <w:rFonts w:cs="Arial"/>
                  <w:color w:val="000000"/>
                  <w:sz w:val="20"/>
                  <w:szCs w:val="20"/>
                  <w:lang w:bidi="he-IL"/>
                </w:rPr>
                <w:delText>45</w:delText>
              </w:r>
            </w:del>
          </w:p>
        </w:tc>
      </w:tr>
      <w:tr w:rsidR="000D2AEF" w:rsidRPr="000D2AEF" w:rsidDel="002452B7" w:rsidTr="000D2AEF">
        <w:trPr>
          <w:trHeight w:val="255"/>
          <w:del w:id="81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813" w:author="thaodh" w:date="2013-04-11T14:34:00Z"/>
                <w:rFonts w:cs="Arial"/>
                <w:color w:val="000000"/>
                <w:sz w:val="20"/>
                <w:szCs w:val="20"/>
                <w:lang w:bidi="he-IL"/>
              </w:rPr>
            </w:pPr>
            <w:del w:id="814" w:author="thaodh" w:date="2013-04-11T14:34:00Z">
              <w:r w:rsidRPr="000D2AEF" w:rsidDel="002452B7">
                <w:rPr>
                  <w:rFonts w:cs="Arial"/>
                  <w:color w:val="000000"/>
                  <w:sz w:val="20"/>
                  <w:szCs w:val="20"/>
                  <w:lang w:bidi="he-IL"/>
                </w:rPr>
                <w:delText xml:space="preserve">            Voucher Payment Service BHCA per Sub</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815" w:author="thaodh" w:date="2013-04-11T14:34:00Z"/>
                <w:rFonts w:cs="Arial"/>
                <w:color w:val="000000"/>
                <w:sz w:val="20"/>
                <w:szCs w:val="20"/>
                <w:lang w:bidi="he-IL"/>
              </w:rPr>
            </w:pPr>
            <w:del w:id="816" w:author="thaodh" w:date="2013-04-11T14:34:00Z">
              <w:r w:rsidRPr="000D2AEF" w:rsidDel="002452B7">
                <w:rPr>
                  <w:rFonts w:cs="Arial"/>
                  <w:color w:val="000000"/>
                  <w:sz w:val="20"/>
                  <w:szCs w:val="20"/>
                  <w:lang w:bidi="he-IL"/>
                </w:rPr>
                <w:delText>0.0015</w:delText>
              </w:r>
            </w:del>
          </w:p>
        </w:tc>
      </w:tr>
      <w:tr w:rsidR="000D2AEF" w:rsidRPr="000D2AEF" w:rsidDel="002452B7" w:rsidTr="000D2AEF">
        <w:trPr>
          <w:trHeight w:val="510"/>
          <w:del w:id="81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818" w:author="thaodh" w:date="2013-04-11T14:34:00Z"/>
                <w:rFonts w:cs="Arial"/>
                <w:color w:val="000000"/>
                <w:sz w:val="20"/>
                <w:szCs w:val="20"/>
                <w:lang w:bidi="he-IL"/>
              </w:rPr>
            </w:pPr>
            <w:del w:id="819" w:author="thaodh" w:date="2013-04-11T14:34:00Z">
              <w:r w:rsidRPr="000D2AEF" w:rsidDel="002452B7">
                <w:rPr>
                  <w:rFonts w:cs="Arial"/>
                  <w:color w:val="000000"/>
                  <w:sz w:val="20"/>
                  <w:szCs w:val="20"/>
                  <w:lang w:bidi="he-IL"/>
                </w:rPr>
                <w:delText xml:space="preserve">            Average Call Holding Time (Seconds) for Voucher Payment Service</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820" w:author="thaodh" w:date="2013-04-11T14:34:00Z"/>
                <w:rFonts w:cs="Arial"/>
                <w:color w:val="000000"/>
                <w:sz w:val="20"/>
                <w:szCs w:val="20"/>
                <w:lang w:bidi="he-IL"/>
              </w:rPr>
            </w:pPr>
            <w:del w:id="821" w:author="thaodh" w:date="2013-04-11T14:34:00Z">
              <w:r w:rsidRPr="000D2AEF" w:rsidDel="002452B7">
                <w:rPr>
                  <w:rFonts w:cs="Arial"/>
                  <w:color w:val="000000"/>
                  <w:sz w:val="20"/>
                  <w:szCs w:val="20"/>
                  <w:lang w:bidi="he-IL"/>
                </w:rPr>
                <w:delText>45</w:delText>
              </w:r>
            </w:del>
          </w:p>
        </w:tc>
      </w:tr>
      <w:tr w:rsidR="000D2AEF" w:rsidRPr="000D2AEF" w:rsidDel="002452B7" w:rsidTr="000D2AEF">
        <w:trPr>
          <w:trHeight w:val="255"/>
          <w:del w:id="82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823" w:author="thaodh" w:date="2013-04-11T14:34:00Z"/>
                <w:rFonts w:cs="Arial"/>
                <w:color w:val="000000"/>
                <w:sz w:val="20"/>
                <w:szCs w:val="20"/>
                <w:lang w:bidi="he-IL"/>
              </w:rPr>
            </w:pPr>
            <w:del w:id="824" w:author="thaodh" w:date="2013-04-11T14:34:00Z">
              <w:r w:rsidRPr="000D2AEF" w:rsidDel="002452B7">
                <w:rPr>
                  <w:rFonts w:cs="Arial"/>
                  <w:color w:val="000000"/>
                  <w:sz w:val="20"/>
                  <w:szCs w:val="20"/>
                  <w:lang w:bidi="he-IL"/>
                </w:rPr>
                <w:delText xml:space="preserve">            Single Access Number for all IVR Self Service Functions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825" w:author="thaodh" w:date="2013-04-11T14:34:00Z"/>
                <w:rFonts w:cs="Arial"/>
                <w:color w:val="000000"/>
                <w:sz w:val="20"/>
                <w:szCs w:val="20"/>
                <w:lang w:bidi="he-IL"/>
              </w:rPr>
            </w:pPr>
            <w:del w:id="826" w:author="thaodh" w:date="2013-04-11T14:34:00Z">
              <w:r w:rsidRPr="000D2AEF" w:rsidDel="002452B7">
                <w:rPr>
                  <w:rFonts w:cs="Arial"/>
                  <w:color w:val="000000"/>
                  <w:sz w:val="20"/>
                  <w:szCs w:val="20"/>
                  <w:lang w:bidi="he-IL"/>
                </w:rPr>
                <w:delText>No</w:delText>
              </w:r>
            </w:del>
          </w:p>
        </w:tc>
      </w:tr>
      <w:tr w:rsidR="000D2AEF" w:rsidRPr="000D2AEF" w:rsidDel="002452B7" w:rsidTr="000D2AEF">
        <w:trPr>
          <w:trHeight w:val="255"/>
          <w:del w:id="82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828" w:author="thaodh" w:date="2013-04-11T14:34:00Z"/>
                <w:rFonts w:cs="Arial"/>
                <w:color w:val="000000"/>
                <w:sz w:val="20"/>
                <w:szCs w:val="20"/>
                <w:lang w:bidi="he-IL"/>
              </w:rPr>
            </w:pPr>
            <w:del w:id="829" w:author="thaodh" w:date="2013-04-11T14:34:00Z">
              <w:r w:rsidRPr="000D2AEF" w:rsidDel="002452B7">
                <w:rPr>
                  <w:rFonts w:cs="Arial"/>
                  <w:color w:val="000000"/>
                  <w:sz w:val="20"/>
                  <w:szCs w:val="20"/>
                  <w:lang w:bidi="he-IL"/>
                </w:rPr>
                <w:delText xml:space="preserve">            Admin Service BHCA per Sub</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830" w:author="thaodh" w:date="2013-04-11T14:34:00Z"/>
                <w:rFonts w:cs="Arial"/>
                <w:color w:val="000000"/>
                <w:sz w:val="20"/>
                <w:szCs w:val="20"/>
                <w:lang w:bidi="he-IL"/>
              </w:rPr>
            </w:pPr>
            <w:del w:id="831" w:author="thaodh" w:date="2013-04-11T14:34:00Z">
              <w:r w:rsidRPr="000D2AEF" w:rsidDel="002452B7">
                <w:rPr>
                  <w:rFonts w:cs="Arial"/>
                  <w:color w:val="000000"/>
                  <w:sz w:val="20"/>
                  <w:szCs w:val="20"/>
                  <w:lang w:bidi="he-IL"/>
                </w:rPr>
                <w:delText>0</w:delText>
              </w:r>
            </w:del>
          </w:p>
        </w:tc>
      </w:tr>
      <w:tr w:rsidR="000D2AEF" w:rsidRPr="000D2AEF" w:rsidDel="002452B7" w:rsidTr="000D2AEF">
        <w:trPr>
          <w:trHeight w:val="255"/>
          <w:del w:id="83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833" w:author="thaodh" w:date="2013-04-11T14:34:00Z"/>
                <w:rFonts w:cs="Arial"/>
                <w:color w:val="000000"/>
                <w:sz w:val="20"/>
                <w:szCs w:val="20"/>
                <w:lang w:bidi="he-IL"/>
              </w:rPr>
            </w:pPr>
            <w:del w:id="834" w:author="thaodh" w:date="2013-04-11T14:34:00Z">
              <w:r w:rsidRPr="000D2AEF" w:rsidDel="002452B7">
                <w:rPr>
                  <w:rFonts w:cs="Arial"/>
                  <w:color w:val="000000"/>
                  <w:sz w:val="20"/>
                  <w:szCs w:val="20"/>
                  <w:lang w:bidi="he-IL"/>
                </w:rPr>
                <w:delText xml:space="preserve">            Average Call Holding Time (Seconds) for Admin Service</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835" w:author="thaodh" w:date="2013-04-11T14:34:00Z"/>
                <w:rFonts w:cs="Arial"/>
                <w:color w:val="000000"/>
                <w:sz w:val="20"/>
                <w:szCs w:val="20"/>
                <w:lang w:bidi="he-IL"/>
              </w:rPr>
            </w:pPr>
            <w:del w:id="836" w:author="thaodh" w:date="2013-04-11T14:34:00Z">
              <w:r w:rsidRPr="000D2AEF" w:rsidDel="002452B7">
                <w:rPr>
                  <w:rFonts w:cs="Arial"/>
                  <w:color w:val="000000"/>
                  <w:sz w:val="20"/>
                  <w:szCs w:val="20"/>
                  <w:lang w:bidi="he-IL"/>
                </w:rPr>
                <w:delText>0</w:delText>
              </w:r>
            </w:del>
          </w:p>
        </w:tc>
      </w:tr>
      <w:tr w:rsidR="000D2AEF" w:rsidRPr="000D2AEF" w:rsidDel="002452B7" w:rsidTr="000D2AEF">
        <w:trPr>
          <w:trHeight w:val="510"/>
          <w:del w:id="83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838" w:author="thaodh" w:date="2013-04-11T14:34:00Z"/>
                <w:rFonts w:cs="Arial"/>
                <w:color w:val="000000"/>
                <w:sz w:val="20"/>
                <w:szCs w:val="20"/>
                <w:lang w:bidi="he-IL"/>
              </w:rPr>
            </w:pPr>
            <w:del w:id="839" w:author="thaodh" w:date="2013-04-11T14:34:00Z">
              <w:r w:rsidRPr="000D2AEF" w:rsidDel="002452B7">
                <w:rPr>
                  <w:rFonts w:cs="Arial"/>
                  <w:color w:val="000000"/>
                  <w:sz w:val="20"/>
                  <w:szCs w:val="20"/>
                  <w:lang w:bidi="he-IL"/>
                </w:rPr>
                <w:delText xml:space="preserve">            Notifications for IVR Self Service (% of IVR Recharge &amp; Payment Transactions)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840" w:author="thaodh" w:date="2013-04-11T14:34:00Z"/>
                <w:rFonts w:cs="Arial"/>
                <w:color w:val="000000"/>
                <w:sz w:val="20"/>
                <w:szCs w:val="20"/>
                <w:lang w:bidi="he-IL"/>
              </w:rPr>
            </w:pPr>
            <w:del w:id="841" w:author="thaodh" w:date="2013-04-11T14:34:00Z">
              <w:r w:rsidRPr="000D2AEF" w:rsidDel="002452B7">
                <w:rPr>
                  <w:rFonts w:cs="Arial"/>
                  <w:color w:val="000000"/>
                  <w:sz w:val="20"/>
                  <w:szCs w:val="20"/>
                  <w:lang w:bidi="he-IL"/>
                </w:rPr>
                <w:delText>0%</w:delText>
              </w:r>
            </w:del>
          </w:p>
        </w:tc>
      </w:tr>
      <w:tr w:rsidR="000D2AEF" w:rsidRPr="000D2AEF" w:rsidDel="002452B7" w:rsidTr="000D2AEF">
        <w:trPr>
          <w:trHeight w:val="255"/>
          <w:del w:id="842" w:author="thaodh" w:date="2013-04-11T14:34:00Z"/>
        </w:trPr>
        <w:tc>
          <w:tcPr>
            <w:tcW w:w="6300" w:type="dxa"/>
            <w:tcBorders>
              <w:top w:val="nil"/>
              <w:left w:val="single" w:sz="4" w:space="0" w:color="000000"/>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843" w:author="thaodh" w:date="2013-04-11T14:34:00Z"/>
                <w:rFonts w:cs="Arial"/>
                <w:b/>
                <w:bCs/>
                <w:color w:val="000000"/>
                <w:sz w:val="20"/>
                <w:szCs w:val="20"/>
                <w:lang w:bidi="he-IL"/>
              </w:rPr>
            </w:pPr>
            <w:del w:id="844" w:author="thaodh" w:date="2013-04-11T14:34:00Z">
              <w:r w:rsidRPr="000D2AEF" w:rsidDel="002452B7">
                <w:rPr>
                  <w:rFonts w:cs="Arial"/>
                  <w:b/>
                  <w:bCs/>
                  <w:color w:val="000000"/>
                  <w:sz w:val="20"/>
                  <w:szCs w:val="20"/>
                  <w:lang w:bidi="he-IL"/>
                </w:rPr>
                <w:delText xml:space="preserve">           Notification Interfaces</w:delText>
              </w:r>
            </w:del>
          </w:p>
        </w:tc>
        <w:tc>
          <w:tcPr>
            <w:tcW w:w="1760" w:type="dxa"/>
            <w:tcBorders>
              <w:top w:val="nil"/>
              <w:left w:val="nil"/>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845" w:author="thaodh" w:date="2013-04-11T14:34:00Z"/>
                <w:rFonts w:cs="Arial"/>
                <w:b/>
                <w:bCs/>
                <w:color w:val="000000"/>
                <w:sz w:val="20"/>
                <w:szCs w:val="20"/>
                <w:lang w:bidi="he-IL"/>
              </w:rPr>
            </w:pPr>
            <w:del w:id="846" w:author="thaodh" w:date="2013-04-11T14:34:00Z">
              <w:r w:rsidRPr="000D2AEF" w:rsidDel="002452B7">
                <w:rPr>
                  <w:rFonts w:cs="Arial"/>
                  <w:b/>
                  <w:bCs/>
                  <w:color w:val="000000"/>
                  <w:sz w:val="20"/>
                  <w:szCs w:val="20"/>
                  <w:lang w:bidi="he-IL"/>
                </w:rPr>
                <w:delText> </w:delText>
              </w:r>
            </w:del>
          </w:p>
        </w:tc>
      </w:tr>
      <w:tr w:rsidR="000D2AEF" w:rsidRPr="000D2AEF" w:rsidDel="002452B7" w:rsidTr="000D2AEF">
        <w:trPr>
          <w:trHeight w:val="255"/>
          <w:del w:id="84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848" w:author="thaodh" w:date="2013-04-11T14:34:00Z"/>
                <w:rFonts w:cs="Arial"/>
                <w:color w:val="000000"/>
                <w:sz w:val="20"/>
                <w:szCs w:val="20"/>
                <w:lang w:bidi="he-IL"/>
              </w:rPr>
            </w:pPr>
            <w:del w:id="849" w:author="thaodh" w:date="2013-04-11T14:34:00Z">
              <w:r w:rsidRPr="000D2AEF" w:rsidDel="002452B7">
                <w:rPr>
                  <w:rFonts w:cs="Arial"/>
                  <w:color w:val="000000"/>
                  <w:sz w:val="20"/>
                  <w:szCs w:val="20"/>
                  <w:lang w:bidi="he-IL"/>
                </w:rPr>
                <w:delText xml:space="preserve">            Notifications by Order of Activities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850" w:author="thaodh" w:date="2013-04-11T14:34:00Z"/>
                <w:rFonts w:cs="Arial"/>
                <w:color w:val="000000"/>
                <w:sz w:val="20"/>
                <w:szCs w:val="20"/>
                <w:lang w:bidi="he-IL"/>
              </w:rPr>
            </w:pPr>
            <w:del w:id="851" w:author="thaodh" w:date="2013-04-11T14:34:00Z">
              <w:r w:rsidRPr="000D2AEF" w:rsidDel="002452B7">
                <w:rPr>
                  <w:rFonts w:cs="Arial"/>
                  <w:color w:val="000000"/>
                  <w:sz w:val="20"/>
                  <w:szCs w:val="20"/>
                  <w:lang w:bidi="he-IL"/>
                </w:rPr>
                <w:delText>Yes</w:delText>
              </w:r>
            </w:del>
          </w:p>
        </w:tc>
      </w:tr>
      <w:tr w:rsidR="000D2AEF" w:rsidRPr="000D2AEF" w:rsidDel="002452B7" w:rsidTr="000D2AEF">
        <w:trPr>
          <w:trHeight w:val="255"/>
          <w:del w:id="85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853" w:author="thaodh" w:date="2013-04-11T14:34:00Z"/>
                <w:rFonts w:cs="Arial"/>
                <w:color w:val="000000"/>
                <w:sz w:val="20"/>
                <w:szCs w:val="20"/>
                <w:lang w:bidi="he-IL"/>
              </w:rPr>
            </w:pPr>
            <w:del w:id="854" w:author="thaodh" w:date="2013-04-11T14:34:00Z">
              <w:r w:rsidRPr="000D2AEF" w:rsidDel="002452B7">
                <w:rPr>
                  <w:rFonts w:cs="Arial"/>
                  <w:color w:val="000000"/>
                  <w:sz w:val="20"/>
                  <w:szCs w:val="20"/>
                  <w:lang w:bidi="he-IL"/>
                </w:rPr>
                <w:delText xml:space="preserve">            % of Total Notifications as HLR Notifications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855" w:author="thaodh" w:date="2013-04-11T14:34:00Z"/>
                <w:rFonts w:cs="Arial"/>
                <w:color w:val="000000"/>
                <w:sz w:val="20"/>
                <w:szCs w:val="20"/>
                <w:lang w:bidi="he-IL"/>
              </w:rPr>
            </w:pPr>
            <w:del w:id="856" w:author="thaodh" w:date="2013-04-11T14:34:00Z">
              <w:r w:rsidRPr="000D2AEF" w:rsidDel="002452B7">
                <w:rPr>
                  <w:rFonts w:cs="Arial"/>
                  <w:color w:val="000000"/>
                  <w:sz w:val="20"/>
                  <w:szCs w:val="20"/>
                  <w:lang w:bidi="he-IL"/>
                </w:rPr>
                <w:delText>10%</w:delText>
              </w:r>
            </w:del>
          </w:p>
        </w:tc>
      </w:tr>
      <w:tr w:rsidR="000D2AEF" w:rsidRPr="000D2AEF" w:rsidDel="002452B7" w:rsidTr="000D2AEF">
        <w:trPr>
          <w:trHeight w:val="255"/>
          <w:del w:id="85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858" w:author="thaodh" w:date="2013-04-11T14:34:00Z"/>
                <w:rFonts w:cs="Arial"/>
                <w:color w:val="000000"/>
                <w:sz w:val="20"/>
                <w:szCs w:val="20"/>
                <w:lang w:bidi="he-IL"/>
              </w:rPr>
            </w:pPr>
            <w:del w:id="859" w:author="thaodh" w:date="2013-04-11T14:34:00Z">
              <w:r w:rsidRPr="000D2AEF" w:rsidDel="002452B7">
                <w:rPr>
                  <w:rFonts w:cs="Arial"/>
                  <w:color w:val="000000"/>
                  <w:sz w:val="20"/>
                  <w:szCs w:val="20"/>
                  <w:lang w:bidi="he-IL"/>
                </w:rPr>
                <w:delText xml:space="preserve">            % of Total Notifications as SMS Notifications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860" w:author="thaodh" w:date="2013-04-11T14:34:00Z"/>
                <w:rFonts w:cs="Arial"/>
                <w:color w:val="000000"/>
                <w:sz w:val="20"/>
                <w:szCs w:val="20"/>
                <w:lang w:bidi="he-IL"/>
              </w:rPr>
            </w:pPr>
            <w:del w:id="861" w:author="thaodh" w:date="2013-04-11T14:34:00Z">
              <w:r w:rsidRPr="000D2AEF" w:rsidDel="002452B7">
                <w:rPr>
                  <w:rFonts w:cs="Arial"/>
                  <w:color w:val="000000"/>
                  <w:sz w:val="20"/>
                  <w:szCs w:val="20"/>
                  <w:lang w:bidi="he-IL"/>
                </w:rPr>
                <w:delText>45.00%</w:delText>
              </w:r>
            </w:del>
          </w:p>
        </w:tc>
      </w:tr>
      <w:tr w:rsidR="000D2AEF" w:rsidRPr="000D2AEF" w:rsidDel="002452B7" w:rsidTr="000D2AEF">
        <w:trPr>
          <w:trHeight w:val="255"/>
          <w:del w:id="86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863" w:author="thaodh" w:date="2013-04-11T14:34:00Z"/>
                <w:rFonts w:cs="Arial"/>
                <w:color w:val="000000"/>
                <w:sz w:val="20"/>
                <w:szCs w:val="20"/>
                <w:lang w:bidi="he-IL"/>
              </w:rPr>
            </w:pPr>
            <w:del w:id="864" w:author="thaodh" w:date="2013-04-11T14:34:00Z">
              <w:r w:rsidRPr="000D2AEF" w:rsidDel="002452B7">
                <w:rPr>
                  <w:rFonts w:cs="Arial"/>
                  <w:color w:val="000000"/>
                  <w:sz w:val="20"/>
                  <w:szCs w:val="20"/>
                  <w:lang w:bidi="he-IL"/>
                </w:rPr>
                <w:delText xml:space="preserve">            % of Total Notifications as USSD Notifications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865" w:author="thaodh" w:date="2013-04-11T14:34:00Z"/>
                <w:rFonts w:cs="Arial"/>
                <w:color w:val="000000"/>
                <w:sz w:val="20"/>
                <w:szCs w:val="20"/>
                <w:lang w:bidi="he-IL"/>
              </w:rPr>
            </w:pPr>
            <w:del w:id="866" w:author="thaodh" w:date="2013-04-11T14:34:00Z">
              <w:r w:rsidRPr="000D2AEF" w:rsidDel="002452B7">
                <w:rPr>
                  <w:rFonts w:cs="Arial"/>
                  <w:color w:val="000000"/>
                  <w:sz w:val="20"/>
                  <w:szCs w:val="20"/>
                  <w:lang w:bidi="he-IL"/>
                </w:rPr>
                <w:delText>45.00%</w:delText>
              </w:r>
            </w:del>
          </w:p>
        </w:tc>
      </w:tr>
      <w:tr w:rsidR="000D2AEF" w:rsidRPr="000D2AEF" w:rsidDel="002452B7" w:rsidTr="000D2AEF">
        <w:trPr>
          <w:trHeight w:val="255"/>
          <w:del w:id="86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868" w:author="thaodh" w:date="2013-04-11T14:34:00Z"/>
                <w:rFonts w:cs="Arial"/>
                <w:color w:val="000000"/>
                <w:sz w:val="20"/>
                <w:szCs w:val="20"/>
                <w:lang w:bidi="he-IL"/>
              </w:rPr>
            </w:pPr>
            <w:del w:id="869" w:author="thaodh" w:date="2013-04-11T14:34:00Z">
              <w:r w:rsidRPr="000D2AEF" w:rsidDel="002452B7">
                <w:rPr>
                  <w:rFonts w:cs="Arial"/>
                  <w:color w:val="000000"/>
                  <w:sz w:val="20"/>
                  <w:szCs w:val="20"/>
                  <w:lang w:bidi="he-IL"/>
                </w:rPr>
                <w:delText xml:space="preserve">            % of Total Notifications to External Applications (e.g. CRM)</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870" w:author="thaodh" w:date="2013-04-11T14:34:00Z"/>
                <w:rFonts w:cs="Arial"/>
                <w:color w:val="000000"/>
                <w:sz w:val="20"/>
                <w:szCs w:val="20"/>
                <w:lang w:bidi="he-IL"/>
              </w:rPr>
            </w:pPr>
            <w:del w:id="871" w:author="thaodh" w:date="2013-04-11T14:34:00Z">
              <w:r w:rsidRPr="000D2AEF" w:rsidDel="002452B7">
                <w:rPr>
                  <w:rFonts w:cs="Arial"/>
                  <w:color w:val="000000"/>
                  <w:sz w:val="20"/>
                  <w:szCs w:val="20"/>
                  <w:lang w:bidi="he-IL"/>
                </w:rPr>
                <w:delText>0%</w:delText>
              </w:r>
            </w:del>
          </w:p>
        </w:tc>
      </w:tr>
      <w:tr w:rsidR="000D2AEF" w:rsidRPr="000D2AEF" w:rsidDel="002452B7" w:rsidTr="000D2AEF">
        <w:trPr>
          <w:trHeight w:val="255"/>
          <w:del w:id="872" w:author="thaodh" w:date="2013-04-11T14:34:00Z"/>
        </w:trPr>
        <w:tc>
          <w:tcPr>
            <w:tcW w:w="6300" w:type="dxa"/>
            <w:tcBorders>
              <w:top w:val="nil"/>
              <w:left w:val="single" w:sz="4" w:space="0" w:color="000000"/>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873" w:author="thaodh" w:date="2013-04-11T14:34:00Z"/>
                <w:rFonts w:cs="Arial"/>
                <w:b/>
                <w:bCs/>
                <w:color w:val="000000"/>
                <w:sz w:val="20"/>
                <w:szCs w:val="20"/>
                <w:lang w:bidi="he-IL"/>
              </w:rPr>
            </w:pPr>
            <w:del w:id="874" w:author="thaodh" w:date="2013-04-11T14:34:00Z">
              <w:r w:rsidRPr="000D2AEF" w:rsidDel="002452B7">
                <w:rPr>
                  <w:rFonts w:cs="Arial"/>
                  <w:b/>
                  <w:bCs/>
                  <w:color w:val="000000"/>
                  <w:sz w:val="20"/>
                  <w:szCs w:val="20"/>
                  <w:lang w:bidi="he-IL"/>
                </w:rPr>
                <w:delText xml:space="preserve">         Content/Data/Packet Network Interfaces</w:delText>
              </w:r>
            </w:del>
          </w:p>
        </w:tc>
        <w:tc>
          <w:tcPr>
            <w:tcW w:w="1760" w:type="dxa"/>
            <w:tcBorders>
              <w:top w:val="nil"/>
              <w:left w:val="nil"/>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875" w:author="thaodh" w:date="2013-04-11T14:34:00Z"/>
                <w:rFonts w:cs="Arial"/>
                <w:b/>
                <w:bCs/>
                <w:color w:val="000000"/>
                <w:sz w:val="20"/>
                <w:szCs w:val="20"/>
                <w:lang w:bidi="he-IL"/>
              </w:rPr>
            </w:pPr>
            <w:del w:id="876" w:author="thaodh" w:date="2013-04-11T14:34:00Z">
              <w:r w:rsidRPr="000D2AEF" w:rsidDel="002452B7">
                <w:rPr>
                  <w:rFonts w:cs="Arial"/>
                  <w:b/>
                  <w:bCs/>
                  <w:color w:val="000000"/>
                  <w:sz w:val="20"/>
                  <w:szCs w:val="20"/>
                  <w:lang w:bidi="he-IL"/>
                </w:rPr>
                <w:delText>TRUE</w:delText>
              </w:r>
            </w:del>
          </w:p>
        </w:tc>
      </w:tr>
      <w:tr w:rsidR="000D2AEF" w:rsidRPr="000D2AEF" w:rsidDel="002452B7" w:rsidTr="000D2AEF">
        <w:trPr>
          <w:trHeight w:val="255"/>
          <w:del w:id="877" w:author="thaodh" w:date="2013-04-11T14:34:00Z"/>
        </w:trPr>
        <w:tc>
          <w:tcPr>
            <w:tcW w:w="6300" w:type="dxa"/>
            <w:tcBorders>
              <w:top w:val="nil"/>
              <w:left w:val="single" w:sz="4" w:space="0" w:color="000000"/>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878" w:author="thaodh" w:date="2013-04-11T14:34:00Z"/>
                <w:rFonts w:cs="Arial"/>
                <w:b/>
                <w:bCs/>
                <w:color w:val="000000"/>
                <w:sz w:val="20"/>
                <w:szCs w:val="20"/>
                <w:lang w:bidi="he-IL"/>
              </w:rPr>
            </w:pPr>
            <w:del w:id="879" w:author="thaodh" w:date="2013-04-11T14:34:00Z">
              <w:r w:rsidRPr="000D2AEF" w:rsidDel="002452B7">
                <w:rPr>
                  <w:rFonts w:cs="Arial"/>
                  <w:b/>
                  <w:bCs/>
                  <w:color w:val="000000"/>
                  <w:sz w:val="20"/>
                  <w:szCs w:val="20"/>
                  <w:lang w:bidi="he-IL"/>
                </w:rPr>
                <w:lastRenderedPageBreak/>
                <w:delText xml:space="preserve">          Diameter</w:delText>
              </w:r>
            </w:del>
          </w:p>
        </w:tc>
        <w:tc>
          <w:tcPr>
            <w:tcW w:w="1760" w:type="dxa"/>
            <w:tcBorders>
              <w:top w:val="nil"/>
              <w:left w:val="nil"/>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880" w:author="thaodh" w:date="2013-04-11T14:34:00Z"/>
                <w:rFonts w:cs="Arial"/>
                <w:b/>
                <w:bCs/>
                <w:color w:val="000000"/>
                <w:sz w:val="20"/>
                <w:szCs w:val="20"/>
                <w:lang w:bidi="he-IL"/>
              </w:rPr>
            </w:pPr>
            <w:del w:id="881" w:author="thaodh" w:date="2013-04-11T14:34:00Z">
              <w:r w:rsidRPr="000D2AEF" w:rsidDel="002452B7">
                <w:rPr>
                  <w:rFonts w:cs="Arial"/>
                  <w:b/>
                  <w:bCs/>
                  <w:color w:val="000000"/>
                  <w:sz w:val="20"/>
                  <w:szCs w:val="20"/>
                  <w:lang w:bidi="he-IL"/>
                </w:rPr>
                <w:delText>TRUE</w:delText>
              </w:r>
            </w:del>
          </w:p>
        </w:tc>
      </w:tr>
      <w:tr w:rsidR="000D2AEF" w:rsidRPr="000D2AEF" w:rsidDel="002452B7" w:rsidTr="000D2AEF">
        <w:trPr>
          <w:trHeight w:val="510"/>
          <w:del w:id="88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883" w:author="thaodh" w:date="2013-04-11T14:34:00Z"/>
                <w:rFonts w:cs="Arial"/>
                <w:color w:val="000000"/>
                <w:sz w:val="20"/>
                <w:szCs w:val="20"/>
                <w:lang w:bidi="he-IL"/>
              </w:rPr>
            </w:pPr>
            <w:del w:id="884" w:author="thaodh" w:date="2013-04-11T14:34:00Z">
              <w:r w:rsidRPr="000D2AEF" w:rsidDel="002452B7">
                <w:rPr>
                  <w:rFonts w:cs="Arial"/>
                  <w:color w:val="000000"/>
                  <w:sz w:val="20"/>
                  <w:szCs w:val="20"/>
                  <w:lang w:bidi="he-IL"/>
                </w:rPr>
                <w:delText xml:space="preserve">           Diameter Charging Interface for Event-based/Session-based Charging</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885" w:author="thaodh" w:date="2013-04-11T14:34:00Z"/>
                <w:rFonts w:cs="Arial"/>
                <w:color w:val="000000"/>
                <w:sz w:val="20"/>
                <w:szCs w:val="20"/>
                <w:lang w:bidi="he-IL"/>
              </w:rPr>
            </w:pPr>
            <w:del w:id="886" w:author="thaodh" w:date="2013-04-11T14:34:00Z">
              <w:r w:rsidRPr="000D2AEF" w:rsidDel="002452B7">
                <w:rPr>
                  <w:rFonts w:cs="Arial"/>
                  <w:color w:val="000000"/>
                  <w:sz w:val="20"/>
                  <w:szCs w:val="20"/>
                  <w:lang w:bidi="he-IL"/>
                </w:rPr>
                <w:delText>Yes</w:delText>
              </w:r>
            </w:del>
          </w:p>
        </w:tc>
      </w:tr>
      <w:tr w:rsidR="000D2AEF" w:rsidRPr="000D2AEF" w:rsidDel="002452B7" w:rsidTr="000D2AEF">
        <w:trPr>
          <w:trHeight w:val="255"/>
          <w:del w:id="88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888" w:author="thaodh" w:date="2013-04-11T14:34:00Z"/>
                <w:rFonts w:cs="Arial"/>
                <w:color w:val="000000"/>
                <w:sz w:val="20"/>
                <w:szCs w:val="20"/>
                <w:lang w:bidi="he-IL"/>
              </w:rPr>
            </w:pPr>
            <w:del w:id="889" w:author="thaodh" w:date="2013-04-11T14:34:00Z">
              <w:r w:rsidRPr="000D2AEF" w:rsidDel="002452B7">
                <w:rPr>
                  <w:rFonts w:cs="Arial"/>
                  <w:color w:val="000000"/>
                  <w:sz w:val="20"/>
                  <w:szCs w:val="20"/>
                  <w:lang w:bidi="he-IL"/>
                </w:rPr>
                <w:delText xml:space="preserve">           Packet Switched Diameter Interface for Data Charging</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890" w:author="thaodh" w:date="2013-04-11T14:34:00Z"/>
                <w:rFonts w:cs="Arial"/>
                <w:color w:val="000000"/>
                <w:sz w:val="20"/>
                <w:szCs w:val="20"/>
                <w:lang w:bidi="he-IL"/>
              </w:rPr>
            </w:pPr>
            <w:del w:id="891" w:author="thaodh" w:date="2013-04-11T14:34:00Z">
              <w:r w:rsidRPr="000D2AEF" w:rsidDel="002452B7">
                <w:rPr>
                  <w:rFonts w:cs="Arial"/>
                  <w:color w:val="000000"/>
                  <w:sz w:val="20"/>
                  <w:szCs w:val="20"/>
                  <w:lang w:bidi="he-IL"/>
                </w:rPr>
                <w:delText>Yes</w:delText>
              </w:r>
            </w:del>
          </w:p>
        </w:tc>
      </w:tr>
      <w:tr w:rsidR="000D2AEF" w:rsidRPr="000D2AEF" w:rsidDel="002452B7" w:rsidTr="000D2AEF">
        <w:trPr>
          <w:trHeight w:val="510"/>
          <w:del w:id="89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893" w:author="thaodh" w:date="2013-04-11T14:34:00Z"/>
                <w:rFonts w:cs="Arial"/>
                <w:color w:val="000000"/>
                <w:sz w:val="20"/>
                <w:szCs w:val="20"/>
                <w:lang w:bidi="he-IL"/>
              </w:rPr>
            </w:pPr>
            <w:del w:id="894" w:author="thaodh" w:date="2013-04-11T14:34:00Z">
              <w:r w:rsidRPr="000D2AEF" w:rsidDel="002452B7">
                <w:rPr>
                  <w:rFonts w:cs="Arial"/>
                  <w:color w:val="000000"/>
                  <w:sz w:val="20"/>
                  <w:szCs w:val="20"/>
                  <w:lang w:bidi="he-IL"/>
                </w:rPr>
                <w:delText xml:space="preserve">           Total Busy Hour Event-based Charging (CCR/CCA Transactions)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895" w:author="thaodh" w:date="2013-04-11T14:34:00Z"/>
                <w:rFonts w:cs="Arial"/>
                <w:color w:val="000000"/>
                <w:sz w:val="20"/>
                <w:szCs w:val="20"/>
                <w:lang w:bidi="he-IL"/>
              </w:rPr>
            </w:pPr>
            <w:del w:id="896" w:author="thaodh" w:date="2013-04-11T14:34:00Z">
              <w:r w:rsidRPr="000D2AEF" w:rsidDel="002452B7">
                <w:rPr>
                  <w:rFonts w:cs="Arial"/>
                  <w:color w:val="000000"/>
                  <w:sz w:val="20"/>
                  <w:szCs w:val="20"/>
                  <w:lang w:bidi="he-IL"/>
                </w:rPr>
                <w:delText>250,000</w:delText>
              </w:r>
            </w:del>
          </w:p>
        </w:tc>
      </w:tr>
      <w:tr w:rsidR="000D2AEF" w:rsidRPr="000D2AEF" w:rsidDel="002452B7" w:rsidTr="000D2AEF">
        <w:trPr>
          <w:trHeight w:val="255"/>
          <w:del w:id="89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898" w:author="thaodh" w:date="2013-04-11T14:34:00Z"/>
                <w:rFonts w:cs="Arial"/>
                <w:color w:val="000000"/>
                <w:sz w:val="20"/>
                <w:szCs w:val="20"/>
                <w:lang w:bidi="he-IL"/>
              </w:rPr>
            </w:pPr>
            <w:del w:id="899" w:author="thaodh" w:date="2013-04-11T14:34:00Z">
              <w:r w:rsidRPr="000D2AEF" w:rsidDel="002452B7">
                <w:rPr>
                  <w:rFonts w:cs="Arial"/>
                  <w:color w:val="000000"/>
                  <w:sz w:val="20"/>
                  <w:szCs w:val="20"/>
                  <w:lang w:bidi="he-IL"/>
                </w:rPr>
                <w:delText xml:space="preserve">           Total Busy Hour Diameter Sessions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900" w:author="thaodh" w:date="2013-04-11T14:34:00Z"/>
                <w:rFonts w:cs="Arial"/>
                <w:color w:val="000000"/>
                <w:sz w:val="20"/>
                <w:szCs w:val="20"/>
                <w:lang w:bidi="he-IL"/>
              </w:rPr>
            </w:pPr>
            <w:del w:id="901" w:author="thaodh" w:date="2013-04-11T14:34:00Z">
              <w:r w:rsidRPr="000D2AEF" w:rsidDel="002452B7">
                <w:rPr>
                  <w:rFonts w:cs="Arial"/>
                  <w:color w:val="000000"/>
                  <w:sz w:val="20"/>
                  <w:szCs w:val="20"/>
                  <w:lang w:bidi="he-IL"/>
                </w:rPr>
                <w:delText>250,000</w:delText>
              </w:r>
            </w:del>
          </w:p>
        </w:tc>
      </w:tr>
      <w:tr w:rsidR="000D2AEF" w:rsidRPr="000D2AEF" w:rsidDel="002452B7" w:rsidTr="000D2AEF">
        <w:trPr>
          <w:trHeight w:val="255"/>
          <w:del w:id="90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903" w:author="thaodh" w:date="2013-04-11T14:34:00Z"/>
                <w:rFonts w:cs="Arial"/>
                <w:color w:val="000000"/>
                <w:sz w:val="20"/>
                <w:szCs w:val="20"/>
                <w:lang w:bidi="he-IL"/>
              </w:rPr>
            </w:pPr>
            <w:del w:id="904" w:author="thaodh" w:date="2013-04-11T14:34:00Z">
              <w:r w:rsidRPr="000D2AEF" w:rsidDel="002452B7">
                <w:rPr>
                  <w:rFonts w:cs="Arial"/>
                  <w:color w:val="000000"/>
                  <w:sz w:val="20"/>
                  <w:szCs w:val="20"/>
                  <w:lang w:bidi="he-IL"/>
                </w:rPr>
                <w:delText xml:space="preserve">           Average Duration of Diameter Session (in minutes)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905" w:author="thaodh" w:date="2013-04-11T14:34:00Z"/>
                <w:rFonts w:cs="Arial"/>
                <w:color w:val="000000"/>
                <w:sz w:val="20"/>
                <w:szCs w:val="20"/>
                <w:lang w:bidi="he-IL"/>
              </w:rPr>
            </w:pPr>
            <w:del w:id="906" w:author="thaodh" w:date="2013-04-11T14:34:00Z">
              <w:r w:rsidRPr="000D2AEF" w:rsidDel="002452B7">
                <w:rPr>
                  <w:rFonts w:cs="Arial"/>
                  <w:color w:val="000000"/>
                  <w:sz w:val="20"/>
                  <w:szCs w:val="20"/>
                  <w:lang w:bidi="he-IL"/>
                </w:rPr>
                <w:delText>15</w:delText>
              </w:r>
            </w:del>
          </w:p>
        </w:tc>
      </w:tr>
      <w:tr w:rsidR="000D2AEF" w:rsidRPr="000D2AEF" w:rsidDel="002452B7" w:rsidTr="000D2AEF">
        <w:trPr>
          <w:trHeight w:val="255"/>
          <w:del w:id="90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908" w:author="thaodh" w:date="2013-04-11T14:34:00Z"/>
                <w:rFonts w:cs="Arial"/>
                <w:color w:val="000000"/>
                <w:sz w:val="20"/>
                <w:szCs w:val="20"/>
                <w:lang w:bidi="he-IL"/>
              </w:rPr>
            </w:pPr>
            <w:del w:id="909" w:author="thaodh" w:date="2013-04-11T14:34:00Z">
              <w:r w:rsidRPr="000D2AEF" w:rsidDel="002452B7">
                <w:rPr>
                  <w:rFonts w:cs="Arial"/>
                  <w:color w:val="000000"/>
                  <w:sz w:val="20"/>
                  <w:szCs w:val="20"/>
                  <w:lang w:bidi="he-IL"/>
                </w:rPr>
                <w:delText xml:space="preserve">           Average Number of Reservations within Diameter Session</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910" w:author="thaodh" w:date="2013-04-11T14:34:00Z"/>
                <w:rFonts w:cs="Arial"/>
                <w:color w:val="000000"/>
                <w:sz w:val="20"/>
                <w:szCs w:val="20"/>
                <w:lang w:bidi="he-IL"/>
              </w:rPr>
            </w:pPr>
            <w:del w:id="911" w:author="thaodh" w:date="2013-04-11T14:34:00Z">
              <w:r w:rsidRPr="000D2AEF" w:rsidDel="002452B7">
                <w:rPr>
                  <w:rFonts w:cs="Arial"/>
                  <w:color w:val="000000"/>
                  <w:sz w:val="20"/>
                  <w:szCs w:val="20"/>
                  <w:lang w:bidi="he-IL"/>
                </w:rPr>
                <w:delText>3</w:delText>
              </w:r>
            </w:del>
          </w:p>
        </w:tc>
      </w:tr>
      <w:tr w:rsidR="000D2AEF" w:rsidRPr="000D2AEF" w:rsidDel="002452B7" w:rsidTr="000D2AEF">
        <w:trPr>
          <w:trHeight w:val="255"/>
          <w:del w:id="91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913" w:author="thaodh" w:date="2013-04-11T14:34:00Z"/>
                <w:rFonts w:cs="Arial"/>
                <w:color w:val="000000"/>
                <w:sz w:val="20"/>
                <w:szCs w:val="20"/>
                <w:lang w:bidi="he-IL"/>
              </w:rPr>
            </w:pPr>
            <w:del w:id="914" w:author="thaodh" w:date="2013-04-11T14:34:00Z">
              <w:r w:rsidRPr="000D2AEF" w:rsidDel="002452B7">
                <w:rPr>
                  <w:rFonts w:cs="Arial"/>
                  <w:color w:val="000000"/>
                  <w:sz w:val="20"/>
                  <w:szCs w:val="20"/>
                  <w:lang w:bidi="he-IL"/>
                </w:rPr>
                <w:delText xml:space="preserve">           Average Size of Diameter Messages (in Bytes)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915" w:author="thaodh" w:date="2013-04-11T14:34:00Z"/>
                <w:rFonts w:cs="Arial"/>
                <w:color w:val="000000"/>
                <w:sz w:val="20"/>
                <w:szCs w:val="20"/>
                <w:lang w:bidi="he-IL"/>
              </w:rPr>
            </w:pPr>
            <w:del w:id="916" w:author="thaodh" w:date="2013-04-11T14:34:00Z">
              <w:r w:rsidRPr="000D2AEF" w:rsidDel="002452B7">
                <w:rPr>
                  <w:rFonts w:cs="Arial"/>
                  <w:color w:val="000000"/>
                  <w:sz w:val="20"/>
                  <w:szCs w:val="20"/>
                  <w:lang w:bidi="he-IL"/>
                </w:rPr>
                <w:delText>220</w:delText>
              </w:r>
            </w:del>
          </w:p>
        </w:tc>
      </w:tr>
      <w:tr w:rsidR="000D2AEF" w:rsidRPr="000D2AEF" w:rsidDel="002452B7" w:rsidTr="000D2AEF">
        <w:trPr>
          <w:trHeight w:val="255"/>
          <w:del w:id="91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918" w:author="thaodh" w:date="2013-04-11T14:34:00Z"/>
                <w:rFonts w:cs="Arial"/>
                <w:color w:val="000000"/>
                <w:sz w:val="20"/>
                <w:szCs w:val="20"/>
                <w:lang w:bidi="he-IL"/>
              </w:rPr>
            </w:pPr>
            <w:del w:id="919" w:author="thaodh" w:date="2013-04-11T14:34:00Z">
              <w:r w:rsidRPr="000D2AEF" w:rsidDel="002452B7">
                <w:rPr>
                  <w:rFonts w:cs="Arial"/>
                  <w:color w:val="000000"/>
                  <w:sz w:val="20"/>
                  <w:szCs w:val="20"/>
                  <w:lang w:bidi="he-IL"/>
                </w:rPr>
                <w:delText xml:space="preserve">           Activity Based Notifications (% of Diameter Transactions)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920" w:author="thaodh" w:date="2013-04-11T14:34:00Z"/>
                <w:rFonts w:cs="Arial"/>
                <w:color w:val="000000"/>
                <w:sz w:val="20"/>
                <w:szCs w:val="20"/>
                <w:lang w:bidi="he-IL"/>
              </w:rPr>
            </w:pPr>
            <w:del w:id="921" w:author="thaodh" w:date="2013-04-11T14:34:00Z">
              <w:r w:rsidRPr="000D2AEF" w:rsidDel="002452B7">
                <w:rPr>
                  <w:rFonts w:cs="Arial"/>
                  <w:color w:val="000000"/>
                  <w:sz w:val="20"/>
                  <w:szCs w:val="20"/>
                  <w:lang w:bidi="he-IL"/>
                </w:rPr>
                <w:delText>0%</w:delText>
              </w:r>
            </w:del>
          </w:p>
        </w:tc>
      </w:tr>
      <w:tr w:rsidR="000D2AEF" w:rsidRPr="000D2AEF" w:rsidDel="002452B7" w:rsidTr="000D2AEF">
        <w:trPr>
          <w:trHeight w:val="255"/>
          <w:del w:id="92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923" w:author="thaodh" w:date="2013-04-11T14:34:00Z"/>
                <w:rFonts w:cs="Arial"/>
                <w:color w:val="000000"/>
                <w:sz w:val="20"/>
                <w:szCs w:val="20"/>
                <w:lang w:bidi="he-IL"/>
              </w:rPr>
            </w:pPr>
            <w:del w:id="924" w:author="thaodh" w:date="2013-04-11T14:34:00Z">
              <w:r w:rsidRPr="000D2AEF" w:rsidDel="002452B7">
                <w:rPr>
                  <w:rFonts w:cs="Arial"/>
                  <w:color w:val="000000"/>
                  <w:sz w:val="20"/>
                  <w:szCs w:val="20"/>
                  <w:lang w:bidi="he-IL"/>
                </w:rPr>
                <w:delText xml:space="preserve">           Usage Based Notifications (% of Diameter Transactions)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925" w:author="thaodh" w:date="2013-04-11T14:34:00Z"/>
                <w:rFonts w:cs="Arial"/>
                <w:color w:val="000000"/>
                <w:sz w:val="20"/>
                <w:szCs w:val="20"/>
                <w:lang w:bidi="he-IL"/>
              </w:rPr>
            </w:pPr>
            <w:del w:id="926" w:author="thaodh" w:date="2013-04-11T14:34:00Z">
              <w:r w:rsidRPr="000D2AEF" w:rsidDel="002452B7">
                <w:rPr>
                  <w:rFonts w:cs="Arial"/>
                  <w:color w:val="000000"/>
                  <w:sz w:val="20"/>
                  <w:szCs w:val="20"/>
                  <w:lang w:bidi="he-IL"/>
                </w:rPr>
                <w:delText>0%</w:delText>
              </w:r>
            </w:del>
          </w:p>
        </w:tc>
      </w:tr>
      <w:tr w:rsidR="000D2AEF" w:rsidRPr="000D2AEF" w:rsidDel="002452B7" w:rsidTr="000D2AEF">
        <w:trPr>
          <w:trHeight w:val="255"/>
          <w:del w:id="92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928" w:author="thaodh" w:date="2013-04-11T14:34:00Z"/>
                <w:rFonts w:cs="Arial"/>
                <w:color w:val="000000"/>
                <w:sz w:val="20"/>
                <w:szCs w:val="20"/>
                <w:lang w:bidi="he-IL"/>
              </w:rPr>
            </w:pPr>
            <w:del w:id="929" w:author="thaodh" w:date="2013-04-11T14:34:00Z">
              <w:r w:rsidRPr="000D2AEF" w:rsidDel="002452B7">
                <w:rPr>
                  <w:rFonts w:cs="Arial"/>
                  <w:color w:val="000000"/>
                  <w:sz w:val="20"/>
                  <w:szCs w:val="20"/>
                  <w:lang w:bidi="he-IL"/>
                </w:rPr>
                <w:delText xml:space="preserve">           Days to Retain the Rated Usage for CCR/CCA Transactions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930" w:author="thaodh" w:date="2013-04-11T14:34:00Z"/>
                <w:rFonts w:cs="Arial"/>
                <w:color w:val="000000"/>
                <w:sz w:val="20"/>
                <w:szCs w:val="20"/>
                <w:lang w:bidi="he-IL"/>
              </w:rPr>
            </w:pPr>
            <w:del w:id="931" w:author="thaodh" w:date="2013-04-11T14:34:00Z">
              <w:r w:rsidRPr="000D2AEF" w:rsidDel="002452B7">
                <w:rPr>
                  <w:rFonts w:cs="Arial"/>
                  <w:color w:val="000000"/>
                  <w:sz w:val="20"/>
                  <w:szCs w:val="20"/>
                  <w:lang w:bidi="he-IL"/>
                </w:rPr>
                <w:delText>7</w:delText>
              </w:r>
            </w:del>
          </w:p>
        </w:tc>
      </w:tr>
      <w:tr w:rsidR="000D2AEF" w:rsidRPr="000D2AEF" w:rsidDel="002452B7" w:rsidTr="000D2AEF">
        <w:trPr>
          <w:trHeight w:val="255"/>
          <w:del w:id="93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933" w:author="thaodh" w:date="2013-04-11T14:34:00Z"/>
                <w:rFonts w:cs="Arial"/>
                <w:color w:val="000000"/>
                <w:sz w:val="20"/>
                <w:szCs w:val="20"/>
                <w:lang w:bidi="he-IL"/>
              </w:rPr>
            </w:pPr>
            <w:del w:id="934" w:author="thaodh" w:date="2013-04-11T14:34:00Z">
              <w:r w:rsidRPr="000D2AEF" w:rsidDel="002452B7">
                <w:rPr>
                  <w:rFonts w:cs="Arial"/>
                  <w:color w:val="000000"/>
                  <w:sz w:val="20"/>
                  <w:szCs w:val="20"/>
                  <w:lang w:bidi="he-IL"/>
                </w:rPr>
                <w:delText xml:space="preserve">           Days to Retain the SLU CDR for Diameter Transactions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935" w:author="thaodh" w:date="2013-04-11T14:34:00Z"/>
                <w:rFonts w:cs="Arial"/>
                <w:color w:val="000000"/>
                <w:sz w:val="20"/>
                <w:szCs w:val="20"/>
                <w:lang w:bidi="he-IL"/>
              </w:rPr>
            </w:pPr>
            <w:del w:id="936" w:author="thaodh" w:date="2013-04-11T14:34:00Z">
              <w:r w:rsidRPr="000D2AEF" w:rsidDel="002452B7">
                <w:rPr>
                  <w:rFonts w:cs="Arial"/>
                  <w:color w:val="000000"/>
                  <w:sz w:val="20"/>
                  <w:szCs w:val="20"/>
                  <w:lang w:bidi="he-IL"/>
                </w:rPr>
                <w:delText>2</w:delText>
              </w:r>
            </w:del>
          </w:p>
        </w:tc>
      </w:tr>
      <w:tr w:rsidR="000D2AEF" w:rsidRPr="000D2AEF" w:rsidDel="002452B7" w:rsidTr="000D2AEF">
        <w:trPr>
          <w:trHeight w:val="255"/>
          <w:del w:id="937" w:author="thaodh" w:date="2013-04-11T14:34:00Z"/>
        </w:trPr>
        <w:tc>
          <w:tcPr>
            <w:tcW w:w="6300" w:type="dxa"/>
            <w:tcBorders>
              <w:top w:val="nil"/>
              <w:left w:val="single" w:sz="4" w:space="0" w:color="000000"/>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938" w:author="thaodh" w:date="2013-04-11T14:34:00Z"/>
                <w:rFonts w:cs="Arial"/>
                <w:b/>
                <w:bCs/>
                <w:color w:val="000000"/>
                <w:sz w:val="20"/>
                <w:szCs w:val="20"/>
                <w:lang w:bidi="he-IL"/>
              </w:rPr>
            </w:pPr>
            <w:del w:id="939" w:author="thaodh" w:date="2013-04-11T14:34:00Z">
              <w:r w:rsidRPr="000D2AEF" w:rsidDel="002452B7">
                <w:rPr>
                  <w:rFonts w:cs="Arial"/>
                  <w:b/>
                  <w:bCs/>
                  <w:color w:val="000000"/>
                  <w:sz w:val="20"/>
                  <w:szCs w:val="20"/>
                  <w:lang w:bidi="he-IL"/>
                </w:rPr>
                <w:delText xml:space="preserve">          Event Charging Interface</w:delText>
              </w:r>
            </w:del>
          </w:p>
        </w:tc>
        <w:tc>
          <w:tcPr>
            <w:tcW w:w="1760" w:type="dxa"/>
            <w:tcBorders>
              <w:top w:val="nil"/>
              <w:left w:val="nil"/>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940" w:author="thaodh" w:date="2013-04-11T14:34:00Z"/>
                <w:rFonts w:cs="Arial"/>
                <w:b/>
                <w:bCs/>
                <w:color w:val="000000"/>
                <w:sz w:val="20"/>
                <w:szCs w:val="20"/>
                <w:lang w:bidi="he-IL"/>
              </w:rPr>
            </w:pPr>
            <w:del w:id="941" w:author="thaodh" w:date="2013-04-11T14:34:00Z">
              <w:r w:rsidRPr="000D2AEF" w:rsidDel="002452B7">
                <w:rPr>
                  <w:rFonts w:cs="Arial"/>
                  <w:b/>
                  <w:bCs/>
                  <w:color w:val="000000"/>
                  <w:sz w:val="20"/>
                  <w:szCs w:val="20"/>
                  <w:lang w:bidi="he-IL"/>
                </w:rPr>
                <w:delText>TRUE</w:delText>
              </w:r>
            </w:del>
          </w:p>
        </w:tc>
      </w:tr>
      <w:tr w:rsidR="000D2AEF" w:rsidRPr="000D2AEF" w:rsidDel="002452B7" w:rsidTr="000D2AEF">
        <w:trPr>
          <w:trHeight w:val="255"/>
          <w:del w:id="94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943" w:author="thaodh" w:date="2013-04-11T14:34:00Z"/>
                <w:rFonts w:cs="Arial"/>
                <w:color w:val="000000"/>
                <w:sz w:val="20"/>
                <w:szCs w:val="20"/>
                <w:lang w:bidi="he-IL"/>
              </w:rPr>
            </w:pPr>
            <w:del w:id="944" w:author="thaodh" w:date="2013-04-11T14:34:00Z">
              <w:r w:rsidRPr="000D2AEF" w:rsidDel="002452B7">
                <w:rPr>
                  <w:rFonts w:cs="Arial"/>
                  <w:color w:val="000000"/>
                  <w:sz w:val="20"/>
                  <w:szCs w:val="20"/>
                  <w:lang w:bidi="he-IL"/>
                </w:rPr>
                <w:delText xml:space="preserve">           Total Busy Hour ApplyCharge Transactions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945" w:author="thaodh" w:date="2013-04-11T14:34:00Z"/>
                <w:rFonts w:cs="Arial"/>
                <w:color w:val="000000"/>
                <w:sz w:val="20"/>
                <w:szCs w:val="20"/>
                <w:lang w:bidi="he-IL"/>
              </w:rPr>
            </w:pPr>
            <w:del w:id="946" w:author="thaodh" w:date="2013-04-11T14:34:00Z">
              <w:r w:rsidRPr="000D2AEF" w:rsidDel="002452B7">
                <w:rPr>
                  <w:rFonts w:cs="Arial"/>
                  <w:color w:val="000000"/>
                  <w:sz w:val="20"/>
                  <w:szCs w:val="20"/>
                  <w:lang w:bidi="he-IL"/>
                </w:rPr>
                <w:delText>0</w:delText>
              </w:r>
            </w:del>
          </w:p>
        </w:tc>
      </w:tr>
      <w:tr w:rsidR="000D2AEF" w:rsidRPr="000D2AEF" w:rsidDel="002452B7" w:rsidTr="000D2AEF">
        <w:trPr>
          <w:trHeight w:val="255"/>
          <w:del w:id="94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948" w:author="thaodh" w:date="2013-04-11T14:34:00Z"/>
                <w:rFonts w:cs="Arial"/>
                <w:color w:val="000000"/>
                <w:sz w:val="20"/>
                <w:szCs w:val="20"/>
                <w:lang w:bidi="he-IL"/>
              </w:rPr>
            </w:pPr>
            <w:del w:id="949" w:author="thaodh" w:date="2013-04-11T14:34:00Z">
              <w:r w:rsidRPr="000D2AEF" w:rsidDel="002452B7">
                <w:rPr>
                  <w:rFonts w:cs="Arial"/>
                  <w:color w:val="000000"/>
                  <w:sz w:val="20"/>
                  <w:szCs w:val="20"/>
                  <w:lang w:bidi="he-IL"/>
                </w:rPr>
                <w:delText xml:space="preserve">           Total Busy Hour ApplyTariff Transactions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950" w:author="thaodh" w:date="2013-04-11T14:34:00Z"/>
                <w:rFonts w:cs="Arial"/>
                <w:color w:val="000000"/>
                <w:sz w:val="20"/>
                <w:szCs w:val="20"/>
                <w:lang w:bidi="he-IL"/>
              </w:rPr>
            </w:pPr>
            <w:del w:id="951" w:author="thaodh" w:date="2013-04-11T14:34:00Z">
              <w:r w:rsidRPr="000D2AEF" w:rsidDel="002452B7">
                <w:rPr>
                  <w:rFonts w:cs="Arial"/>
                  <w:color w:val="000000"/>
                  <w:sz w:val="20"/>
                  <w:szCs w:val="20"/>
                  <w:lang w:bidi="he-IL"/>
                </w:rPr>
                <w:delText>750,000</w:delText>
              </w:r>
            </w:del>
          </w:p>
        </w:tc>
      </w:tr>
      <w:tr w:rsidR="000D2AEF" w:rsidRPr="000D2AEF" w:rsidDel="002452B7" w:rsidTr="000D2AEF">
        <w:trPr>
          <w:trHeight w:val="255"/>
          <w:del w:id="95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953" w:author="thaodh" w:date="2013-04-11T14:34:00Z"/>
                <w:rFonts w:cs="Arial"/>
                <w:color w:val="000000"/>
                <w:sz w:val="20"/>
                <w:szCs w:val="20"/>
                <w:lang w:bidi="he-IL"/>
              </w:rPr>
            </w:pPr>
            <w:del w:id="954" w:author="thaodh" w:date="2013-04-11T14:34:00Z">
              <w:r w:rsidRPr="000D2AEF" w:rsidDel="002452B7">
                <w:rPr>
                  <w:rFonts w:cs="Arial"/>
                  <w:color w:val="000000"/>
                  <w:sz w:val="20"/>
                  <w:szCs w:val="20"/>
                  <w:lang w:bidi="he-IL"/>
                </w:rPr>
                <w:delText xml:space="preserve">           Total Busy Hour Refund Transactions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955" w:author="thaodh" w:date="2013-04-11T14:34:00Z"/>
                <w:rFonts w:cs="Arial"/>
                <w:color w:val="000000"/>
                <w:sz w:val="20"/>
                <w:szCs w:val="20"/>
                <w:lang w:bidi="he-IL"/>
              </w:rPr>
            </w:pPr>
            <w:del w:id="956" w:author="thaodh" w:date="2013-04-11T14:34:00Z">
              <w:r w:rsidRPr="000D2AEF" w:rsidDel="002452B7">
                <w:rPr>
                  <w:rFonts w:cs="Arial"/>
                  <w:color w:val="000000"/>
                  <w:sz w:val="20"/>
                  <w:szCs w:val="20"/>
                  <w:lang w:bidi="he-IL"/>
                </w:rPr>
                <w:delText>75,000</w:delText>
              </w:r>
            </w:del>
          </w:p>
        </w:tc>
      </w:tr>
      <w:tr w:rsidR="000D2AEF" w:rsidRPr="000D2AEF" w:rsidDel="002452B7" w:rsidTr="000D2AEF">
        <w:trPr>
          <w:trHeight w:val="255"/>
          <w:del w:id="95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958" w:author="thaodh" w:date="2013-04-11T14:34:00Z"/>
                <w:rFonts w:cs="Arial"/>
                <w:color w:val="000000"/>
                <w:sz w:val="20"/>
                <w:szCs w:val="20"/>
                <w:lang w:bidi="he-IL"/>
              </w:rPr>
            </w:pPr>
            <w:del w:id="959" w:author="thaodh" w:date="2013-04-11T14:34:00Z">
              <w:r w:rsidRPr="000D2AEF" w:rsidDel="002452B7">
                <w:rPr>
                  <w:rFonts w:cs="Arial"/>
                  <w:color w:val="000000"/>
                  <w:sz w:val="20"/>
                  <w:szCs w:val="20"/>
                  <w:lang w:bidi="he-IL"/>
                </w:rPr>
                <w:delText xml:space="preserve">           Activity Based Notifications (% of ECI Transactions)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960" w:author="thaodh" w:date="2013-04-11T14:34:00Z"/>
                <w:rFonts w:cs="Arial"/>
                <w:color w:val="000000"/>
                <w:sz w:val="20"/>
                <w:szCs w:val="20"/>
                <w:lang w:bidi="he-IL"/>
              </w:rPr>
            </w:pPr>
            <w:del w:id="961" w:author="thaodh" w:date="2013-04-11T14:34:00Z">
              <w:r w:rsidRPr="000D2AEF" w:rsidDel="002452B7">
                <w:rPr>
                  <w:rFonts w:cs="Arial"/>
                  <w:color w:val="000000"/>
                  <w:sz w:val="20"/>
                  <w:szCs w:val="20"/>
                  <w:lang w:bidi="he-IL"/>
                </w:rPr>
                <w:delText>0%</w:delText>
              </w:r>
            </w:del>
          </w:p>
        </w:tc>
      </w:tr>
      <w:tr w:rsidR="000D2AEF" w:rsidRPr="000D2AEF" w:rsidDel="002452B7" w:rsidTr="000D2AEF">
        <w:trPr>
          <w:trHeight w:val="255"/>
          <w:del w:id="96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963" w:author="thaodh" w:date="2013-04-11T14:34:00Z"/>
                <w:rFonts w:cs="Arial"/>
                <w:color w:val="000000"/>
                <w:sz w:val="20"/>
                <w:szCs w:val="20"/>
                <w:lang w:bidi="he-IL"/>
              </w:rPr>
            </w:pPr>
            <w:del w:id="964" w:author="thaodh" w:date="2013-04-11T14:34:00Z">
              <w:r w:rsidRPr="000D2AEF" w:rsidDel="002452B7">
                <w:rPr>
                  <w:rFonts w:cs="Arial"/>
                  <w:color w:val="000000"/>
                  <w:sz w:val="20"/>
                  <w:szCs w:val="20"/>
                  <w:lang w:bidi="he-IL"/>
                </w:rPr>
                <w:delText xml:space="preserve">           Usage Based Notifications (% of ECI Transactions)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965" w:author="thaodh" w:date="2013-04-11T14:34:00Z"/>
                <w:rFonts w:cs="Arial"/>
                <w:color w:val="000000"/>
                <w:sz w:val="20"/>
                <w:szCs w:val="20"/>
                <w:lang w:bidi="he-IL"/>
              </w:rPr>
            </w:pPr>
            <w:del w:id="966" w:author="thaodh" w:date="2013-04-11T14:34:00Z">
              <w:r w:rsidRPr="000D2AEF" w:rsidDel="002452B7">
                <w:rPr>
                  <w:rFonts w:cs="Arial"/>
                  <w:color w:val="000000"/>
                  <w:sz w:val="20"/>
                  <w:szCs w:val="20"/>
                  <w:lang w:bidi="he-IL"/>
                </w:rPr>
                <w:delText>0%</w:delText>
              </w:r>
            </w:del>
          </w:p>
        </w:tc>
      </w:tr>
      <w:tr w:rsidR="000D2AEF" w:rsidRPr="000D2AEF" w:rsidDel="002452B7" w:rsidTr="000D2AEF">
        <w:trPr>
          <w:trHeight w:val="510"/>
          <w:del w:id="96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968" w:author="thaodh" w:date="2013-04-11T14:34:00Z"/>
                <w:rFonts w:cs="Arial"/>
                <w:color w:val="000000"/>
                <w:sz w:val="20"/>
                <w:szCs w:val="20"/>
                <w:lang w:bidi="he-IL"/>
              </w:rPr>
            </w:pPr>
            <w:del w:id="969" w:author="thaodh" w:date="2013-04-11T14:34:00Z">
              <w:r w:rsidRPr="000D2AEF" w:rsidDel="002452B7">
                <w:rPr>
                  <w:rFonts w:cs="Arial"/>
                  <w:color w:val="000000"/>
                  <w:sz w:val="20"/>
                  <w:szCs w:val="20"/>
                  <w:lang w:bidi="he-IL"/>
                </w:rPr>
                <w:delText xml:space="preserve">           Days to retain History Records on the Rating DB for charge reversals (used for CV systems)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970" w:author="thaodh" w:date="2013-04-11T14:34:00Z"/>
                <w:rFonts w:cs="Arial"/>
                <w:color w:val="000000"/>
                <w:sz w:val="20"/>
                <w:szCs w:val="20"/>
                <w:lang w:bidi="he-IL"/>
              </w:rPr>
            </w:pPr>
            <w:del w:id="971" w:author="thaodh" w:date="2013-04-11T14:34:00Z">
              <w:r w:rsidRPr="000D2AEF" w:rsidDel="002452B7">
                <w:rPr>
                  <w:rFonts w:cs="Arial"/>
                  <w:color w:val="000000"/>
                  <w:sz w:val="20"/>
                  <w:szCs w:val="20"/>
                  <w:lang w:bidi="he-IL"/>
                </w:rPr>
                <w:delText>0</w:delText>
              </w:r>
            </w:del>
          </w:p>
        </w:tc>
      </w:tr>
      <w:tr w:rsidR="000D2AEF" w:rsidRPr="000D2AEF" w:rsidDel="002452B7" w:rsidTr="000D2AEF">
        <w:trPr>
          <w:trHeight w:val="255"/>
          <w:del w:id="97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973" w:author="thaodh" w:date="2013-04-11T14:34:00Z"/>
                <w:rFonts w:cs="Arial"/>
                <w:color w:val="000000"/>
                <w:sz w:val="20"/>
                <w:szCs w:val="20"/>
                <w:lang w:bidi="he-IL"/>
              </w:rPr>
            </w:pPr>
            <w:del w:id="974" w:author="thaodh" w:date="2013-04-11T14:34:00Z">
              <w:r w:rsidRPr="000D2AEF" w:rsidDel="002452B7">
                <w:rPr>
                  <w:rFonts w:cs="Arial"/>
                  <w:color w:val="000000"/>
                  <w:sz w:val="20"/>
                  <w:szCs w:val="20"/>
                  <w:lang w:bidi="he-IL"/>
                </w:rPr>
                <w:delText xml:space="preserve">           Days to Retain the Rated Usage for ECI Transactions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975" w:author="thaodh" w:date="2013-04-11T14:34:00Z"/>
                <w:rFonts w:cs="Arial"/>
                <w:color w:val="000000"/>
                <w:sz w:val="20"/>
                <w:szCs w:val="20"/>
                <w:lang w:bidi="he-IL"/>
              </w:rPr>
            </w:pPr>
            <w:del w:id="976" w:author="thaodh" w:date="2013-04-11T14:34:00Z">
              <w:r w:rsidRPr="000D2AEF" w:rsidDel="002452B7">
                <w:rPr>
                  <w:rFonts w:cs="Arial"/>
                  <w:color w:val="000000"/>
                  <w:sz w:val="20"/>
                  <w:szCs w:val="20"/>
                  <w:lang w:bidi="he-IL"/>
                </w:rPr>
                <w:delText>7</w:delText>
              </w:r>
            </w:del>
          </w:p>
        </w:tc>
      </w:tr>
      <w:tr w:rsidR="000D2AEF" w:rsidRPr="000D2AEF" w:rsidDel="002452B7" w:rsidTr="000D2AEF">
        <w:trPr>
          <w:trHeight w:val="255"/>
          <w:del w:id="97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978" w:author="thaodh" w:date="2013-04-11T14:34:00Z"/>
                <w:rFonts w:cs="Arial"/>
                <w:color w:val="000000"/>
                <w:sz w:val="20"/>
                <w:szCs w:val="20"/>
                <w:lang w:bidi="he-IL"/>
              </w:rPr>
            </w:pPr>
            <w:del w:id="979" w:author="thaodh" w:date="2013-04-11T14:34:00Z">
              <w:r w:rsidRPr="000D2AEF" w:rsidDel="002452B7">
                <w:rPr>
                  <w:rFonts w:cs="Arial"/>
                  <w:color w:val="000000"/>
                  <w:sz w:val="20"/>
                  <w:szCs w:val="20"/>
                  <w:lang w:bidi="he-IL"/>
                </w:rPr>
                <w:delText xml:space="preserve">           Days to Retain the SLU CDR for ECI Transactions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980" w:author="thaodh" w:date="2013-04-11T14:34:00Z"/>
                <w:rFonts w:cs="Arial"/>
                <w:color w:val="000000"/>
                <w:sz w:val="20"/>
                <w:szCs w:val="20"/>
                <w:lang w:bidi="he-IL"/>
              </w:rPr>
            </w:pPr>
            <w:del w:id="981" w:author="thaodh" w:date="2013-04-11T14:34:00Z">
              <w:r w:rsidRPr="000D2AEF" w:rsidDel="002452B7">
                <w:rPr>
                  <w:rFonts w:cs="Arial"/>
                  <w:color w:val="000000"/>
                  <w:sz w:val="20"/>
                  <w:szCs w:val="20"/>
                  <w:lang w:bidi="he-IL"/>
                </w:rPr>
                <w:delText>2</w:delText>
              </w:r>
            </w:del>
          </w:p>
        </w:tc>
      </w:tr>
      <w:tr w:rsidR="000D2AEF" w:rsidRPr="000D2AEF" w:rsidDel="002452B7" w:rsidTr="000D2AEF">
        <w:trPr>
          <w:trHeight w:val="255"/>
          <w:del w:id="982" w:author="thaodh" w:date="2013-04-11T14:34:00Z"/>
        </w:trPr>
        <w:tc>
          <w:tcPr>
            <w:tcW w:w="6300" w:type="dxa"/>
            <w:tcBorders>
              <w:top w:val="nil"/>
              <w:left w:val="single" w:sz="4" w:space="0" w:color="000000"/>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983" w:author="thaodh" w:date="2013-04-11T14:34:00Z"/>
                <w:rFonts w:cs="Arial"/>
                <w:b/>
                <w:bCs/>
                <w:color w:val="000000"/>
                <w:sz w:val="20"/>
                <w:szCs w:val="20"/>
                <w:lang w:bidi="he-IL"/>
              </w:rPr>
            </w:pPr>
            <w:del w:id="984" w:author="thaodh" w:date="2013-04-11T14:34:00Z">
              <w:r w:rsidRPr="000D2AEF" w:rsidDel="002452B7">
                <w:rPr>
                  <w:rFonts w:cs="Arial"/>
                  <w:b/>
                  <w:bCs/>
                  <w:color w:val="000000"/>
                  <w:sz w:val="20"/>
                  <w:szCs w:val="20"/>
                  <w:lang w:bidi="he-IL"/>
                </w:rPr>
                <w:delText xml:space="preserve">         Offline Rating</w:delText>
              </w:r>
            </w:del>
          </w:p>
        </w:tc>
        <w:tc>
          <w:tcPr>
            <w:tcW w:w="1760" w:type="dxa"/>
            <w:tcBorders>
              <w:top w:val="nil"/>
              <w:left w:val="nil"/>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985" w:author="thaodh" w:date="2013-04-11T14:34:00Z"/>
                <w:rFonts w:cs="Arial"/>
                <w:b/>
                <w:bCs/>
                <w:color w:val="000000"/>
                <w:sz w:val="20"/>
                <w:szCs w:val="20"/>
                <w:lang w:bidi="he-IL"/>
              </w:rPr>
            </w:pPr>
            <w:del w:id="986" w:author="thaodh" w:date="2013-04-11T14:34:00Z">
              <w:r w:rsidRPr="000D2AEF" w:rsidDel="002452B7">
                <w:rPr>
                  <w:rFonts w:cs="Arial"/>
                  <w:b/>
                  <w:bCs/>
                  <w:color w:val="000000"/>
                  <w:sz w:val="20"/>
                  <w:szCs w:val="20"/>
                  <w:lang w:bidi="he-IL"/>
                </w:rPr>
                <w:delText>TRUE</w:delText>
              </w:r>
            </w:del>
          </w:p>
        </w:tc>
      </w:tr>
      <w:tr w:rsidR="000D2AEF" w:rsidRPr="000D2AEF" w:rsidDel="002452B7" w:rsidTr="000D2AEF">
        <w:trPr>
          <w:trHeight w:val="255"/>
          <w:del w:id="987" w:author="thaodh" w:date="2013-04-11T14:34:00Z"/>
        </w:trPr>
        <w:tc>
          <w:tcPr>
            <w:tcW w:w="6300" w:type="dxa"/>
            <w:tcBorders>
              <w:top w:val="nil"/>
              <w:left w:val="single" w:sz="4" w:space="0" w:color="000000"/>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988" w:author="thaodh" w:date="2013-04-11T14:34:00Z"/>
                <w:rFonts w:cs="Arial"/>
                <w:b/>
                <w:bCs/>
                <w:color w:val="000000"/>
                <w:sz w:val="20"/>
                <w:szCs w:val="20"/>
                <w:lang w:bidi="he-IL"/>
              </w:rPr>
            </w:pPr>
            <w:del w:id="989" w:author="thaodh" w:date="2013-04-11T14:34:00Z">
              <w:r w:rsidRPr="000D2AEF" w:rsidDel="002452B7">
                <w:rPr>
                  <w:rFonts w:cs="Arial"/>
                  <w:b/>
                  <w:bCs/>
                  <w:color w:val="000000"/>
                  <w:sz w:val="20"/>
                  <w:szCs w:val="20"/>
                  <w:lang w:bidi="he-IL"/>
                </w:rPr>
                <w:delText xml:space="preserve">          CDR Processing</w:delText>
              </w:r>
            </w:del>
          </w:p>
        </w:tc>
        <w:tc>
          <w:tcPr>
            <w:tcW w:w="1760" w:type="dxa"/>
            <w:tcBorders>
              <w:top w:val="nil"/>
              <w:left w:val="nil"/>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990" w:author="thaodh" w:date="2013-04-11T14:34:00Z"/>
                <w:rFonts w:cs="Arial"/>
                <w:b/>
                <w:bCs/>
                <w:color w:val="000000"/>
                <w:sz w:val="20"/>
                <w:szCs w:val="20"/>
                <w:lang w:bidi="he-IL"/>
              </w:rPr>
            </w:pPr>
            <w:del w:id="991" w:author="thaodh" w:date="2013-04-11T14:34:00Z">
              <w:r w:rsidRPr="000D2AEF" w:rsidDel="002452B7">
                <w:rPr>
                  <w:rFonts w:cs="Arial"/>
                  <w:b/>
                  <w:bCs/>
                  <w:color w:val="000000"/>
                  <w:sz w:val="20"/>
                  <w:szCs w:val="20"/>
                  <w:lang w:bidi="he-IL"/>
                </w:rPr>
                <w:delText>TRUE</w:delText>
              </w:r>
            </w:del>
          </w:p>
        </w:tc>
      </w:tr>
      <w:tr w:rsidR="000D2AEF" w:rsidRPr="000D2AEF" w:rsidDel="002452B7" w:rsidTr="000D2AEF">
        <w:trPr>
          <w:trHeight w:val="510"/>
          <w:del w:id="99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993" w:author="thaodh" w:date="2013-04-11T14:34:00Z"/>
                <w:rFonts w:cs="Arial"/>
                <w:color w:val="000000"/>
                <w:sz w:val="20"/>
                <w:szCs w:val="20"/>
                <w:lang w:bidi="he-IL"/>
              </w:rPr>
            </w:pPr>
            <w:del w:id="994" w:author="thaodh" w:date="2013-04-11T14:34:00Z">
              <w:r w:rsidRPr="000D2AEF" w:rsidDel="002452B7">
                <w:rPr>
                  <w:rFonts w:cs="Arial"/>
                  <w:color w:val="000000"/>
                  <w:sz w:val="20"/>
                  <w:szCs w:val="20"/>
                  <w:lang w:bidi="he-IL"/>
                </w:rPr>
                <w:delText xml:space="preserve">           Total Number of CDR Files Received from the Network per Month</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995" w:author="thaodh" w:date="2013-04-11T14:34:00Z"/>
                <w:rFonts w:cs="Arial"/>
                <w:color w:val="000000"/>
                <w:sz w:val="20"/>
                <w:szCs w:val="20"/>
                <w:lang w:bidi="he-IL"/>
              </w:rPr>
            </w:pPr>
            <w:del w:id="996" w:author="thaodh" w:date="2013-04-11T14:34:00Z">
              <w:r w:rsidRPr="000D2AEF" w:rsidDel="002452B7">
                <w:rPr>
                  <w:rFonts w:cs="Arial"/>
                  <w:color w:val="000000"/>
                  <w:sz w:val="20"/>
                  <w:szCs w:val="20"/>
                  <w:lang w:bidi="he-IL"/>
                </w:rPr>
                <w:delText>1,000</w:delText>
              </w:r>
            </w:del>
          </w:p>
        </w:tc>
      </w:tr>
      <w:tr w:rsidR="000D2AEF" w:rsidRPr="000D2AEF" w:rsidDel="002452B7" w:rsidTr="000D2AEF">
        <w:trPr>
          <w:trHeight w:val="255"/>
          <w:del w:id="99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998" w:author="thaodh" w:date="2013-04-11T14:34:00Z"/>
                <w:rFonts w:cs="Arial"/>
                <w:color w:val="000000"/>
                <w:sz w:val="20"/>
                <w:szCs w:val="20"/>
                <w:lang w:bidi="he-IL"/>
              </w:rPr>
            </w:pPr>
            <w:del w:id="999" w:author="thaodh" w:date="2013-04-11T14:34:00Z">
              <w:r w:rsidRPr="000D2AEF" w:rsidDel="002452B7">
                <w:rPr>
                  <w:rFonts w:cs="Arial"/>
                  <w:color w:val="000000"/>
                  <w:sz w:val="20"/>
                  <w:szCs w:val="20"/>
                  <w:lang w:bidi="he-IL"/>
                </w:rPr>
                <w:delText xml:space="preserve">           Average Number of CDRs per File</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000" w:author="thaodh" w:date="2013-04-11T14:34:00Z"/>
                <w:rFonts w:cs="Arial"/>
                <w:color w:val="000000"/>
                <w:sz w:val="20"/>
                <w:szCs w:val="20"/>
                <w:lang w:bidi="he-IL"/>
              </w:rPr>
            </w:pPr>
            <w:del w:id="1001" w:author="thaodh" w:date="2013-04-11T14:34:00Z">
              <w:r w:rsidRPr="000D2AEF" w:rsidDel="002452B7">
                <w:rPr>
                  <w:rFonts w:cs="Arial"/>
                  <w:color w:val="000000"/>
                  <w:sz w:val="20"/>
                  <w:szCs w:val="20"/>
                  <w:lang w:bidi="he-IL"/>
                </w:rPr>
                <w:delText>10,000</w:delText>
              </w:r>
            </w:del>
          </w:p>
        </w:tc>
      </w:tr>
      <w:tr w:rsidR="000D2AEF" w:rsidRPr="000D2AEF" w:rsidDel="002452B7" w:rsidTr="000D2AEF">
        <w:trPr>
          <w:trHeight w:val="255"/>
          <w:del w:id="100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003" w:author="thaodh" w:date="2013-04-11T14:34:00Z"/>
                <w:rFonts w:cs="Arial"/>
                <w:color w:val="000000"/>
                <w:sz w:val="20"/>
                <w:szCs w:val="20"/>
                <w:lang w:bidi="he-IL"/>
              </w:rPr>
            </w:pPr>
            <w:del w:id="1004" w:author="thaodh" w:date="2013-04-11T14:34:00Z">
              <w:r w:rsidRPr="000D2AEF" w:rsidDel="002452B7">
                <w:rPr>
                  <w:rFonts w:cs="Arial"/>
                  <w:color w:val="000000"/>
                  <w:sz w:val="20"/>
                  <w:szCs w:val="20"/>
                  <w:lang w:bidi="he-IL"/>
                </w:rPr>
                <w:delText xml:space="preserve">           Average Size of Incoming CDRs from the Network (in Bytes)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005" w:author="thaodh" w:date="2013-04-11T14:34:00Z"/>
                <w:rFonts w:cs="Arial"/>
                <w:color w:val="000000"/>
                <w:sz w:val="20"/>
                <w:szCs w:val="20"/>
                <w:lang w:bidi="he-IL"/>
              </w:rPr>
            </w:pPr>
            <w:del w:id="1006" w:author="thaodh" w:date="2013-04-11T14:34:00Z">
              <w:r w:rsidRPr="000D2AEF" w:rsidDel="002452B7">
                <w:rPr>
                  <w:rFonts w:cs="Arial"/>
                  <w:color w:val="000000"/>
                  <w:sz w:val="20"/>
                  <w:szCs w:val="20"/>
                  <w:lang w:bidi="he-IL"/>
                </w:rPr>
                <w:delText>2,200,000</w:delText>
              </w:r>
            </w:del>
          </w:p>
        </w:tc>
      </w:tr>
      <w:tr w:rsidR="000D2AEF" w:rsidRPr="000D2AEF" w:rsidDel="002452B7" w:rsidTr="000D2AEF">
        <w:trPr>
          <w:trHeight w:val="255"/>
          <w:del w:id="100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008" w:author="thaodh" w:date="2013-04-11T14:34:00Z"/>
                <w:rFonts w:cs="Arial"/>
                <w:color w:val="000000"/>
                <w:sz w:val="20"/>
                <w:szCs w:val="20"/>
                <w:lang w:bidi="he-IL"/>
              </w:rPr>
            </w:pPr>
            <w:del w:id="1009" w:author="thaodh" w:date="2013-04-11T14:34:00Z">
              <w:r w:rsidRPr="000D2AEF" w:rsidDel="002452B7">
                <w:rPr>
                  <w:rFonts w:cs="Arial"/>
                  <w:color w:val="000000"/>
                  <w:sz w:val="20"/>
                  <w:szCs w:val="20"/>
                  <w:lang w:bidi="he-IL"/>
                </w:rPr>
                <w:delText xml:space="preserve">           Average Number of Usage Events per CDR</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010" w:author="thaodh" w:date="2013-04-11T14:34:00Z"/>
                <w:rFonts w:cs="Arial"/>
                <w:color w:val="000000"/>
                <w:sz w:val="20"/>
                <w:szCs w:val="20"/>
                <w:lang w:bidi="he-IL"/>
              </w:rPr>
            </w:pPr>
            <w:del w:id="1011" w:author="thaodh" w:date="2013-04-11T14:34:00Z">
              <w:r w:rsidRPr="000D2AEF" w:rsidDel="002452B7">
                <w:rPr>
                  <w:rFonts w:cs="Arial"/>
                  <w:color w:val="000000"/>
                  <w:sz w:val="20"/>
                  <w:szCs w:val="20"/>
                  <w:lang w:bidi="he-IL"/>
                </w:rPr>
                <w:delText>1</w:delText>
              </w:r>
            </w:del>
          </w:p>
        </w:tc>
      </w:tr>
      <w:tr w:rsidR="000D2AEF" w:rsidRPr="000D2AEF" w:rsidDel="002452B7" w:rsidTr="000D2AEF">
        <w:trPr>
          <w:trHeight w:val="255"/>
          <w:del w:id="101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013" w:author="thaodh" w:date="2013-04-11T14:34:00Z"/>
                <w:rFonts w:cs="Arial"/>
                <w:color w:val="000000"/>
                <w:sz w:val="20"/>
                <w:szCs w:val="20"/>
                <w:lang w:bidi="he-IL"/>
              </w:rPr>
            </w:pPr>
            <w:del w:id="1014" w:author="thaodh" w:date="2013-04-11T14:34:00Z">
              <w:r w:rsidRPr="000D2AEF" w:rsidDel="002452B7">
                <w:rPr>
                  <w:rFonts w:cs="Arial"/>
                  <w:color w:val="000000"/>
                  <w:sz w:val="20"/>
                  <w:szCs w:val="20"/>
                  <w:lang w:bidi="he-IL"/>
                </w:rPr>
                <w:delText xml:space="preserve">           Number of Usage Events Processing Cycles per Month</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015" w:author="thaodh" w:date="2013-04-11T14:34:00Z"/>
                <w:rFonts w:cs="Arial"/>
                <w:color w:val="000000"/>
                <w:sz w:val="20"/>
                <w:szCs w:val="20"/>
                <w:lang w:bidi="he-IL"/>
              </w:rPr>
            </w:pPr>
            <w:del w:id="1016" w:author="thaodh" w:date="2013-04-11T14:34:00Z">
              <w:r w:rsidRPr="000D2AEF" w:rsidDel="002452B7">
                <w:rPr>
                  <w:rFonts w:cs="Arial"/>
                  <w:color w:val="000000"/>
                  <w:sz w:val="20"/>
                  <w:szCs w:val="20"/>
                  <w:lang w:bidi="he-IL"/>
                </w:rPr>
                <w:delText>30</w:delText>
              </w:r>
            </w:del>
          </w:p>
        </w:tc>
      </w:tr>
      <w:tr w:rsidR="000D2AEF" w:rsidRPr="000D2AEF" w:rsidDel="002452B7" w:rsidTr="000D2AEF">
        <w:trPr>
          <w:trHeight w:val="510"/>
          <w:del w:id="101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018" w:author="thaodh" w:date="2013-04-11T14:34:00Z"/>
                <w:rFonts w:cs="Arial"/>
                <w:color w:val="000000"/>
                <w:sz w:val="20"/>
                <w:szCs w:val="20"/>
                <w:lang w:bidi="he-IL"/>
              </w:rPr>
            </w:pPr>
            <w:del w:id="1019" w:author="thaodh" w:date="2013-04-11T14:34:00Z">
              <w:r w:rsidRPr="000D2AEF" w:rsidDel="002452B7">
                <w:rPr>
                  <w:rFonts w:cs="Arial"/>
                  <w:color w:val="000000"/>
                  <w:sz w:val="20"/>
                  <w:szCs w:val="20"/>
                  <w:lang w:bidi="he-IL"/>
                </w:rPr>
                <w:delText xml:space="preserve">           Duration of Guiding per Usage Events Processing Cycle (in Hours)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020" w:author="thaodh" w:date="2013-04-11T14:34:00Z"/>
                <w:rFonts w:cs="Arial"/>
                <w:color w:val="000000"/>
                <w:sz w:val="20"/>
                <w:szCs w:val="20"/>
                <w:lang w:bidi="he-IL"/>
              </w:rPr>
            </w:pPr>
            <w:del w:id="1021" w:author="thaodh" w:date="2013-04-11T14:34:00Z">
              <w:r w:rsidRPr="000D2AEF" w:rsidDel="002452B7">
                <w:rPr>
                  <w:rFonts w:cs="Arial"/>
                  <w:color w:val="000000"/>
                  <w:sz w:val="20"/>
                  <w:szCs w:val="20"/>
                  <w:lang w:bidi="he-IL"/>
                </w:rPr>
                <w:delText>4</w:delText>
              </w:r>
            </w:del>
          </w:p>
        </w:tc>
      </w:tr>
      <w:tr w:rsidR="000D2AEF" w:rsidRPr="000D2AEF" w:rsidDel="002452B7" w:rsidTr="000D2AEF">
        <w:trPr>
          <w:trHeight w:val="510"/>
          <w:del w:id="102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023" w:author="thaodh" w:date="2013-04-11T14:34:00Z"/>
                <w:rFonts w:cs="Arial"/>
                <w:color w:val="000000"/>
                <w:sz w:val="20"/>
                <w:szCs w:val="20"/>
                <w:lang w:bidi="he-IL"/>
              </w:rPr>
            </w:pPr>
            <w:del w:id="1024" w:author="thaodh" w:date="2013-04-11T14:34:00Z">
              <w:r w:rsidRPr="000D2AEF" w:rsidDel="002452B7">
                <w:rPr>
                  <w:rFonts w:cs="Arial"/>
                  <w:color w:val="000000"/>
                  <w:sz w:val="20"/>
                  <w:szCs w:val="20"/>
                  <w:lang w:bidi="he-IL"/>
                </w:rPr>
                <w:delText xml:space="preserve">           Duration of Rating per Usage Events Processing Cycle (in Hours)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025" w:author="thaodh" w:date="2013-04-11T14:34:00Z"/>
                <w:rFonts w:cs="Arial"/>
                <w:color w:val="000000"/>
                <w:sz w:val="20"/>
                <w:szCs w:val="20"/>
                <w:lang w:bidi="he-IL"/>
              </w:rPr>
            </w:pPr>
            <w:del w:id="1026" w:author="thaodh" w:date="2013-04-11T14:34:00Z">
              <w:r w:rsidRPr="000D2AEF" w:rsidDel="002452B7">
                <w:rPr>
                  <w:rFonts w:cs="Arial"/>
                  <w:color w:val="000000"/>
                  <w:sz w:val="20"/>
                  <w:szCs w:val="20"/>
                  <w:lang w:bidi="he-IL"/>
                </w:rPr>
                <w:delText>8</w:delText>
              </w:r>
            </w:del>
          </w:p>
        </w:tc>
      </w:tr>
      <w:tr w:rsidR="000D2AEF" w:rsidRPr="000D2AEF" w:rsidDel="002452B7" w:rsidTr="000D2AEF">
        <w:trPr>
          <w:trHeight w:val="255"/>
          <w:del w:id="102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028" w:author="thaodh" w:date="2013-04-11T14:34:00Z"/>
                <w:rFonts w:cs="Arial"/>
                <w:color w:val="000000"/>
                <w:sz w:val="20"/>
                <w:szCs w:val="20"/>
                <w:lang w:bidi="he-IL"/>
              </w:rPr>
            </w:pPr>
            <w:del w:id="1029" w:author="thaodh" w:date="2013-04-11T14:34:00Z">
              <w:r w:rsidRPr="000D2AEF" w:rsidDel="002452B7">
                <w:rPr>
                  <w:rFonts w:cs="Arial"/>
                  <w:color w:val="000000"/>
                  <w:sz w:val="20"/>
                  <w:szCs w:val="20"/>
                  <w:lang w:bidi="he-IL"/>
                </w:rPr>
                <w:delText xml:space="preserve">           Normalization Factor</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030" w:author="thaodh" w:date="2013-04-11T14:34:00Z"/>
                <w:rFonts w:cs="Arial"/>
                <w:color w:val="000000"/>
                <w:sz w:val="20"/>
                <w:szCs w:val="20"/>
                <w:lang w:bidi="he-IL"/>
              </w:rPr>
            </w:pPr>
            <w:del w:id="1031" w:author="thaodh" w:date="2013-04-11T14:34:00Z">
              <w:r w:rsidRPr="000D2AEF" w:rsidDel="002452B7">
                <w:rPr>
                  <w:rFonts w:cs="Arial"/>
                  <w:color w:val="000000"/>
                  <w:sz w:val="20"/>
                  <w:szCs w:val="20"/>
                  <w:lang w:bidi="he-IL"/>
                </w:rPr>
                <w:delText>1</w:delText>
              </w:r>
            </w:del>
          </w:p>
        </w:tc>
      </w:tr>
      <w:tr w:rsidR="000D2AEF" w:rsidRPr="000D2AEF" w:rsidDel="002452B7" w:rsidTr="000D2AEF">
        <w:trPr>
          <w:trHeight w:val="510"/>
          <w:del w:id="103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033" w:author="thaodh" w:date="2013-04-11T14:34:00Z"/>
                <w:rFonts w:cs="Arial"/>
                <w:color w:val="000000"/>
                <w:sz w:val="20"/>
                <w:szCs w:val="20"/>
                <w:lang w:bidi="he-IL"/>
              </w:rPr>
            </w:pPr>
            <w:del w:id="1034" w:author="thaodh" w:date="2013-04-11T14:34:00Z">
              <w:r w:rsidRPr="000D2AEF" w:rsidDel="002452B7">
                <w:rPr>
                  <w:rFonts w:cs="Arial"/>
                  <w:color w:val="000000"/>
                  <w:sz w:val="20"/>
                  <w:szCs w:val="20"/>
                  <w:lang w:bidi="he-IL"/>
                </w:rPr>
                <w:delText xml:space="preserve">           % of Available CPU Utilization for Usage Events Processing Cycle</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035" w:author="thaodh" w:date="2013-04-11T14:34:00Z"/>
                <w:rFonts w:cs="Arial"/>
                <w:color w:val="000000"/>
                <w:sz w:val="20"/>
                <w:szCs w:val="20"/>
                <w:lang w:bidi="he-IL"/>
              </w:rPr>
            </w:pPr>
            <w:del w:id="1036" w:author="thaodh" w:date="2013-04-11T14:34:00Z">
              <w:r w:rsidRPr="000D2AEF" w:rsidDel="002452B7">
                <w:rPr>
                  <w:rFonts w:cs="Arial"/>
                  <w:color w:val="000000"/>
                  <w:sz w:val="20"/>
                  <w:szCs w:val="20"/>
                  <w:lang w:bidi="he-IL"/>
                </w:rPr>
                <w:delText>100%</w:delText>
              </w:r>
            </w:del>
          </w:p>
        </w:tc>
      </w:tr>
      <w:tr w:rsidR="000D2AEF" w:rsidRPr="000D2AEF" w:rsidDel="002452B7" w:rsidTr="000D2AEF">
        <w:trPr>
          <w:trHeight w:val="510"/>
          <w:del w:id="103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038" w:author="thaodh" w:date="2013-04-11T14:34:00Z"/>
                <w:rFonts w:cs="Arial"/>
                <w:color w:val="000000"/>
                <w:sz w:val="20"/>
                <w:szCs w:val="20"/>
                <w:lang w:bidi="he-IL"/>
              </w:rPr>
            </w:pPr>
            <w:del w:id="1039" w:author="thaodh" w:date="2013-04-11T14:34:00Z">
              <w:r w:rsidRPr="000D2AEF" w:rsidDel="002452B7">
                <w:rPr>
                  <w:rFonts w:cs="Arial"/>
                  <w:color w:val="000000"/>
                  <w:sz w:val="20"/>
                  <w:szCs w:val="20"/>
                  <w:lang w:bidi="he-IL"/>
                </w:rPr>
                <w:delText xml:space="preserve">           % of Available Disk Utilization for Usage Events Processing Cycle</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040" w:author="thaodh" w:date="2013-04-11T14:34:00Z"/>
                <w:rFonts w:cs="Arial"/>
                <w:color w:val="000000"/>
                <w:sz w:val="20"/>
                <w:szCs w:val="20"/>
                <w:lang w:bidi="he-IL"/>
              </w:rPr>
            </w:pPr>
            <w:del w:id="1041" w:author="thaodh" w:date="2013-04-11T14:34:00Z">
              <w:r w:rsidRPr="000D2AEF" w:rsidDel="002452B7">
                <w:rPr>
                  <w:rFonts w:cs="Arial"/>
                  <w:color w:val="000000"/>
                  <w:sz w:val="20"/>
                  <w:szCs w:val="20"/>
                  <w:lang w:bidi="he-IL"/>
                </w:rPr>
                <w:delText>50%</w:delText>
              </w:r>
            </w:del>
          </w:p>
        </w:tc>
      </w:tr>
      <w:tr w:rsidR="000D2AEF" w:rsidRPr="000D2AEF" w:rsidDel="002452B7" w:rsidTr="000D2AEF">
        <w:trPr>
          <w:trHeight w:val="255"/>
          <w:del w:id="104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043" w:author="thaodh" w:date="2013-04-11T14:34:00Z"/>
                <w:rFonts w:cs="Arial"/>
                <w:color w:val="000000"/>
                <w:sz w:val="20"/>
                <w:szCs w:val="20"/>
                <w:lang w:bidi="he-IL"/>
              </w:rPr>
            </w:pPr>
            <w:del w:id="1044" w:author="thaodh" w:date="2013-04-11T14:34:00Z">
              <w:r w:rsidRPr="000D2AEF" w:rsidDel="002452B7">
                <w:rPr>
                  <w:rFonts w:cs="Arial"/>
                  <w:color w:val="000000"/>
                  <w:sz w:val="20"/>
                  <w:szCs w:val="20"/>
                  <w:lang w:bidi="he-IL"/>
                </w:rPr>
                <w:delText xml:space="preserve">           Peak CDR Volumes per Cycle</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045" w:author="thaodh" w:date="2013-04-11T14:34:00Z"/>
                <w:rFonts w:cs="Arial"/>
                <w:color w:val="000000"/>
                <w:sz w:val="20"/>
                <w:szCs w:val="20"/>
                <w:lang w:bidi="he-IL"/>
              </w:rPr>
            </w:pPr>
            <w:del w:id="1046" w:author="thaodh" w:date="2013-04-11T14:34:00Z">
              <w:r w:rsidRPr="000D2AEF" w:rsidDel="002452B7">
                <w:rPr>
                  <w:rFonts w:cs="Arial"/>
                  <w:color w:val="000000"/>
                  <w:sz w:val="20"/>
                  <w:szCs w:val="20"/>
                  <w:lang w:bidi="he-IL"/>
                </w:rPr>
                <w:delText>333,333</w:delText>
              </w:r>
            </w:del>
          </w:p>
        </w:tc>
      </w:tr>
      <w:tr w:rsidR="000D2AEF" w:rsidRPr="000D2AEF" w:rsidDel="002452B7" w:rsidTr="000D2AEF">
        <w:trPr>
          <w:trHeight w:val="255"/>
          <w:del w:id="104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048" w:author="thaodh" w:date="2013-04-11T14:34:00Z"/>
                <w:rFonts w:cs="Arial"/>
                <w:color w:val="000000"/>
                <w:sz w:val="20"/>
                <w:szCs w:val="20"/>
                <w:lang w:bidi="he-IL"/>
              </w:rPr>
            </w:pPr>
            <w:del w:id="1049" w:author="thaodh" w:date="2013-04-11T14:34:00Z">
              <w:r w:rsidRPr="000D2AEF" w:rsidDel="002452B7">
                <w:rPr>
                  <w:rFonts w:cs="Arial"/>
                  <w:color w:val="000000"/>
                  <w:sz w:val="20"/>
                  <w:szCs w:val="20"/>
                  <w:lang w:bidi="he-IL"/>
                </w:rPr>
                <w:delText xml:space="preserve">           % of Errored Records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050" w:author="thaodh" w:date="2013-04-11T14:34:00Z"/>
                <w:rFonts w:cs="Arial"/>
                <w:color w:val="000000"/>
                <w:sz w:val="20"/>
                <w:szCs w:val="20"/>
                <w:lang w:bidi="he-IL"/>
              </w:rPr>
            </w:pPr>
            <w:del w:id="1051" w:author="thaodh" w:date="2013-04-11T14:34:00Z">
              <w:r w:rsidRPr="000D2AEF" w:rsidDel="002452B7">
                <w:rPr>
                  <w:rFonts w:cs="Arial"/>
                  <w:color w:val="000000"/>
                  <w:sz w:val="20"/>
                  <w:szCs w:val="20"/>
                  <w:lang w:bidi="he-IL"/>
                </w:rPr>
                <w:delText>0.20%</w:delText>
              </w:r>
            </w:del>
          </w:p>
        </w:tc>
      </w:tr>
      <w:tr w:rsidR="000D2AEF" w:rsidRPr="000D2AEF" w:rsidDel="002452B7" w:rsidTr="000D2AEF">
        <w:trPr>
          <w:trHeight w:val="255"/>
          <w:del w:id="105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053" w:author="thaodh" w:date="2013-04-11T14:34:00Z"/>
                <w:rFonts w:cs="Arial"/>
                <w:color w:val="000000"/>
                <w:sz w:val="20"/>
                <w:szCs w:val="20"/>
                <w:lang w:bidi="he-IL"/>
              </w:rPr>
            </w:pPr>
            <w:del w:id="1054" w:author="thaodh" w:date="2013-04-11T14:34:00Z">
              <w:r w:rsidRPr="000D2AEF" w:rsidDel="002452B7">
                <w:rPr>
                  <w:rFonts w:cs="Arial"/>
                  <w:color w:val="000000"/>
                  <w:sz w:val="20"/>
                  <w:szCs w:val="20"/>
                  <w:lang w:bidi="he-IL"/>
                </w:rPr>
                <w:delText xml:space="preserve">           % of Records that need Re-Rating</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055" w:author="thaodh" w:date="2013-04-11T14:34:00Z"/>
                <w:rFonts w:cs="Arial"/>
                <w:color w:val="000000"/>
                <w:sz w:val="20"/>
                <w:szCs w:val="20"/>
                <w:lang w:bidi="he-IL"/>
              </w:rPr>
            </w:pPr>
            <w:del w:id="1056" w:author="thaodh" w:date="2013-04-11T14:34:00Z">
              <w:r w:rsidRPr="000D2AEF" w:rsidDel="002452B7">
                <w:rPr>
                  <w:rFonts w:cs="Arial"/>
                  <w:color w:val="000000"/>
                  <w:sz w:val="20"/>
                  <w:szCs w:val="20"/>
                  <w:lang w:bidi="he-IL"/>
                </w:rPr>
                <w:delText>10%</w:delText>
              </w:r>
            </w:del>
          </w:p>
        </w:tc>
      </w:tr>
      <w:tr w:rsidR="000D2AEF" w:rsidRPr="000D2AEF" w:rsidDel="002452B7" w:rsidTr="000D2AEF">
        <w:trPr>
          <w:trHeight w:val="255"/>
          <w:del w:id="105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058" w:author="thaodh" w:date="2013-04-11T14:34:00Z"/>
                <w:rFonts w:cs="Arial"/>
                <w:color w:val="000000"/>
                <w:sz w:val="20"/>
                <w:szCs w:val="20"/>
                <w:lang w:bidi="he-IL"/>
              </w:rPr>
            </w:pPr>
            <w:del w:id="1059" w:author="thaodh" w:date="2013-04-11T14:34:00Z">
              <w:r w:rsidRPr="000D2AEF" w:rsidDel="002452B7">
                <w:rPr>
                  <w:rFonts w:cs="Arial"/>
                  <w:color w:val="000000"/>
                  <w:sz w:val="20"/>
                  <w:szCs w:val="20"/>
                  <w:lang w:bidi="he-IL"/>
                </w:rPr>
                <w:delText xml:space="preserve">           Peak Re-Rating Volume per Cycle</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060" w:author="thaodh" w:date="2013-04-11T14:34:00Z"/>
                <w:rFonts w:cs="Arial"/>
                <w:color w:val="000000"/>
                <w:sz w:val="20"/>
                <w:szCs w:val="20"/>
                <w:lang w:bidi="he-IL"/>
              </w:rPr>
            </w:pPr>
            <w:del w:id="1061" w:author="thaodh" w:date="2013-04-11T14:34:00Z">
              <w:r w:rsidRPr="000D2AEF" w:rsidDel="002452B7">
                <w:rPr>
                  <w:rFonts w:cs="Arial"/>
                  <w:color w:val="000000"/>
                  <w:sz w:val="20"/>
                  <w:szCs w:val="20"/>
                  <w:lang w:bidi="he-IL"/>
                </w:rPr>
                <w:delText>33,333</w:delText>
              </w:r>
            </w:del>
          </w:p>
        </w:tc>
      </w:tr>
      <w:tr w:rsidR="000D2AEF" w:rsidRPr="000D2AEF" w:rsidDel="002452B7" w:rsidTr="000D2AEF">
        <w:trPr>
          <w:trHeight w:val="255"/>
          <w:del w:id="106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063" w:author="thaodh" w:date="2013-04-11T14:34:00Z"/>
                <w:rFonts w:cs="Arial"/>
                <w:color w:val="000000"/>
                <w:sz w:val="20"/>
                <w:szCs w:val="20"/>
                <w:lang w:bidi="he-IL"/>
              </w:rPr>
            </w:pPr>
            <w:del w:id="1064" w:author="thaodh" w:date="2013-04-11T14:34:00Z">
              <w:r w:rsidRPr="000D2AEF" w:rsidDel="002452B7">
                <w:rPr>
                  <w:rFonts w:cs="Arial"/>
                  <w:color w:val="000000"/>
                  <w:sz w:val="20"/>
                  <w:szCs w:val="20"/>
                  <w:lang w:bidi="he-IL"/>
                </w:rPr>
                <w:delText xml:space="preserve">           Days to Retain Raw CDRs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065" w:author="thaodh" w:date="2013-04-11T14:34:00Z"/>
                <w:rFonts w:cs="Arial"/>
                <w:color w:val="000000"/>
                <w:sz w:val="20"/>
                <w:szCs w:val="20"/>
                <w:lang w:bidi="he-IL"/>
              </w:rPr>
            </w:pPr>
            <w:del w:id="1066" w:author="thaodh" w:date="2013-04-11T14:34:00Z">
              <w:r w:rsidRPr="000D2AEF" w:rsidDel="002452B7">
                <w:rPr>
                  <w:rFonts w:cs="Arial"/>
                  <w:color w:val="000000"/>
                  <w:sz w:val="20"/>
                  <w:szCs w:val="20"/>
                  <w:lang w:bidi="he-IL"/>
                </w:rPr>
                <w:delText>14</w:delText>
              </w:r>
            </w:del>
          </w:p>
        </w:tc>
      </w:tr>
      <w:tr w:rsidR="000D2AEF" w:rsidRPr="000D2AEF" w:rsidDel="002452B7" w:rsidTr="000D2AEF">
        <w:trPr>
          <w:trHeight w:val="255"/>
          <w:del w:id="106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068" w:author="thaodh" w:date="2013-04-11T14:34:00Z"/>
                <w:rFonts w:cs="Arial"/>
                <w:color w:val="000000"/>
                <w:sz w:val="20"/>
                <w:szCs w:val="20"/>
                <w:lang w:bidi="he-IL"/>
              </w:rPr>
            </w:pPr>
            <w:del w:id="1069" w:author="thaodh" w:date="2013-04-11T14:34:00Z">
              <w:r w:rsidRPr="000D2AEF" w:rsidDel="002452B7">
                <w:rPr>
                  <w:rFonts w:cs="Arial"/>
                  <w:color w:val="000000"/>
                  <w:sz w:val="20"/>
                  <w:szCs w:val="20"/>
                  <w:lang w:bidi="he-IL"/>
                </w:rPr>
                <w:delText xml:space="preserve">           Months to Retain Rated Usage</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070" w:author="thaodh" w:date="2013-04-11T14:34:00Z"/>
                <w:rFonts w:cs="Arial"/>
                <w:color w:val="000000"/>
                <w:sz w:val="20"/>
                <w:szCs w:val="20"/>
                <w:lang w:bidi="he-IL"/>
              </w:rPr>
            </w:pPr>
            <w:del w:id="1071" w:author="thaodh" w:date="2013-04-11T14:34:00Z">
              <w:r w:rsidRPr="000D2AEF" w:rsidDel="002452B7">
                <w:rPr>
                  <w:rFonts w:cs="Arial"/>
                  <w:color w:val="000000"/>
                  <w:sz w:val="20"/>
                  <w:szCs w:val="20"/>
                  <w:lang w:bidi="he-IL"/>
                </w:rPr>
                <w:delText>1</w:delText>
              </w:r>
            </w:del>
          </w:p>
        </w:tc>
      </w:tr>
      <w:tr w:rsidR="000D2AEF" w:rsidRPr="000D2AEF" w:rsidDel="002452B7" w:rsidTr="000D2AEF">
        <w:trPr>
          <w:trHeight w:val="255"/>
          <w:del w:id="107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073" w:author="thaodh" w:date="2013-04-11T14:34:00Z"/>
                <w:rFonts w:cs="Arial"/>
                <w:color w:val="000000"/>
                <w:sz w:val="20"/>
                <w:szCs w:val="20"/>
                <w:lang w:bidi="he-IL"/>
              </w:rPr>
            </w:pPr>
            <w:del w:id="1074" w:author="thaodh" w:date="2013-04-11T14:34:00Z">
              <w:r w:rsidRPr="000D2AEF" w:rsidDel="002452B7">
                <w:rPr>
                  <w:rFonts w:cs="Arial"/>
                  <w:color w:val="000000"/>
                  <w:sz w:val="20"/>
                  <w:szCs w:val="20"/>
                  <w:lang w:bidi="he-IL"/>
                </w:rPr>
                <w:delText xml:space="preserve">           Months to Retain Errored Usage</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075" w:author="thaodh" w:date="2013-04-11T14:34:00Z"/>
                <w:rFonts w:cs="Arial"/>
                <w:color w:val="000000"/>
                <w:sz w:val="20"/>
                <w:szCs w:val="20"/>
                <w:lang w:bidi="he-IL"/>
              </w:rPr>
            </w:pPr>
            <w:del w:id="1076" w:author="thaodh" w:date="2013-04-11T14:34:00Z">
              <w:r w:rsidRPr="000D2AEF" w:rsidDel="002452B7">
                <w:rPr>
                  <w:rFonts w:cs="Arial"/>
                  <w:color w:val="000000"/>
                  <w:sz w:val="20"/>
                  <w:szCs w:val="20"/>
                  <w:lang w:bidi="he-IL"/>
                </w:rPr>
                <w:delText>1</w:delText>
              </w:r>
            </w:del>
          </w:p>
        </w:tc>
      </w:tr>
      <w:tr w:rsidR="000D2AEF" w:rsidRPr="000D2AEF" w:rsidDel="002452B7" w:rsidTr="000D2AEF">
        <w:trPr>
          <w:trHeight w:val="255"/>
          <w:del w:id="1077" w:author="thaodh" w:date="2013-04-11T14:34:00Z"/>
        </w:trPr>
        <w:tc>
          <w:tcPr>
            <w:tcW w:w="6300" w:type="dxa"/>
            <w:tcBorders>
              <w:top w:val="nil"/>
              <w:left w:val="single" w:sz="4" w:space="0" w:color="000000"/>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1078" w:author="thaodh" w:date="2013-04-11T14:34:00Z"/>
                <w:rFonts w:cs="Arial"/>
                <w:b/>
                <w:bCs/>
                <w:color w:val="000000"/>
                <w:sz w:val="20"/>
                <w:szCs w:val="20"/>
                <w:lang w:bidi="he-IL"/>
              </w:rPr>
            </w:pPr>
            <w:del w:id="1079" w:author="thaodh" w:date="2013-04-11T14:34:00Z">
              <w:r w:rsidRPr="000D2AEF" w:rsidDel="002452B7">
                <w:rPr>
                  <w:rFonts w:cs="Arial"/>
                  <w:b/>
                  <w:bCs/>
                  <w:color w:val="000000"/>
                  <w:sz w:val="20"/>
                  <w:szCs w:val="20"/>
                  <w:lang w:bidi="he-IL"/>
                </w:rPr>
                <w:delText xml:space="preserve">        Customer &amp; Order Management</w:delText>
              </w:r>
            </w:del>
          </w:p>
        </w:tc>
        <w:tc>
          <w:tcPr>
            <w:tcW w:w="1760" w:type="dxa"/>
            <w:tcBorders>
              <w:top w:val="nil"/>
              <w:left w:val="nil"/>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1080" w:author="thaodh" w:date="2013-04-11T14:34:00Z"/>
                <w:rFonts w:cs="Arial"/>
                <w:b/>
                <w:bCs/>
                <w:color w:val="000000"/>
                <w:sz w:val="20"/>
                <w:szCs w:val="20"/>
                <w:lang w:bidi="he-IL"/>
              </w:rPr>
            </w:pPr>
            <w:del w:id="1081" w:author="thaodh" w:date="2013-04-11T14:34:00Z">
              <w:r w:rsidRPr="000D2AEF" w:rsidDel="002452B7">
                <w:rPr>
                  <w:rFonts w:cs="Arial"/>
                  <w:b/>
                  <w:bCs/>
                  <w:color w:val="000000"/>
                  <w:sz w:val="20"/>
                  <w:szCs w:val="20"/>
                  <w:lang w:bidi="he-IL"/>
                </w:rPr>
                <w:delText>TRUE</w:delText>
              </w:r>
            </w:del>
          </w:p>
        </w:tc>
      </w:tr>
      <w:tr w:rsidR="000D2AEF" w:rsidRPr="000D2AEF" w:rsidDel="002452B7" w:rsidTr="000D2AEF">
        <w:trPr>
          <w:trHeight w:val="255"/>
          <w:del w:id="1082" w:author="thaodh" w:date="2013-04-11T14:34:00Z"/>
        </w:trPr>
        <w:tc>
          <w:tcPr>
            <w:tcW w:w="6300" w:type="dxa"/>
            <w:tcBorders>
              <w:top w:val="nil"/>
              <w:left w:val="single" w:sz="4" w:space="0" w:color="000000"/>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1083" w:author="thaodh" w:date="2013-04-11T14:34:00Z"/>
                <w:rFonts w:cs="Arial"/>
                <w:b/>
                <w:bCs/>
                <w:color w:val="000000"/>
                <w:sz w:val="20"/>
                <w:szCs w:val="20"/>
                <w:lang w:bidi="he-IL"/>
              </w:rPr>
            </w:pPr>
            <w:del w:id="1084" w:author="thaodh" w:date="2013-04-11T14:34:00Z">
              <w:r w:rsidRPr="000D2AEF" w:rsidDel="002452B7">
                <w:rPr>
                  <w:rFonts w:cs="Arial"/>
                  <w:b/>
                  <w:bCs/>
                  <w:color w:val="000000"/>
                  <w:sz w:val="20"/>
                  <w:szCs w:val="20"/>
                  <w:lang w:bidi="he-IL"/>
                </w:rPr>
                <w:lastRenderedPageBreak/>
                <w:delText xml:space="preserve">         Recurring/Non-Recurring Charges</w:delText>
              </w:r>
            </w:del>
          </w:p>
        </w:tc>
        <w:tc>
          <w:tcPr>
            <w:tcW w:w="1760" w:type="dxa"/>
            <w:tcBorders>
              <w:top w:val="nil"/>
              <w:left w:val="nil"/>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1085" w:author="thaodh" w:date="2013-04-11T14:34:00Z"/>
                <w:rFonts w:cs="Arial"/>
                <w:b/>
                <w:bCs/>
                <w:color w:val="000000"/>
                <w:sz w:val="20"/>
                <w:szCs w:val="20"/>
                <w:lang w:bidi="he-IL"/>
              </w:rPr>
            </w:pPr>
            <w:del w:id="1086" w:author="thaodh" w:date="2013-04-11T14:34:00Z">
              <w:r w:rsidRPr="000D2AEF" w:rsidDel="002452B7">
                <w:rPr>
                  <w:rFonts w:cs="Arial"/>
                  <w:b/>
                  <w:bCs/>
                  <w:color w:val="000000"/>
                  <w:sz w:val="20"/>
                  <w:szCs w:val="20"/>
                  <w:lang w:bidi="he-IL"/>
                </w:rPr>
                <w:delText> </w:delText>
              </w:r>
            </w:del>
          </w:p>
        </w:tc>
      </w:tr>
      <w:tr w:rsidR="000D2AEF" w:rsidRPr="000D2AEF" w:rsidDel="002452B7" w:rsidTr="000D2AEF">
        <w:trPr>
          <w:trHeight w:val="255"/>
          <w:del w:id="108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088" w:author="thaodh" w:date="2013-04-11T14:34:00Z"/>
                <w:rFonts w:cs="Arial"/>
                <w:color w:val="000000"/>
                <w:sz w:val="20"/>
                <w:szCs w:val="20"/>
                <w:lang w:bidi="he-IL"/>
              </w:rPr>
            </w:pPr>
            <w:del w:id="1089" w:author="thaodh" w:date="2013-04-11T14:34:00Z">
              <w:r w:rsidRPr="000D2AEF" w:rsidDel="002452B7">
                <w:rPr>
                  <w:rFonts w:cs="Arial"/>
                  <w:color w:val="000000"/>
                  <w:sz w:val="20"/>
                  <w:szCs w:val="20"/>
                  <w:lang w:bidi="he-IL"/>
                </w:rPr>
                <w:delText xml:space="preserve">          Daily Recurring Charges for Pre-Paid Subs (Yes/No)</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090" w:author="thaodh" w:date="2013-04-11T14:34:00Z"/>
                <w:rFonts w:cs="Arial"/>
                <w:color w:val="000000"/>
                <w:sz w:val="20"/>
                <w:szCs w:val="20"/>
                <w:lang w:bidi="he-IL"/>
              </w:rPr>
            </w:pPr>
            <w:del w:id="1091" w:author="thaodh" w:date="2013-04-11T14:34:00Z">
              <w:r w:rsidRPr="000D2AEF" w:rsidDel="002452B7">
                <w:rPr>
                  <w:rFonts w:cs="Arial"/>
                  <w:color w:val="000000"/>
                  <w:sz w:val="20"/>
                  <w:szCs w:val="20"/>
                  <w:lang w:bidi="he-IL"/>
                </w:rPr>
                <w:delText>Yes</w:delText>
              </w:r>
            </w:del>
          </w:p>
        </w:tc>
      </w:tr>
      <w:tr w:rsidR="000D2AEF" w:rsidRPr="000D2AEF" w:rsidDel="002452B7" w:rsidTr="000D2AEF">
        <w:trPr>
          <w:trHeight w:val="510"/>
          <w:del w:id="109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093" w:author="thaodh" w:date="2013-04-11T14:34:00Z"/>
                <w:rFonts w:cs="Arial"/>
                <w:color w:val="000000"/>
                <w:sz w:val="20"/>
                <w:szCs w:val="20"/>
                <w:lang w:bidi="he-IL"/>
              </w:rPr>
            </w:pPr>
            <w:del w:id="1094" w:author="thaodh" w:date="2013-04-11T14:34:00Z">
              <w:r w:rsidRPr="000D2AEF" w:rsidDel="002452B7">
                <w:rPr>
                  <w:rFonts w:cs="Arial"/>
                  <w:color w:val="000000"/>
                  <w:sz w:val="20"/>
                  <w:szCs w:val="20"/>
                  <w:lang w:bidi="he-IL"/>
                </w:rPr>
                <w:delText xml:space="preserve">          Peak Effective Recurring Charges Volume per Day for Pre-Paid Subs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095" w:author="thaodh" w:date="2013-04-11T14:34:00Z"/>
                <w:rFonts w:cs="Arial"/>
                <w:color w:val="000000"/>
                <w:sz w:val="20"/>
                <w:szCs w:val="20"/>
                <w:lang w:bidi="he-IL"/>
              </w:rPr>
            </w:pPr>
            <w:del w:id="1096" w:author="thaodh" w:date="2013-04-11T14:34:00Z">
              <w:r w:rsidRPr="000D2AEF" w:rsidDel="002452B7">
                <w:rPr>
                  <w:rFonts w:cs="Arial"/>
                  <w:color w:val="000000"/>
                  <w:sz w:val="20"/>
                  <w:szCs w:val="20"/>
                  <w:lang w:bidi="he-IL"/>
                </w:rPr>
                <w:delText>2,500,000</w:delText>
              </w:r>
            </w:del>
          </w:p>
        </w:tc>
      </w:tr>
      <w:tr w:rsidR="000D2AEF" w:rsidRPr="000D2AEF" w:rsidDel="002452B7" w:rsidTr="000D2AEF">
        <w:trPr>
          <w:trHeight w:val="255"/>
          <w:del w:id="109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098" w:author="thaodh" w:date="2013-04-11T14:34:00Z"/>
                <w:rFonts w:cs="Arial"/>
                <w:color w:val="000000"/>
                <w:sz w:val="20"/>
                <w:szCs w:val="20"/>
                <w:lang w:bidi="he-IL"/>
              </w:rPr>
            </w:pPr>
            <w:del w:id="1099" w:author="thaodh" w:date="2013-04-11T14:34:00Z">
              <w:r w:rsidRPr="000D2AEF" w:rsidDel="002452B7">
                <w:rPr>
                  <w:rFonts w:cs="Arial"/>
                  <w:color w:val="000000"/>
                  <w:sz w:val="20"/>
                  <w:szCs w:val="20"/>
                  <w:lang w:bidi="he-IL"/>
                </w:rPr>
                <w:delText xml:space="preserve">          Peak Effective Recurring Charges Volume per Billing Cycle</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100" w:author="thaodh" w:date="2013-04-11T14:34:00Z"/>
                <w:rFonts w:cs="Arial"/>
                <w:color w:val="000000"/>
                <w:sz w:val="20"/>
                <w:szCs w:val="20"/>
                <w:lang w:bidi="he-IL"/>
              </w:rPr>
            </w:pPr>
            <w:del w:id="1101" w:author="thaodh" w:date="2013-04-11T14:34:00Z">
              <w:r w:rsidRPr="000D2AEF" w:rsidDel="002452B7">
                <w:rPr>
                  <w:rFonts w:cs="Arial"/>
                  <w:color w:val="000000"/>
                  <w:sz w:val="20"/>
                  <w:szCs w:val="20"/>
                  <w:lang w:bidi="he-IL"/>
                </w:rPr>
                <w:delText>0</w:delText>
              </w:r>
            </w:del>
          </w:p>
        </w:tc>
      </w:tr>
      <w:tr w:rsidR="000D2AEF" w:rsidRPr="000D2AEF" w:rsidDel="002452B7" w:rsidTr="000D2AEF">
        <w:trPr>
          <w:trHeight w:val="255"/>
          <w:del w:id="110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103" w:author="thaodh" w:date="2013-04-11T14:34:00Z"/>
                <w:rFonts w:cs="Arial"/>
                <w:color w:val="000000"/>
                <w:sz w:val="20"/>
                <w:szCs w:val="20"/>
                <w:lang w:bidi="he-IL"/>
              </w:rPr>
            </w:pPr>
            <w:del w:id="1104" w:author="thaodh" w:date="2013-04-11T14:34:00Z">
              <w:r w:rsidRPr="000D2AEF" w:rsidDel="002452B7">
                <w:rPr>
                  <w:rFonts w:cs="Arial"/>
                  <w:color w:val="000000"/>
                  <w:sz w:val="20"/>
                  <w:szCs w:val="20"/>
                  <w:lang w:bidi="he-IL"/>
                </w:rPr>
                <w:delText xml:space="preserve">          Peak Non-Recurring Charges per Hour</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105" w:author="thaodh" w:date="2013-04-11T14:34:00Z"/>
                <w:rFonts w:cs="Arial"/>
                <w:color w:val="000000"/>
                <w:sz w:val="20"/>
                <w:szCs w:val="20"/>
                <w:lang w:bidi="he-IL"/>
              </w:rPr>
            </w:pPr>
            <w:del w:id="1106" w:author="thaodh" w:date="2013-04-11T14:34:00Z">
              <w:r w:rsidRPr="000D2AEF" w:rsidDel="002452B7">
                <w:rPr>
                  <w:rFonts w:cs="Arial"/>
                  <w:color w:val="000000"/>
                  <w:sz w:val="20"/>
                  <w:szCs w:val="20"/>
                  <w:lang w:bidi="he-IL"/>
                </w:rPr>
                <w:delText>83,333</w:delText>
              </w:r>
            </w:del>
          </w:p>
        </w:tc>
      </w:tr>
      <w:tr w:rsidR="000D2AEF" w:rsidRPr="000D2AEF" w:rsidDel="002452B7" w:rsidTr="000D2AEF">
        <w:trPr>
          <w:trHeight w:val="510"/>
          <w:del w:id="110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108" w:author="thaodh" w:date="2013-04-11T14:34:00Z"/>
                <w:rFonts w:cs="Arial"/>
                <w:color w:val="000000"/>
                <w:sz w:val="20"/>
                <w:szCs w:val="20"/>
                <w:lang w:bidi="he-IL"/>
              </w:rPr>
            </w:pPr>
            <w:del w:id="1109" w:author="thaodh" w:date="2013-04-11T14:34:00Z">
              <w:r w:rsidRPr="000D2AEF" w:rsidDel="002452B7">
                <w:rPr>
                  <w:rFonts w:cs="Arial"/>
                  <w:color w:val="000000"/>
                  <w:sz w:val="20"/>
                  <w:szCs w:val="20"/>
                  <w:lang w:bidi="he-IL"/>
                </w:rPr>
                <w:delText xml:space="preserve">          Maximum Duration of Daily Recurring Charges Cycle (in Hours)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110" w:author="thaodh" w:date="2013-04-11T14:34:00Z"/>
                <w:rFonts w:cs="Arial"/>
                <w:color w:val="000000"/>
                <w:sz w:val="20"/>
                <w:szCs w:val="20"/>
                <w:lang w:bidi="he-IL"/>
              </w:rPr>
            </w:pPr>
            <w:del w:id="1111" w:author="thaodh" w:date="2013-04-11T14:34:00Z">
              <w:r w:rsidRPr="000D2AEF" w:rsidDel="002452B7">
                <w:rPr>
                  <w:rFonts w:cs="Arial"/>
                  <w:color w:val="000000"/>
                  <w:sz w:val="20"/>
                  <w:szCs w:val="20"/>
                  <w:lang w:bidi="he-IL"/>
                </w:rPr>
                <w:delText>4</w:delText>
              </w:r>
            </w:del>
          </w:p>
        </w:tc>
      </w:tr>
      <w:tr w:rsidR="000D2AEF" w:rsidRPr="000D2AEF" w:rsidDel="002452B7" w:rsidTr="000D2AEF">
        <w:trPr>
          <w:trHeight w:val="255"/>
          <w:del w:id="111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113" w:author="thaodh" w:date="2013-04-11T14:34:00Z"/>
                <w:rFonts w:cs="Arial"/>
                <w:color w:val="000000"/>
                <w:sz w:val="20"/>
                <w:szCs w:val="20"/>
                <w:lang w:bidi="he-IL"/>
              </w:rPr>
            </w:pPr>
            <w:del w:id="1114" w:author="thaodh" w:date="2013-04-11T14:34:00Z">
              <w:r w:rsidRPr="000D2AEF" w:rsidDel="002452B7">
                <w:rPr>
                  <w:rFonts w:cs="Arial"/>
                  <w:color w:val="000000"/>
                  <w:sz w:val="20"/>
                  <w:szCs w:val="20"/>
                  <w:lang w:bidi="he-IL"/>
                </w:rPr>
                <w:delText xml:space="preserve">          Days to Retain RC/NRC History on SDP</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115" w:author="thaodh" w:date="2013-04-11T14:34:00Z"/>
                <w:rFonts w:cs="Arial"/>
                <w:color w:val="000000"/>
                <w:sz w:val="20"/>
                <w:szCs w:val="20"/>
                <w:lang w:bidi="he-IL"/>
              </w:rPr>
            </w:pPr>
            <w:del w:id="1116" w:author="thaodh" w:date="2013-04-11T14:34:00Z">
              <w:r w:rsidRPr="000D2AEF" w:rsidDel="002452B7">
                <w:rPr>
                  <w:rFonts w:cs="Arial"/>
                  <w:color w:val="000000"/>
                  <w:sz w:val="20"/>
                  <w:szCs w:val="20"/>
                  <w:lang w:bidi="he-IL"/>
                </w:rPr>
                <w:delText>30</w:delText>
              </w:r>
            </w:del>
          </w:p>
        </w:tc>
      </w:tr>
      <w:tr w:rsidR="000D2AEF" w:rsidRPr="000D2AEF" w:rsidDel="002452B7" w:rsidTr="000D2AEF">
        <w:trPr>
          <w:trHeight w:val="255"/>
          <w:del w:id="1117" w:author="thaodh" w:date="2013-04-11T14:34:00Z"/>
        </w:trPr>
        <w:tc>
          <w:tcPr>
            <w:tcW w:w="6300" w:type="dxa"/>
            <w:tcBorders>
              <w:top w:val="nil"/>
              <w:left w:val="single" w:sz="4" w:space="0" w:color="000000"/>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1118" w:author="thaodh" w:date="2013-04-11T14:34:00Z"/>
                <w:rFonts w:cs="Arial"/>
                <w:b/>
                <w:bCs/>
                <w:color w:val="000000"/>
                <w:sz w:val="20"/>
                <w:szCs w:val="20"/>
                <w:lang w:bidi="he-IL"/>
              </w:rPr>
            </w:pPr>
            <w:del w:id="1119" w:author="thaodh" w:date="2013-04-11T14:34:00Z">
              <w:r w:rsidRPr="000D2AEF" w:rsidDel="002452B7">
                <w:rPr>
                  <w:rFonts w:cs="Arial"/>
                  <w:b/>
                  <w:bCs/>
                  <w:color w:val="000000"/>
                  <w:sz w:val="20"/>
                  <w:szCs w:val="20"/>
                  <w:lang w:bidi="he-IL"/>
                </w:rPr>
                <w:delText xml:space="preserve">         Online Business Transactions</w:delText>
              </w:r>
            </w:del>
          </w:p>
        </w:tc>
        <w:tc>
          <w:tcPr>
            <w:tcW w:w="1760" w:type="dxa"/>
            <w:tcBorders>
              <w:top w:val="nil"/>
              <w:left w:val="nil"/>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1120" w:author="thaodh" w:date="2013-04-11T14:34:00Z"/>
                <w:rFonts w:cs="Arial"/>
                <w:b/>
                <w:bCs/>
                <w:color w:val="000000"/>
                <w:sz w:val="20"/>
                <w:szCs w:val="20"/>
                <w:lang w:bidi="he-IL"/>
              </w:rPr>
            </w:pPr>
            <w:del w:id="1121" w:author="thaodh" w:date="2013-04-11T14:34:00Z">
              <w:r w:rsidRPr="000D2AEF" w:rsidDel="002452B7">
                <w:rPr>
                  <w:rFonts w:cs="Arial"/>
                  <w:b/>
                  <w:bCs/>
                  <w:color w:val="000000"/>
                  <w:sz w:val="20"/>
                  <w:szCs w:val="20"/>
                  <w:lang w:bidi="he-IL"/>
                </w:rPr>
                <w:delText> </w:delText>
              </w:r>
            </w:del>
          </w:p>
        </w:tc>
      </w:tr>
      <w:tr w:rsidR="000D2AEF" w:rsidRPr="000D2AEF" w:rsidDel="002452B7" w:rsidTr="000D2AEF">
        <w:trPr>
          <w:trHeight w:val="255"/>
          <w:del w:id="1122" w:author="thaodh" w:date="2013-04-11T14:34:00Z"/>
        </w:trPr>
        <w:tc>
          <w:tcPr>
            <w:tcW w:w="6300" w:type="dxa"/>
            <w:tcBorders>
              <w:top w:val="nil"/>
              <w:left w:val="single" w:sz="4" w:space="0" w:color="000000"/>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1123" w:author="thaodh" w:date="2013-04-11T14:34:00Z"/>
                <w:rFonts w:cs="Arial"/>
                <w:b/>
                <w:bCs/>
                <w:color w:val="000000"/>
                <w:sz w:val="20"/>
                <w:szCs w:val="20"/>
                <w:lang w:bidi="he-IL"/>
              </w:rPr>
            </w:pPr>
            <w:del w:id="1124" w:author="thaodh" w:date="2013-04-11T14:34:00Z">
              <w:r w:rsidRPr="000D2AEF" w:rsidDel="002452B7">
                <w:rPr>
                  <w:rFonts w:cs="Arial"/>
                  <w:b/>
                  <w:bCs/>
                  <w:color w:val="000000"/>
                  <w:sz w:val="20"/>
                  <w:szCs w:val="20"/>
                  <w:lang w:bidi="he-IL"/>
                </w:rPr>
                <w:delText xml:space="preserve">          Customer Care</w:delText>
              </w:r>
            </w:del>
          </w:p>
        </w:tc>
        <w:tc>
          <w:tcPr>
            <w:tcW w:w="1760" w:type="dxa"/>
            <w:tcBorders>
              <w:top w:val="nil"/>
              <w:left w:val="nil"/>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1125" w:author="thaodh" w:date="2013-04-11T14:34:00Z"/>
                <w:rFonts w:cs="Arial"/>
                <w:b/>
                <w:bCs/>
                <w:color w:val="000000"/>
                <w:sz w:val="20"/>
                <w:szCs w:val="20"/>
                <w:lang w:bidi="he-IL"/>
              </w:rPr>
            </w:pPr>
            <w:del w:id="1126" w:author="thaodh" w:date="2013-04-11T14:34:00Z">
              <w:r w:rsidRPr="000D2AEF" w:rsidDel="002452B7">
                <w:rPr>
                  <w:rFonts w:cs="Arial"/>
                  <w:b/>
                  <w:bCs/>
                  <w:color w:val="000000"/>
                  <w:sz w:val="20"/>
                  <w:szCs w:val="20"/>
                  <w:lang w:bidi="he-IL"/>
                </w:rPr>
                <w:delText> </w:delText>
              </w:r>
            </w:del>
          </w:p>
        </w:tc>
      </w:tr>
      <w:tr w:rsidR="000D2AEF" w:rsidRPr="000D2AEF" w:rsidDel="002452B7" w:rsidTr="000D2AEF">
        <w:trPr>
          <w:trHeight w:val="510"/>
          <w:del w:id="112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128" w:author="thaodh" w:date="2013-04-11T14:34:00Z"/>
                <w:rFonts w:cs="Arial"/>
                <w:color w:val="000000"/>
                <w:sz w:val="20"/>
                <w:szCs w:val="20"/>
                <w:lang w:bidi="he-IL"/>
              </w:rPr>
            </w:pPr>
            <w:del w:id="1129" w:author="thaodh" w:date="2013-04-11T14:34:00Z">
              <w:r w:rsidRPr="000D2AEF" w:rsidDel="002452B7">
                <w:rPr>
                  <w:rFonts w:cs="Arial"/>
                  <w:color w:val="000000"/>
                  <w:sz w:val="20"/>
                  <w:szCs w:val="20"/>
                  <w:lang w:bidi="he-IL"/>
                </w:rPr>
                <w:delText xml:space="preserve">           Total Number of Customer Service Representatives (Online Concurrently)</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130" w:author="thaodh" w:date="2013-04-11T14:34:00Z"/>
                <w:rFonts w:cs="Arial"/>
                <w:color w:val="000000"/>
                <w:sz w:val="20"/>
                <w:szCs w:val="20"/>
                <w:lang w:bidi="he-IL"/>
              </w:rPr>
            </w:pPr>
            <w:del w:id="1131" w:author="thaodh" w:date="2013-04-11T14:34:00Z">
              <w:r w:rsidRPr="000D2AEF" w:rsidDel="002452B7">
                <w:rPr>
                  <w:rFonts w:cs="Arial"/>
                  <w:color w:val="000000"/>
                  <w:sz w:val="20"/>
                  <w:szCs w:val="20"/>
                  <w:lang w:bidi="he-IL"/>
                </w:rPr>
                <w:delText>125</w:delText>
              </w:r>
            </w:del>
          </w:p>
        </w:tc>
      </w:tr>
      <w:tr w:rsidR="000D2AEF" w:rsidRPr="000D2AEF" w:rsidDel="002452B7" w:rsidTr="000D2AEF">
        <w:trPr>
          <w:trHeight w:val="510"/>
          <w:del w:id="113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133" w:author="thaodh" w:date="2013-04-11T14:34:00Z"/>
                <w:rFonts w:cs="Arial"/>
                <w:color w:val="000000"/>
                <w:sz w:val="20"/>
                <w:szCs w:val="20"/>
                <w:lang w:bidi="he-IL"/>
              </w:rPr>
            </w:pPr>
            <w:del w:id="1134" w:author="thaodh" w:date="2013-04-11T14:34:00Z">
              <w:r w:rsidRPr="000D2AEF" w:rsidDel="002452B7">
                <w:rPr>
                  <w:rFonts w:cs="Arial"/>
                  <w:color w:val="000000"/>
                  <w:sz w:val="20"/>
                  <w:szCs w:val="20"/>
                  <w:lang w:bidi="he-IL"/>
                </w:rPr>
                <w:delText xml:space="preserve">           Total Busy-Hour Online Business Transactions via CSM and 3PP</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135" w:author="thaodh" w:date="2013-04-11T14:34:00Z"/>
                <w:rFonts w:cs="Arial"/>
                <w:color w:val="000000"/>
                <w:sz w:val="20"/>
                <w:szCs w:val="20"/>
                <w:lang w:bidi="he-IL"/>
              </w:rPr>
            </w:pPr>
            <w:del w:id="1136" w:author="thaodh" w:date="2013-04-11T14:34:00Z">
              <w:r w:rsidRPr="000D2AEF" w:rsidDel="002452B7">
                <w:rPr>
                  <w:rFonts w:cs="Arial"/>
                  <w:color w:val="000000"/>
                  <w:sz w:val="20"/>
                  <w:szCs w:val="20"/>
                  <w:lang w:bidi="he-IL"/>
                </w:rPr>
                <w:delText>100,000</w:delText>
              </w:r>
            </w:del>
          </w:p>
        </w:tc>
      </w:tr>
      <w:tr w:rsidR="000D2AEF" w:rsidRPr="000D2AEF" w:rsidDel="002452B7" w:rsidTr="000D2AEF">
        <w:trPr>
          <w:trHeight w:val="255"/>
          <w:del w:id="113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138" w:author="thaodh" w:date="2013-04-11T14:34:00Z"/>
                <w:rFonts w:cs="Arial"/>
                <w:color w:val="000000"/>
                <w:sz w:val="20"/>
                <w:szCs w:val="20"/>
                <w:lang w:bidi="he-IL"/>
              </w:rPr>
            </w:pPr>
            <w:del w:id="1139" w:author="thaodh" w:date="2013-04-11T14:34:00Z">
              <w:r w:rsidRPr="000D2AEF" w:rsidDel="002452B7">
                <w:rPr>
                  <w:rFonts w:cs="Arial"/>
                  <w:color w:val="000000"/>
                  <w:sz w:val="20"/>
                  <w:szCs w:val="20"/>
                  <w:lang w:bidi="he-IL"/>
                </w:rPr>
                <w:delText xml:space="preserve">           Days to Retain MTR and Recharge History on SDP</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140" w:author="thaodh" w:date="2013-04-11T14:34:00Z"/>
                <w:rFonts w:cs="Arial"/>
                <w:color w:val="000000"/>
                <w:sz w:val="20"/>
                <w:szCs w:val="20"/>
                <w:lang w:bidi="he-IL"/>
              </w:rPr>
            </w:pPr>
            <w:del w:id="1141" w:author="thaodh" w:date="2013-04-11T14:34:00Z">
              <w:r w:rsidRPr="000D2AEF" w:rsidDel="002452B7">
                <w:rPr>
                  <w:rFonts w:cs="Arial"/>
                  <w:color w:val="000000"/>
                  <w:sz w:val="20"/>
                  <w:szCs w:val="20"/>
                  <w:lang w:bidi="he-IL"/>
                </w:rPr>
                <w:delText>7</w:delText>
              </w:r>
            </w:del>
          </w:p>
        </w:tc>
      </w:tr>
      <w:tr w:rsidR="000D2AEF" w:rsidRPr="000D2AEF" w:rsidDel="002452B7" w:rsidTr="000D2AEF">
        <w:trPr>
          <w:trHeight w:val="255"/>
          <w:del w:id="1142" w:author="thaodh" w:date="2013-04-11T14:34:00Z"/>
        </w:trPr>
        <w:tc>
          <w:tcPr>
            <w:tcW w:w="6300" w:type="dxa"/>
            <w:tcBorders>
              <w:top w:val="nil"/>
              <w:left w:val="single" w:sz="4" w:space="0" w:color="000000"/>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1143" w:author="thaodh" w:date="2013-04-11T14:34:00Z"/>
                <w:rFonts w:cs="Arial"/>
                <w:b/>
                <w:bCs/>
                <w:color w:val="000000"/>
                <w:sz w:val="20"/>
                <w:szCs w:val="20"/>
                <w:lang w:bidi="he-IL"/>
              </w:rPr>
            </w:pPr>
            <w:del w:id="1144" w:author="thaodh" w:date="2013-04-11T14:34:00Z">
              <w:r w:rsidRPr="000D2AEF" w:rsidDel="002452B7">
                <w:rPr>
                  <w:rFonts w:cs="Arial"/>
                  <w:b/>
                  <w:bCs/>
                  <w:color w:val="000000"/>
                  <w:sz w:val="20"/>
                  <w:szCs w:val="20"/>
                  <w:lang w:bidi="he-IL"/>
                </w:rPr>
                <w:delText xml:space="preserve">          Customer Management</w:delText>
              </w:r>
            </w:del>
          </w:p>
        </w:tc>
        <w:tc>
          <w:tcPr>
            <w:tcW w:w="1760" w:type="dxa"/>
            <w:tcBorders>
              <w:top w:val="nil"/>
              <w:left w:val="nil"/>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1145" w:author="thaodh" w:date="2013-04-11T14:34:00Z"/>
                <w:rFonts w:cs="Arial"/>
                <w:b/>
                <w:bCs/>
                <w:color w:val="000000"/>
                <w:sz w:val="20"/>
                <w:szCs w:val="20"/>
                <w:lang w:bidi="he-IL"/>
              </w:rPr>
            </w:pPr>
            <w:del w:id="1146" w:author="thaodh" w:date="2013-04-11T14:34:00Z">
              <w:r w:rsidRPr="000D2AEF" w:rsidDel="002452B7">
                <w:rPr>
                  <w:rFonts w:cs="Arial"/>
                  <w:b/>
                  <w:bCs/>
                  <w:color w:val="000000"/>
                  <w:sz w:val="20"/>
                  <w:szCs w:val="20"/>
                  <w:lang w:bidi="he-IL"/>
                </w:rPr>
                <w:delText> </w:delText>
              </w:r>
            </w:del>
          </w:p>
        </w:tc>
      </w:tr>
      <w:tr w:rsidR="000D2AEF" w:rsidRPr="000D2AEF" w:rsidDel="002452B7" w:rsidTr="000D2AEF">
        <w:trPr>
          <w:trHeight w:val="255"/>
          <w:del w:id="114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148" w:author="thaodh" w:date="2013-04-11T14:34:00Z"/>
                <w:rFonts w:cs="Arial"/>
                <w:color w:val="000000"/>
                <w:sz w:val="20"/>
                <w:szCs w:val="20"/>
                <w:lang w:bidi="he-IL"/>
              </w:rPr>
            </w:pPr>
            <w:del w:id="1149" w:author="thaodh" w:date="2013-04-11T14:34:00Z">
              <w:r w:rsidRPr="000D2AEF" w:rsidDel="002452B7">
                <w:rPr>
                  <w:rFonts w:cs="Arial"/>
                  <w:color w:val="000000"/>
                  <w:sz w:val="20"/>
                  <w:szCs w:val="20"/>
                  <w:lang w:bidi="he-IL"/>
                </w:rPr>
                <w:delText xml:space="preserve">           Find Subscriber by MSISDN</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150" w:author="thaodh" w:date="2013-04-11T14:34:00Z"/>
                <w:rFonts w:cs="Arial"/>
                <w:color w:val="000000"/>
                <w:sz w:val="20"/>
                <w:szCs w:val="20"/>
                <w:lang w:bidi="he-IL"/>
              </w:rPr>
            </w:pPr>
            <w:del w:id="1151" w:author="thaodh" w:date="2013-04-11T14:34:00Z">
              <w:r w:rsidRPr="000D2AEF" w:rsidDel="002452B7">
                <w:rPr>
                  <w:rFonts w:cs="Arial"/>
                  <w:color w:val="000000"/>
                  <w:sz w:val="20"/>
                  <w:szCs w:val="20"/>
                  <w:lang w:bidi="he-IL"/>
                </w:rPr>
                <w:delText>12,000</w:delText>
              </w:r>
            </w:del>
          </w:p>
        </w:tc>
      </w:tr>
      <w:tr w:rsidR="000D2AEF" w:rsidRPr="000D2AEF" w:rsidDel="002452B7" w:rsidTr="000D2AEF">
        <w:trPr>
          <w:trHeight w:val="255"/>
          <w:del w:id="115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153" w:author="thaodh" w:date="2013-04-11T14:34:00Z"/>
                <w:rFonts w:cs="Arial"/>
                <w:color w:val="000000"/>
                <w:sz w:val="20"/>
                <w:szCs w:val="20"/>
                <w:lang w:bidi="he-IL"/>
              </w:rPr>
            </w:pPr>
            <w:del w:id="1154" w:author="thaodh" w:date="2013-04-11T14:34:00Z">
              <w:r w:rsidRPr="000D2AEF" w:rsidDel="002452B7">
                <w:rPr>
                  <w:rFonts w:cs="Arial"/>
                  <w:color w:val="000000"/>
                  <w:sz w:val="20"/>
                  <w:szCs w:val="20"/>
                  <w:lang w:bidi="he-IL"/>
                </w:rPr>
                <w:delText xml:space="preserve">           Find Subscriber by Name</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155" w:author="thaodh" w:date="2013-04-11T14:34:00Z"/>
                <w:rFonts w:cs="Arial"/>
                <w:color w:val="000000"/>
                <w:sz w:val="20"/>
                <w:szCs w:val="20"/>
                <w:lang w:bidi="he-IL"/>
              </w:rPr>
            </w:pPr>
            <w:del w:id="1156" w:author="thaodh" w:date="2013-04-11T14:34:00Z">
              <w:r w:rsidRPr="000D2AEF" w:rsidDel="002452B7">
                <w:rPr>
                  <w:rFonts w:cs="Arial"/>
                  <w:color w:val="000000"/>
                  <w:sz w:val="20"/>
                  <w:szCs w:val="20"/>
                  <w:lang w:bidi="he-IL"/>
                </w:rPr>
                <w:delText>10,000</w:delText>
              </w:r>
            </w:del>
          </w:p>
        </w:tc>
      </w:tr>
      <w:tr w:rsidR="000D2AEF" w:rsidRPr="000D2AEF" w:rsidDel="002452B7" w:rsidTr="000D2AEF">
        <w:trPr>
          <w:trHeight w:val="255"/>
          <w:del w:id="115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158" w:author="thaodh" w:date="2013-04-11T14:34:00Z"/>
                <w:rFonts w:cs="Arial"/>
                <w:color w:val="000000"/>
                <w:sz w:val="20"/>
                <w:szCs w:val="20"/>
                <w:lang w:bidi="he-IL"/>
              </w:rPr>
            </w:pPr>
            <w:del w:id="1159" w:author="thaodh" w:date="2013-04-11T14:34:00Z">
              <w:r w:rsidRPr="000D2AEF" w:rsidDel="002452B7">
                <w:rPr>
                  <w:rFonts w:cs="Arial"/>
                  <w:color w:val="000000"/>
                  <w:sz w:val="20"/>
                  <w:szCs w:val="20"/>
                  <w:lang w:bidi="he-IL"/>
                </w:rPr>
                <w:delText xml:space="preserve">           Find Subscriber by Order Number</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160" w:author="thaodh" w:date="2013-04-11T14:34:00Z"/>
                <w:rFonts w:cs="Arial"/>
                <w:color w:val="000000"/>
                <w:sz w:val="20"/>
                <w:szCs w:val="20"/>
                <w:lang w:bidi="he-IL"/>
              </w:rPr>
            </w:pPr>
            <w:del w:id="1161" w:author="thaodh" w:date="2013-04-11T14:34:00Z">
              <w:r w:rsidRPr="000D2AEF" w:rsidDel="002452B7">
                <w:rPr>
                  <w:rFonts w:cs="Arial"/>
                  <w:color w:val="000000"/>
                  <w:sz w:val="20"/>
                  <w:szCs w:val="20"/>
                  <w:lang w:bidi="he-IL"/>
                </w:rPr>
                <w:delText>0</w:delText>
              </w:r>
            </w:del>
          </w:p>
        </w:tc>
      </w:tr>
      <w:tr w:rsidR="000D2AEF" w:rsidRPr="000D2AEF" w:rsidDel="002452B7" w:rsidTr="000D2AEF">
        <w:trPr>
          <w:trHeight w:val="255"/>
          <w:del w:id="116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163" w:author="thaodh" w:date="2013-04-11T14:34:00Z"/>
                <w:rFonts w:cs="Arial"/>
                <w:color w:val="000000"/>
                <w:sz w:val="20"/>
                <w:szCs w:val="20"/>
                <w:lang w:bidi="he-IL"/>
              </w:rPr>
            </w:pPr>
            <w:del w:id="1164" w:author="thaodh" w:date="2013-04-11T14:34:00Z">
              <w:r w:rsidRPr="000D2AEF" w:rsidDel="002452B7">
                <w:rPr>
                  <w:rFonts w:cs="Arial"/>
                  <w:color w:val="000000"/>
                  <w:sz w:val="20"/>
                  <w:szCs w:val="20"/>
                  <w:lang w:bidi="he-IL"/>
                </w:rPr>
                <w:delText xml:space="preserve">           Get Subscriber Details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165" w:author="thaodh" w:date="2013-04-11T14:34:00Z"/>
                <w:rFonts w:cs="Arial"/>
                <w:color w:val="000000"/>
                <w:sz w:val="20"/>
                <w:szCs w:val="20"/>
                <w:lang w:bidi="he-IL"/>
              </w:rPr>
            </w:pPr>
            <w:del w:id="1166" w:author="thaodh" w:date="2013-04-11T14:34:00Z">
              <w:r w:rsidRPr="000D2AEF" w:rsidDel="002452B7">
                <w:rPr>
                  <w:rFonts w:cs="Arial"/>
                  <w:color w:val="000000"/>
                  <w:sz w:val="20"/>
                  <w:szCs w:val="20"/>
                  <w:lang w:bidi="he-IL"/>
                </w:rPr>
                <w:delText>24,000</w:delText>
              </w:r>
            </w:del>
          </w:p>
        </w:tc>
      </w:tr>
      <w:tr w:rsidR="000D2AEF" w:rsidRPr="000D2AEF" w:rsidDel="002452B7" w:rsidTr="000D2AEF">
        <w:trPr>
          <w:trHeight w:val="255"/>
          <w:del w:id="116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168" w:author="thaodh" w:date="2013-04-11T14:34:00Z"/>
                <w:rFonts w:cs="Arial"/>
                <w:color w:val="000000"/>
                <w:sz w:val="20"/>
                <w:szCs w:val="20"/>
                <w:lang w:bidi="he-IL"/>
              </w:rPr>
            </w:pPr>
            <w:del w:id="1169" w:author="thaodh" w:date="2013-04-11T14:34:00Z">
              <w:r w:rsidRPr="000D2AEF" w:rsidDel="002452B7">
                <w:rPr>
                  <w:rFonts w:cs="Arial"/>
                  <w:color w:val="000000"/>
                  <w:sz w:val="20"/>
                  <w:szCs w:val="20"/>
                  <w:lang w:bidi="he-IL"/>
                </w:rPr>
                <w:delText xml:space="preserve">           Get Offers and Bundles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170" w:author="thaodh" w:date="2013-04-11T14:34:00Z"/>
                <w:rFonts w:cs="Arial"/>
                <w:color w:val="000000"/>
                <w:sz w:val="20"/>
                <w:szCs w:val="20"/>
                <w:lang w:bidi="he-IL"/>
              </w:rPr>
            </w:pPr>
            <w:del w:id="1171" w:author="thaodh" w:date="2013-04-11T14:34:00Z">
              <w:r w:rsidRPr="000D2AEF" w:rsidDel="002452B7">
                <w:rPr>
                  <w:rFonts w:cs="Arial"/>
                  <w:color w:val="000000"/>
                  <w:sz w:val="20"/>
                  <w:szCs w:val="20"/>
                  <w:lang w:bidi="he-IL"/>
                </w:rPr>
                <w:delText>4,000</w:delText>
              </w:r>
            </w:del>
          </w:p>
        </w:tc>
      </w:tr>
      <w:tr w:rsidR="000D2AEF" w:rsidRPr="000D2AEF" w:rsidDel="002452B7" w:rsidTr="000D2AEF">
        <w:trPr>
          <w:trHeight w:val="255"/>
          <w:del w:id="117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173" w:author="thaodh" w:date="2013-04-11T14:34:00Z"/>
                <w:rFonts w:cs="Arial"/>
                <w:color w:val="000000"/>
                <w:sz w:val="20"/>
                <w:szCs w:val="20"/>
                <w:lang w:bidi="he-IL"/>
              </w:rPr>
            </w:pPr>
            <w:del w:id="1174" w:author="thaodh" w:date="2013-04-11T14:34:00Z">
              <w:r w:rsidRPr="000D2AEF" w:rsidDel="002452B7">
                <w:rPr>
                  <w:rFonts w:cs="Arial"/>
                  <w:color w:val="000000"/>
                  <w:sz w:val="20"/>
                  <w:szCs w:val="20"/>
                  <w:lang w:bidi="he-IL"/>
                </w:rPr>
                <w:delText xml:space="preserve">           Get Order Details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175" w:author="thaodh" w:date="2013-04-11T14:34:00Z"/>
                <w:rFonts w:cs="Arial"/>
                <w:color w:val="000000"/>
                <w:sz w:val="20"/>
                <w:szCs w:val="20"/>
                <w:lang w:bidi="he-IL"/>
              </w:rPr>
            </w:pPr>
            <w:del w:id="1176" w:author="thaodh" w:date="2013-04-11T14:34:00Z">
              <w:r w:rsidRPr="000D2AEF" w:rsidDel="002452B7">
                <w:rPr>
                  <w:rFonts w:cs="Arial"/>
                  <w:color w:val="000000"/>
                  <w:sz w:val="20"/>
                  <w:szCs w:val="20"/>
                  <w:lang w:bidi="he-IL"/>
                </w:rPr>
                <w:delText>0</w:delText>
              </w:r>
            </w:del>
          </w:p>
        </w:tc>
      </w:tr>
      <w:tr w:rsidR="000D2AEF" w:rsidRPr="000D2AEF" w:rsidDel="002452B7" w:rsidTr="000D2AEF">
        <w:trPr>
          <w:trHeight w:val="255"/>
          <w:del w:id="117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178" w:author="thaodh" w:date="2013-04-11T14:34:00Z"/>
                <w:rFonts w:cs="Arial"/>
                <w:color w:val="000000"/>
                <w:sz w:val="20"/>
                <w:szCs w:val="20"/>
                <w:lang w:bidi="he-IL"/>
              </w:rPr>
            </w:pPr>
            <w:del w:id="1179" w:author="thaodh" w:date="2013-04-11T14:34:00Z">
              <w:r w:rsidRPr="000D2AEF" w:rsidDel="002452B7">
                <w:rPr>
                  <w:rFonts w:cs="Arial"/>
                  <w:color w:val="000000"/>
                  <w:sz w:val="20"/>
                  <w:szCs w:val="20"/>
                  <w:lang w:bidi="he-IL"/>
                </w:rPr>
                <w:delText xml:space="preserve">           Acquire/Activate Sub (during Busy-Hour) via API and/or CSM</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180" w:author="thaodh" w:date="2013-04-11T14:34:00Z"/>
                <w:rFonts w:cs="Arial"/>
                <w:color w:val="000000"/>
                <w:sz w:val="20"/>
                <w:szCs w:val="20"/>
                <w:lang w:bidi="he-IL"/>
              </w:rPr>
            </w:pPr>
            <w:del w:id="1181" w:author="thaodh" w:date="2013-04-11T14:34:00Z">
              <w:r w:rsidRPr="000D2AEF" w:rsidDel="002452B7">
                <w:rPr>
                  <w:rFonts w:cs="Arial"/>
                  <w:color w:val="000000"/>
                  <w:sz w:val="20"/>
                  <w:szCs w:val="20"/>
                  <w:lang w:bidi="he-IL"/>
                </w:rPr>
                <w:delText>10,000</w:delText>
              </w:r>
            </w:del>
          </w:p>
        </w:tc>
      </w:tr>
      <w:tr w:rsidR="000D2AEF" w:rsidRPr="000D2AEF" w:rsidDel="002452B7" w:rsidTr="000D2AEF">
        <w:trPr>
          <w:trHeight w:val="255"/>
          <w:del w:id="118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183" w:author="thaodh" w:date="2013-04-11T14:34:00Z"/>
                <w:rFonts w:cs="Arial"/>
                <w:color w:val="000000"/>
                <w:sz w:val="20"/>
                <w:szCs w:val="20"/>
                <w:lang w:bidi="he-IL"/>
              </w:rPr>
            </w:pPr>
            <w:del w:id="1184" w:author="thaodh" w:date="2013-04-11T14:34:00Z">
              <w:r w:rsidRPr="000D2AEF" w:rsidDel="002452B7">
                <w:rPr>
                  <w:rFonts w:cs="Arial"/>
                  <w:color w:val="000000"/>
                  <w:sz w:val="20"/>
                  <w:szCs w:val="20"/>
                  <w:lang w:bidi="he-IL"/>
                </w:rPr>
                <w:delText xml:space="preserve">           Terminate Sub (during Busy-Hour) via API and/or CSM</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185" w:author="thaodh" w:date="2013-04-11T14:34:00Z"/>
                <w:rFonts w:cs="Arial"/>
                <w:color w:val="000000"/>
                <w:sz w:val="20"/>
                <w:szCs w:val="20"/>
                <w:lang w:bidi="he-IL"/>
              </w:rPr>
            </w:pPr>
            <w:del w:id="1186" w:author="thaodh" w:date="2013-04-11T14:34:00Z">
              <w:r w:rsidRPr="000D2AEF" w:rsidDel="002452B7">
                <w:rPr>
                  <w:rFonts w:cs="Arial"/>
                  <w:color w:val="000000"/>
                  <w:sz w:val="20"/>
                  <w:szCs w:val="20"/>
                  <w:lang w:bidi="he-IL"/>
                </w:rPr>
                <w:delText>1,000</w:delText>
              </w:r>
            </w:del>
          </w:p>
        </w:tc>
      </w:tr>
      <w:tr w:rsidR="000D2AEF" w:rsidRPr="000D2AEF" w:rsidDel="002452B7" w:rsidTr="000D2AEF">
        <w:trPr>
          <w:trHeight w:val="255"/>
          <w:del w:id="118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188" w:author="thaodh" w:date="2013-04-11T14:34:00Z"/>
                <w:rFonts w:cs="Arial"/>
                <w:color w:val="000000"/>
                <w:sz w:val="20"/>
                <w:szCs w:val="20"/>
                <w:lang w:bidi="he-IL"/>
              </w:rPr>
            </w:pPr>
            <w:del w:id="1189" w:author="thaodh" w:date="2013-04-11T14:34:00Z">
              <w:r w:rsidRPr="000D2AEF" w:rsidDel="002452B7">
                <w:rPr>
                  <w:rFonts w:cs="Arial"/>
                  <w:color w:val="000000"/>
                  <w:sz w:val="20"/>
                  <w:szCs w:val="20"/>
                  <w:lang w:bidi="he-IL"/>
                </w:rPr>
                <w:delText xml:space="preserve">           Suspend Sub (during Busy-Hour) via API and/or CSM</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190" w:author="thaodh" w:date="2013-04-11T14:34:00Z"/>
                <w:rFonts w:cs="Arial"/>
                <w:color w:val="000000"/>
                <w:sz w:val="20"/>
                <w:szCs w:val="20"/>
                <w:lang w:bidi="he-IL"/>
              </w:rPr>
            </w:pPr>
            <w:del w:id="1191" w:author="thaodh" w:date="2013-04-11T14:34:00Z">
              <w:r w:rsidRPr="000D2AEF" w:rsidDel="002452B7">
                <w:rPr>
                  <w:rFonts w:cs="Arial"/>
                  <w:color w:val="000000"/>
                  <w:sz w:val="20"/>
                  <w:szCs w:val="20"/>
                  <w:lang w:bidi="he-IL"/>
                </w:rPr>
                <w:delText>2,000</w:delText>
              </w:r>
            </w:del>
          </w:p>
        </w:tc>
      </w:tr>
      <w:tr w:rsidR="000D2AEF" w:rsidRPr="000D2AEF" w:rsidDel="002452B7" w:rsidTr="000D2AEF">
        <w:trPr>
          <w:trHeight w:val="255"/>
          <w:del w:id="119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193" w:author="thaodh" w:date="2013-04-11T14:34:00Z"/>
                <w:rFonts w:cs="Arial"/>
                <w:color w:val="000000"/>
                <w:sz w:val="20"/>
                <w:szCs w:val="20"/>
                <w:lang w:bidi="he-IL"/>
              </w:rPr>
            </w:pPr>
            <w:del w:id="1194" w:author="thaodh" w:date="2013-04-11T14:34:00Z">
              <w:r w:rsidRPr="000D2AEF" w:rsidDel="002452B7">
                <w:rPr>
                  <w:rFonts w:cs="Arial"/>
                  <w:color w:val="000000"/>
                  <w:sz w:val="20"/>
                  <w:szCs w:val="20"/>
                  <w:lang w:bidi="he-IL"/>
                </w:rPr>
                <w:delText xml:space="preserve">           Restore Sub (during Busy-Hour) via API and/or CSM</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195" w:author="thaodh" w:date="2013-04-11T14:34:00Z"/>
                <w:rFonts w:cs="Arial"/>
                <w:color w:val="000000"/>
                <w:sz w:val="20"/>
                <w:szCs w:val="20"/>
                <w:lang w:bidi="he-IL"/>
              </w:rPr>
            </w:pPr>
            <w:del w:id="1196" w:author="thaodh" w:date="2013-04-11T14:34:00Z">
              <w:r w:rsidRPr="000D2AEF" w:rsidDel="002452B7">
                <w:rPr>
                  <w:rFonts w:cs="Arial"/>
                  <w:color w:val="000000"/>
                  <w:sz w:val="20"/>
                  <w:szCs w:val="20"/>
                  <w:lang w:bidi="he-IL"/>
                </w:rPr>
                <w:delText>2,000</w:delText>
              </w:r>
            </w:del>
          </w:p>
        </w:tc>
      </w:tr>
      <w:tr w:rsidR="000D2AEF" w:rsidRPr="000D2AEF" w:rsidDel="002452B7" w:rsidTr="000D2AEF">
        <w:trPr>
          <w:trHeight w:val="510"/>
          <w:del w:id="119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198" w:author="thaodh" w:date="2013-04-11T14:34:00Z"/>
                <w:rFonts w:cs="Arial"/>
                <w:color w:val="000000"/>
                <w:sz w:val="20"/>
                <w:szCs w:val="20"/>
                <w:lang w:bidi="he-IL"/>
              </w:rPr>
            </w:pPr>
            <w:del w:id="1199" w:author="thaodh" w:date="2013-04-11T14:34:00Z">
              <w:r w:rsidRPr="000D2AEF" w:rsidDel="002452B7">
                <w:rPr>
                  <w:rFonts w:cs="Arial"/>
                  <w:color w:val="000000"/>
                  <w:sz w:val="20"/>
                  <w:szCs w:val="20"/>
                  <w:lang w:bidi="he-IL"/>
                </w:rPr>
                <w:delText xml:space="preserve">           Change Sub Attributes (during Busy-Hour) via API and/or CSM</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200" w:author="thaodh" w:date="2013-04-11T14:34:00Z"/>
                <w:rFonts w:cs="Arial"/>
                <w:color w:val="000000"/>
                <w:sz w:val="20"/>
                <w:szCs w:val="20"/>
                <w:lang w:bidi="he-IL"/>
              </w:rPr>
            </w:pPr>
            <w:del w:id="1201" w:author="thaodh" w:date="2013-04-11T14:34:00Z">
              <w:r w:rsidRPr="000D2AEF" w:rsidDel="002452B7">
                <w:rPr>
                  <w:rFonts w:cs="Arial"/>
                  <w:color w:val="000000"/>
                  <w:sz w:val="20"/>
                  <w:szCs w:val="20"/>
                  <w:lang w:bidi="he-IL"/>
                </w:rPr>
                <w:delText>2,000</w:delText>
              </w:r>
            </w:del>
          </w:p>
        </w:tc>
      </w:tr>
      <w:tr w:rsidR="000D2AEF" w:rsidRPr="000D2AEF" w:rsidDel="002452B7" w:rsidTr="000D2AEF">
        <w:trPr>
          <w:trHeight w:val="255"/>
          <w:del w:id="1202" w:author="thaodh" w:date="2013-04-11T14:34:00Z"/>
        </w:trPr>
        <w:tc>
          <w:tcPr>
            <w:tcW w:w="6300" w:type="dxa"/>
            <w:tcBorders>
              <w:top w:val="nil"/>
              <w:left w:val="single" w:sz="4" w:space="0" w:color="000000"/>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1203" w:author="thaodh" w:date="2013-04-11T14:34:00Z"/>
                <w:rFonts w:cs="Arial"/>
                <w:b/>
                <w:bCs/>
                <w:color w:val="000000"/>
                <w:sz w:val="20"/>
                <w:szCs w:val="20"/>
                <w:lang w:bidi="he-IL"/>
              </w:rPr>
            </w:pPr>
            <w:del w:id="1204" w:author="thaodh" w:date="2013-04-11T14:34:00Z">
              <w:r w:rsidRPr="000D2AEF" w:rsidDel="002452B7">
                <w:rPr>
                  <w:rFonts w:cs="Arial"/>
                  <w:b/>
                  <w:bCs/>
                  <w:color w:val="000000"/>
                  <w:sz w:val="20"/>
                  <w:szCs w:val="20"/>
                  <w:lang w:bidi="he-IL"/>
                </w:rPr>
                <w:delText xml:space="preserve">          Recharges/Payments</w:delText>
              </w:r>
            </w:del>
          </w:p>
        </w:tc>
        <w:tc>
          <w:tcPr>
            <w:tcW w:w="1760" w:type="dxa"/>
            <w:tcBorders>
              <w:top w:val="nil"/>
              <w:left w:val="nil"/>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1205" w:author="thaodh" w:date="2013-04-11T14:34:00Z"/>
                <w:rFonts w:cs="Arial"/>
                <w:b/>
                <w:bCs/>
                <w:color w:val="000000"/>
                <w:sz w:val="20"/>
                <w:szCs w:val="20"/>
                <w:lang w:bidi="he-IL"/>
              </w:rPr>
            </w:pPr>
            <w:del w:id="1206" w:author="thaodh" w:date="2013-04-11T14:34:00Z">
              <w:r w:rsidRPr="000D2AEF" w:rsidDel="002452B7">
                <w:rPr>
                  <w:rFonts w:cs="Arial"/>
                  <w:b/>
                  <w:bCs/>
                  <w:color w:val="000000"/>
                  <w:sz w:val="20"/>
                  <w:szCs w:val="20"/>
                  <w:lang w:bidi="he-IL"/>
                </w:rPr>
                <w:delText> </w:delText>
              </w:r>
            </w:del>
          </w:p>
        </w:tc>
      </w:tr>
      <w:tr w:rsidR="000D2AEF" w:rsidRPr="000D2AEF" w:rsidDel="002452B7" w:rsidTr="000D2AEF">
        <w:trPr>
          <w:trHeight w:val="255"/>
          <w:del w:id="120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208" w:author="thaodh" w:date="2013-04-11T14:34:00Z"/>
                <w:rFonts w:cs="Arial"/>
                <w:color w:val="000000"/>
                <w:sz w:val="20"/>
                <w:szCs w:val="20"/>
                <w:lang w:bidi="he-IL"/>
              </w:rPr>
            </w:pPr>
            <w:del w:id="1209" w:author="thaodh" w:date="2013-04-11T14:34:00Z">
              <w:r w:rsidRPr="000D2AEF" w:rsidDel="002452B7">
                <w:rPr>
                  <w:rFonts w:cs="Arial"/>
                  <w:color w:val="000000"/>
                  <w:sz w:val="20"/>
                  <w:szCs w:val="20"/>
                  <w:lang w:bidi="he-IL"/>
                </w:rPr>
                <w:delText xml:space="preserve">           Busy Hour Voucher Recharge Volume via API</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210" w:author="thaodh" w:date="2013-04-11T14:34:00Z"/>
                <w:rFonts w:cs="Arial"/>
                <w:color w:val="000000"/>
                <w:sz w:val="20"/>
                <w:szCs w:val="20"/>
                <w:lang w:bidi="he-IL"/>
              </w:rPr>
            </w:pPr>
            <w:del w:id="1211" w:author="thaodh" w:date="2013-04-11T14:34:00Z">
              <w:r w:rsidRPr="000D2AEF" w:rsidDel="002452B7">
                <w:rPr>
                  <w:rFonts w:cs="Arial"/>
                  <w:color w:val="000000"/>
                  <w:sz w:val="20"/>
                  <w:szCs w:val="20"/>
                  <w:lang w:bidi="he-IL"/>
                </w:rPr>
                <w:delText>8,000</w:delText>
              </w:r>
            </w:del>
          </w:p>
        </w:tc>
      </w:tr>
      <w:tr w:rsidR="000D2AEF" w:rsidRPr="000D2AEF" w:rsidDel="002452B7" w:rsidTr="000D2AEF">
        <w:trPr>
          <w:trHeight w:val="255"/>
          <w:del w:id="121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213" w:author="thaodh" w:date="2013-04-11T14:34:00Z"/>
                <w:rFonts w:cs="Arial"/>
                <w:color w:val="000000"/>
                <w:sz w:val="20"/>
                <w:szCs w:val="20"/>
                <w:lang w:bidi="he-IL"/>
              </w:rPr>
            </w:pPr>
            <w:del w:id="1214" w:author="thaodh" w:date="2013-04-11T14:34:00Z">
              <w:r w:rsidRPr="000D2AEF" w:rsidDel="002452B7">
                <w:rPr>
                  <w:rFonts w:cs="Arial"/>
                  <w:color w:val="000000"/>
                  <w:sz w:val="20"/>
                  <w:szCs w:val="20"/>
                  <w:lang w:bidi="he-IL"/>
                </w:rPr>
                <w:delText xml:space="preserve">           Busy Hour Non-Voucher Recharge Volume via API</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215" w:author="thaodh" w:date="2013-04-11T14:34:00Z"/>
                <w:rFonts w:cs="Arial"/>
                <w:color w:val="000000"/>
                <w:sz w:val="20"/>
                <w:szCs w:val="20"/>
                <w:lang w:bidi="he-IL"/>
              </w:rPr>
            </w:pPr>
            <w:del w:id="1216" w:author="thaodh" w:date="2013-04-11T14:34:00Z">
              <w:r w:rsidRPr="000D2AEF" w:rsidDel="002452B7">
                <w:rPr>
                  <w:rFonts w:cs="Arial"/>
                  <w:color w:val="000000"/>
                  <w:sz w:val="20"/>
                  <w:szCs w:val="20"/>
                  <w:lang w:bidi="he-IL"/>
                </w:rPr>
                <w:delText>8,000</w:delText>
              </w:r>
            </w:del>
          </w:p>
        </w:tc>
      </w:tr>
      <w:tr w:rsidR="000D2AEF" w:rsidRPr="000D2AEF" w:rsidDel="002452B7" w:rsidTr="000D2AEF">
        <w:trPr>
          <w:trHeight w:val="255"/>
          <w:del w:id="121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218" w:author="thaodh" w:date="2013-04-11T14:34:00Z"/>
                <w:rFonts w:cs="Arial"/>
                <w:color w:val="000000"/>
                <w:sz w:val="20"/>
                <w:szCs w:val="20"/>
                <w:lang w:bidi="he-IL"/>
              </w:rPr>
            </w:pPr>
            <w:del w:id="1219" w:author="thaodh" w:date="2013-04-11T14:34:00Z">
              <w:r w:rsidRPr="000D2AEF" w:rsidDel="002452B7">
                <w:rPr>
                  <w:rFonts w:cs="Arial"/>
                  <w:color w:val="000000"/>
                  <w:sz w:val="20"/>
                  <w:szCs w:val="20"/>
                  <w:lang w:bidi="he-IL"/>
                </w:rPr>
                <w:delText xml:space="preserve">           Busy Hour Voucher Payment Volume via API</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220" w:author="thaodh" w:date="2013-04-11T14:34:00Z"/>
                <w:rFonts w:cs="Arial"/>
                <w:color w:val="000000"/>
                <w:sz w:val="20"/>
                <w:szCs w:val="20"/>
                <w:lang w:bidi="he-IL"/>
              </w:rPr>
            </w:pPr>
            <w:del w:id="1221" w:author="thaodh" w:date="2013-04-11T14:34:00Z">
              <w:r w:rsidRPr="000D2AEF" w:rsidDel="002452B7">
                <w:rPr>
                  <w:rFonts w:cs="Arial"/>
                  <w:color w:val="000000"/>
                  <w:sz w:val="20"/>
                  <w:szCs w:val="20"/>
                  <w:lang w:bidi="he-IL"/>
                </w:rPr>
                <w:delText>0</w:delText>
              </w:r>
            </w:del>
          </w:p>
        </w:tc>
      </w:tr>
      <w:tr w:rsidR="000D2AEF" w:rsidRPr="000D2AEF" w:rsidDel="002452B7" w:rsidTr="000D2AEF">
        <w:trPr>
          <w:trHeight w:val="255"/>
          <w:del w:id="1222" w:author="thaodh" w:date="2013-04-11T14:34:00Z"/>
        </w:trPr>
        <w:tc>
          <w:tcPr>
            <w:tcW w:w="6300" w:type="dxa"/>
            <w:tcBorders>
              <w:top w:val="nil"/>
              <w:left w:val="single" w:sz="4" w:space="0" w:color="000000"/>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1223" w:author="thaodh" w:date="2013-04-11T14:34:00Z"/>
                <w:rFonts w:cs="Arial"/>
                <w:b/>
                <w:bCs/>
                <w:color w:val="000000"/>
                <w:sz w:val="20"/>
                <w:szCs w:val="20"/>
                <w:lang w:bidi="he-IL"/>
              </w:rPr>
            </w:pPr>
            <w:del w:id="1224" w:author="thaodh" w:date="2013-04-11T14:34:00Z">
              <w:r w:rsidRPr="000D2AEF" w:rsidDel="002452B7">
                <w:rPr>
                  <w:rFonts w:cs="Arial"/>
                  <w:b/>
                  <w:bCs/>
                  <w:color w:val="000000"/>
                  <w:sz w:val="20"/>
                  <w:szCs w:val="20"/>
                  <w:lang w:bidi="he-IL"/>
                </w:rPr>
                <w:delText xml:space="preserve">          Adjustments</w:delText>
              </w:r>
            </w:del>
          </w:p>
        </w:tc>
        <w:tc>
          <w:tcPr>
            <w:tcW w:w="1760" w:type="dxa"/>
            <w:tcBorders>
              <w:top w:val="nil"/>
              <w:left w:val="nil"/>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1225" w:author="thaodh" w:date="2013-04-11T14:34:00Z"/>
                <w:rFonts w:cs="Arial"/>
                <w:b/>
                <w:bCs/>
                <w:color w:val="000000"/>
                <w:sz w:val="20"/>
                <w:szCs w:val="20"/>
                <w:lang w:bidi="he-IL"/>
              </w:rPr>
            </w:pPr>
            <w:del w:id="1226" w:author="thaodh" w:date="2013-04-11T14:34:00Z">
              <w:r w:rsidRPr="000D2AEF" w:rsidDel="002452B7">
                <w:rPr>
                  <w:rFonts w:cs="Arial"/>
                  <w:b/>
                  <w:bCs/>
                  <w:color w:val="000000"/>
                  <w:sz w:val="20"/>
                  <w:szCs w:val="20"/>
                  <w:lang w:bidi="he-IL"/>
                </w:rPr>
                <w:delText> </w:delText>
              </w:r>
            </w:del>
          </w:p>
        </w:tc>
      </w:tr>
      <w:tr w:rsidR="000D2AEF" w:rsidRPr="000D2AEF" w:rsidDel="002452B7" w:rsidTr="000D2AEF">
        <w:trPr>
          <w:trHeight w:val="510"/>
          <w:del w:id="122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228" w:author="thaodh" w:date="2013-04-11T14:34:00Z"/>
                <w:rFonts w:cs="Arial"/>
                <w:color w:val="000000"/>
                <w:sz w:val="20"/>
                <w:szCs w:val="20"/>
                <w:lang w:bidi="he-IL"/>
              </w:rPr>
            </w:pPr>
            <w:del w:id="1229" w:author="thaodh" w:date="2013-04-11T14:34:00Z">
              <w:r w:rsidRPr="000D2AEF" w:rsidDel="002452B7">
                <w:rPr>
                  <w:rFonts w:cs="Arial"/>
                  <w:color w:val="000000"/>
                  <w:sz w:val="20"/>
                  <w:szCs w:val="20"/>
                  <w:lang w:bidi="he-IL"/>
                </w:rPr>
                <w:delText xml:space="preserve">           Busy Hour Balance Queries and Adjustments via API and/or CSM</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230" w:author="thaodh" w:date="2013-04-11T14:34:00Z"/>
                <w:rFonts w:cs="Arial"/>
                <w:color w:val="000000"/>
                <w:sz w:val="20"/>
                <w:szCs w:val="20"/>
                <w:lang w:bidi="he-IL"/>
              </w:rPr>
            </w:pPr>
            <w:del w:id="1231" w:author="thaodh" w:date="2013-04-11T14:34:00Z">
              <w:r w:rsidRPr="000D2AEF" w:rsidDel="002452B7">
                <w:rPr>
                  <w:rFonts w:cs="Arial"/>
                  <w:color w:val="000000"/>
                  <w:sz w:val="20"/>
                  <w:szCs w:val="20"/>
                  <w:lang w:bidi="he-IL"/>
                </w:rPr>
                <w:delText>5,000</w:delText>
              </w:r>
            </w:del>
          </w:p>
        </w:tc>
      </w:tr>
      <w:tr w:rsidR="000D2AEF" w:rsidRPr="000D2AEF" w:rsidDel="002452B7" w:rsidTr="000D2AEF">
        <w:trPr>
          <w:trHeight w:val="510"/>
          <w:del w:id="123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233" w:author="thaodh" w:date="2013-04-11T14:34:00Z"/>
                <w:rFonts w:cs="Arial"/>
                <w:color w:val="000000"/>
                <w:sz w:val="20"/>
                <w:szCs w:val="20"/>
                <w:lang w:bidi="he-IL"/>
              </w:rPr>
            </w:pPr>
            <w:del w:id="1234" w:author="thaodh" w:date="2013-04-11T14:34:00Z">
              <w:r w:rsidRPr="000D2AEF" w:rsidDel="002452B7">
                <w:rPr>
                  <w:rFonts w:cs="Arial"/>
                  <w:color w:val="000000"/>
                  <w:sz w:val="20"/>
                  <w:szCs w:val="20"/>
                  <w:lang w:bidi="he-IL"/>
                </w:rPr>
                <w:delText xml:space="preserve">           Busy Hour Accumulator Queries and Adjustments via API and/or CSM</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235" w:author="thaodh" w:date="2013-04-11T14:34:00Z"/>
                <w:rFonts w:cs="Arial"/>
                <w:color w:val="000000"/>
                <w:sz w:val="20"/>
                <w:szCs w:val="20"/>
                <w:lang w:bidi="he-IL"/>
              </w:rPr>
            </w:pPr>
            <w:del w:id="1236" w:author="thaodh" w:date="2013-04-11T14:34:00Z">
              <w:r w:rsidRPr="000D2AEF" w:rsidDel="002452B7">
                <w:rPr>
                  <w:rFonts w:cs="Arial"/>
                  <w:color w:val="000000"/>
                  <w:sz w:val="20"/>
                  <w:szCs w:val="20"/>
                  <w:lang w:bidi="he-IL"/>
                </w:rPr>
                <w:delText>5,000</w:delText>
              </w:r>
            </w:del>
          </w:p>
        </w:tc>
      </w:tr>
      <w:tr w:rsidR="000D2AEF" w:rsidRPr="000D2AEF" w:rsidDel="002452B7" w:rsidTr="000D2AEF">
        <w:trPr>
          <w:trHeight w:val="510"/>
          <w:del w:id="123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238" w:author="thaodh" w:date="2013-04-11T14:34:00Z"/>
                <w:rFonts w:cs="Arial"/>
                <w:color w:val="000000"/>
                <w:sz w:val="20"/>
                <w:szCs w:val="20"/>
                <w:lang w:bidi="he-IL"/>
              </w:rPr>
            </w:pPr>
            <w:del w:id="1239" w:author="thaodh" w:date="2013-04-11T14:34:00Z">
              <w:r w:rsidRPr="000D2AEF" w:rsidDel="002452B7">
                <w:rPr>
                  <w:rFonts w:cs="Arial"/>
                  <w:color w:val="000000"/>
                  <w:sz w:val="20"/>
                  <w:szCs w:val="20"/>
                  <w:lang w:bidi="he-IL"/>
                </w:rPr>
                <w:delText xml:space="preserve">           Busy Hour Invoice Queries and Adjustments via API and/or CSM</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240" w:author="thaodh" w:date="2013-04-11T14:34:00Z"/>
                <w:rFonts w:cs="Arial"/>
                <w:color w:val="000000"/>
                <w:sz w:val="20"/>
                <w:szCs w:val="20"/>
                <w:lang w:bidi="he-IL"/>
              </w:rPr>
            </w:pPr>
            <w:del w:id="1241" w:author="thaodh" w:date="2013-04-11T14:34:00Z">
              <w:r w:rsidRPr="000D2AEF" w:rsidDel="002452B7">
                <w:rPr>
                  <w:rFonts w:cs="Arial"/>
                  <w:color w:val="000000"/>
                  <w:sz w:val="20"/>
                  <w:szCs w:val="20"/>
                  <w:lang w:bidi="he-IL"/>
                </w:rPr>
                <w:delText>0</w:delText>
              </w:r>
            </w:del>
          </w:p>
        </w:tc>
      </w:tr>
      <w:tr w:rsidR="000D2AEF" w:rsidRPr="000D2AEF" w:rsidDel="002452B7" w:rsidTr="000D2AEF">
        <w:trPr>
          <w:trHeight w:val="255"/>
          <w:del w:id="1242" w:author="thaodh" w:date="2013-04-11T14:34:00Z"/>
        </w:trPr>
        <w:tc>
          <w:tcPr>
            <w:tcW w:w="6300" w:type="dxa"/>
            <w:tcBorders>
              <w:top w:val="nil"/>
              <w:left w:val="single" w:sz="4" w:space="0" w:color="000000"/>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1243" w:author="thaodh" w:date="2013-04-11T14:34:00Z"/>
                <w:rFonts w:cs="Arial"/>
                <w:b/>
                <w:bCs/>
                <w:color w:val="000000"/>
                <w:sz w:val="20"/>
                <w:szCs w:val="20"/>
                <w:lang w:bidi="he-IL"/>
              </w:rPr>
            </w:pPr>
            <w:del w:id="1244" w:author="thaodh" w:date="2013-04-11T14:34:00Z">
              <w:r w:rsidRPr="000D2AEF" w:rsidDel="002452B7">
                <w:rPr>
                  <w:rFonts w:cs="Arial"/>
                  <w:b/>
                  <w:bCs/>
                  <w:color w:val="000000"/>
                  <w:sz w:val="20"/>
                  <w:szCs w:val="20"/>
                  <w:lang w:bidi="he-IL"/>
                </w:rPr>
                <w:delText xml:space="preserve">          Offers, Bundles</w:delText>
              </w:r>
            </w:del>
          </w:p>
        </w:tc>
        <w:tc>
          <w:tcPr>
            <w:tcW w:w="1760" w:type="dxa"/>
            <w:tcBorders>
              <w:top w:val="nil"/>
              <w:left w:val="nil"/>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1245" w:author="thaodh" w:date="2013-04-11T14:34:00Z"/>
                <w:rFonts w:cs="Arial"/>
                <w:b/>
                <w:bCs/>
                <w:color w:val="000000"/>
                <w:sz w:val="20"/>
                <w:szCs w:val="20"/>
                <w:lang w:bidi="he-IL"/>
              </w:rPr>
            </w:pPr>
            <w:del w:id="1246" w:author="thaodh" w:date="2013-04-11T14:34:00Z">
              <w:r w:rsidRPr="000D2AEF" w:rsidDel="002452B7">
                <w:rPr>
                  <w:rFonts w:cs="Arial"/>
                  <w:b/>
                  <w:bCs/>
                  <w:color w:val="000000"/>
                  <w:sz w:val="20"/>
                  <w:szCs w:val="20"/>
                  <w:lang w:bidi="he-IL"/>
                </w:rPr>
                <w:delText> </w:delText>
              </w:r>
            </w:del>
          </w:p>
        </w:tc>
      </w:tr>
      <w:tr w:rsidR="000D2AEF" w:rsidRPr="000D2AEF" w:rsidDel="002452B7" w:rsidTr="000D2AEF">
        <w:trPr>
          <w:trHeight w:val="255"/>
          <w:del w:id="124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248" w:author="thaodh" w:date="2013-04-11T14:34:00Z"/>
                <w:rFonts w:cs="Arial"/>
                <w:color w:val="000000"/>
                <w:sz w:val="20"/>
                <w:szCs w:val="20"/>
                <w:lang w:bidi="he-IL"/>
              </w:rPr>
            </w:pPr>
            <w:del w:id="1249" w:author="thaodh" w:date="2013-04-11T14:34:00Z">
              <w:r w:rsidRPr="000D2AEF" w:rsidDel="002452B7">
                <w:rPr>
                  <w:rFonts w:cs="Arial"/>
                  <w:color w:val="000000"/>
                  <w:sz w:val="20"/>
                  <w:szCs w:val="20"/>
                  <w:lang w:bidi="he-IL"/>
                </w:rPr>
                <w:delText xml:space="preserve">           Busy Hour Customer Acquisition via API and/or CSM</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250" w:author="thaodh" w:date="2013-04-11T14:34:00Z"/>
                <w:rFonts w:cs="Arial"/>
                <w:color w:val="000000"/>
                <w:sz w:val="20"/>
                <w:szCs w:val="20"/>
                <w:lang w:bidi="he-IL"/>
              </w:rPr>
            </w:pPr>
            <w:del w:id="1251" w:author="thaodh" w:date="2013-04-11T14:34:00Z">
              <w:r w:rsidRPr="000D2AEF" w:rsidDel="002452B7">
                <w:rPr>
                  <w:rFonts w:cs="Arial"/>
                  <w:color w:val="000000"/>
                  <w:sz w:val="20"/>
                  <w:szCs w:val="20"/>
                  <w:lang w:bidi="he-IL"/>
                </w:rPr>
                <w:delText>2,000</w:delText>
              </w:r>
            </w:del>
          </w:p>
        </w:tc>
      </w:tr>
      <w:tr w:rsidR="000D2AEF" w:rsidRPr="000D2AEF" w:rsidDel="002452B7" w:rsidTr="000D2AEF">
        <w:trPr>
          <w:trHeight w:val="255"/>
          <w:del w:id="125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253" w:author="thaodh" w:date="2013-04-11T14:34:00Z"/>
                <w:rFonts w:cs="Arial"/>
                <w:color w:val="000000"/>
                <w:sz w:val="20"/>
                <w:szCs w:val="20"/>
                <w:lang w:bidi="he-IL"/>
              </w:rPr>
            </w:pPr>
            <w:del w:id="1254" w:author="thaodh" w:date="2013-04-11T14:34:00Z">
              <w:r w:rsidRPr="000D2AEF" w:rsidDel="002452B7">
                <w:rPr>
                  <w:rFonts w:cs="Arial"/>
                  <w:color w:val="000000"/>
                  <w:sz w:val="20"/>
                  <w:szCs w:val="20"/>
                  <w:lang w:bidi="he-IL"/>
                </w:rPr>
                <w:delText xml:space="preserve">           Busy Hour Sub Primary Offer Swap via API and/or CSM</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255" w:author="thaodh" w:date="2013-04-11T14:34:00Z"/>
                <w:rFonts w:cs="Arial"/>
                <w:color w:val="000000"/>
                <w:sz w:val="20"/>
                <w:szCs w:val="20"/>
                <w:lang w:bidi="he-IL"/>
              </w:rPr>
            </w:pPr>
            <w:del w:id="1256" w:author="thaodh" w:date="2013-04-11T14:34:00Z">
              <w:r w:rsidRPr="000D2AEF" w:rsidDel="002452B7">
                <w:rPr>
                  <w:rFonts w:cs="Arial"/>
                  <w:color w:val="000000"/>
                  <w:sz w:val="20"/>
                  <w:szCs w:val="20"/>
                  <w:lang w:bidi="he-IL"/>
                </w:rPr>
                <w:delText>2,000</w:delText>
              </w:r>
            </w:del>
          </w:p>
        </w:tc>
      </w:tr>
      <w:tr w:rsidR="000D2AEF" w:rsidRPr="000D2AEF" w:rsidDel="002452B7" w:rsidTr="000D2AEF">
        <w:trPr>
          <w:trHeight w:val="255"/>
          <w:del w:id="125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258" w:author="thaodh" w:date="2013-04-11T14:34:00Z"/>
                <w:rFonts w:cs="Arial"/>
                <w:color w:val="000000"/>
                <w:sz w:val="20"/>
                <w:szCs w:val="20"/>
                <w:lang w:bidi="he-IL"/>
              </w:rPr>
            </w:pPr>
            <w:del w:id="1259" w:author="thaodh" w:date="2013-04-11T14:34:00Z">
              <w:r w:rsidRPr="000D2AEF" w:rsidDel="002452B7">
                <w:rPr>
                  <w:rFonts w:cs="Arial"/>
                  <w:color w:val="000000"/>
                  <w:sz w:val="20"/>
                  <w:szCs w:val="20"/>
                  <w:lang w:bidi="he-IL"/>
                </w:rPr>
                <w:delText xml:space="preserve">           Busy Hour Sub Non-Primary Offer Swap via API and/or CSM</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260" w:author="thaodh" w:date="2013-04-11T14:34:00Z"/>
                <w:rFonts w:cs="Arial"/>
                <w:color w:val="000000"/>
                <w:sz w:val="20"/>
                <w:szCs w:val="20"/>
                <w:lang w:bidi="he-IL"/>
              </w:rPr>
            </w:pPr>
            <w:del w:id="1261" w:author="thaodh" w:date="2013-04-11T14:34:00Z">
              <w:r w:rsidRPr="000D2AEF" w:rsidDel="002452B7">
                <w:rPr>
                  <w:rFonts w:cs="Arial"/>
                  <w:color w:val="000000"/>
                  <w:sz w:val="20"/>
                  <w:szCs w:val="20"/>
                  <w:lang w:bidi="he-IL"/>
                </w:rPr>
                <w:delText>1,000</w:delText>
              </w:r>
            </w:del>
          </w:p>
        </w:tc>
      </w:tr>
      <w:tr w:rsidR="000D2AEF" w:rsidRPr="000D2AEF" w:rsidDel="002452B7" w:rsidTr="000D2AEF">
        <w:trPr>
          <w:trHeight w:val="255"/>
          <w:del w:id="126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263" w:author="thaodh" w:date="2013-04-11T14:34:00Z"/>
                <w:rFonts w:cs="Arial"/>
                <w:color w:val="000000"/>
                <w:sz w:val="20"/>
                <w:szCs w:val="20"/>
                <w:lang w:bidi="he-IL"/>
              </w:rPr>
            </w:pPr>
            <w:del w:id="1264" w:author="thaodh" w:date="2013-04-11T14:34:00Z">
              <w:r w:rsidRPr="000D2AEF" w:rsidDel="002452B7">
                <w:rPr>
                  <w:rFonts w:cs="Arial"/>
                  <w:color w:val="000000"/>
                  <w:sz w:val="20"/>
                  <w:szCs w:val="20"/>
                  <w:lang w:bidi="he-IL"/>
                </w:rPr>
                <w:delText xml:space="preserve">           Busy Hour Sub Bundle Swap via API and/or CSM</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265" w:author="thaodh" w:date="2013-04-11T14:34:00Z"/>
                <w:rFonts w:cs="Arial"/>
                <w:color w:val="000000"/>
                <w:sz w:val="20"/>
                <w:szCs w:val="20"/>
                <w:lang w:bidi="he-IL"/>
              </w:rPr>
            </w:pPr>
            <w:del w:id="1266" w:author="thaodh" w:date="2013-04-11T14:34:00Z">
              <w:r w:rsidRPr="000D2AEF" w:rsidDel="002452B7">
                <w:rPr>
                  <w:rFonts w:cs="Arial"/>
                  <w:color w:val="000000"/>
                  <w:sz w:val="20"/>
                  <w:szCs w:val="20"/>
                  <w:lang w:bidi="he-IL"/>
                </w:rPr>
                <w:delText>1,000</w:delText>
              </w:r>
            </w:del>
          </w:p>
        </w:tc>
      </w:tr>
      <w:tr w:rsidR="000D2AEF" w:rsidRPr="000D2AEF" w:rsidDel="002452B7" w:rsidTr="000D2AEF">
        <w:trPr>
          <w:trHeight w:val="255"/>
          <w:del w:id="126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268" w:author="thaodh" w:date="2013-04-11T14:34:00Z"/>
                <w:rFonts w:cs="Arial"/>
                <w:color w:val="000000"/>
                <w:sz w:val="20"/>
                <w:szCs w:val="20"/>
                <w:lang w:bidi="he-IL"/>
              </w:rPr>
            </w:pPr>
            <w:del w:id="1269" w:author="thaodh" w:date="2013-04-11T14:34:00Z">
              <w:r w:rsidRPr="000D2AEF" w:rsidDel="002452B7">
                <w:rPr>
                  <w:rFonts w:cs="Arial"/>
                  <w:color w:val="000000"/>
                  <w:sz w:val="20"/>
                  <w:szCs w:val="20"/>
                  <w:lang w:bidi="he-IL"/>
                </w:rPr>
                <w:delText xml:space="preserve">           Busy Hour Sub State Changes via API and/or CSM</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270" w:author="thaodh" w:date="2013-04-11T14:34:00Z"/>
                <w:rFonts w:cs="Arial"/>
                <w:color w:val="000000"/>
                <w:sz w:val="20"/>
                <w:szCs w:val="20"/>
                <w:lang w:bidi="he-IL"/>
              </w:rPr>
            </w:pPr>
            <w:del w:id="1271" w:author="thaodh" w:date="2013-04-11T14:34:00Z">
              <w:r w:rsidRPr="000D2AEF" w:rsidDel="002452B7">
                <w:rPr>
                  <w:rFonts w:cs="Arial"/>
                  <w:color w:val="000000"/>
                  <w:sz w:val="20"/>
                  <w:szCs w:val="20"/>
                  <w:lang w:bidi="he-IL"/>
                </w:rPr>
                <w:delText>1,000</w:delText>
              </w:r>
            </w:del>
          </w:p>
        </w:tc>
      </w:tr>
      <w:tr w:rsidR="000D2AEF" w:rsidRPr="000D2AEF" w:rsidDel="002452B7" w:rsidTr="000D2AEF">
        <w:trPr>
          <w:trHeight w:val="255"/>
          <w:del w:id="1272" w:author="thaodh" w:date="2013-04-11T14:34:00Z"/>
        </w:trPr>
        <w:tc>
          <w:tcPr>
            <w:tcW w:w="6300" w:type="dxa"/>
            <w:tcBorders>
              <w:top w:val="nil"/>
              <w:left w:val="single" w:sz="4" w:space="0" w:color="000000"/>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1273" w:author="thaodh" w:date="2013-04-11T14:34:00Z"/>
                <w:rFonts w:cs="Arial"/>
                <w:b/>
                <w:bCs/>
                <w:color w:val="000000"/>
                <w:sz w:val="20"/>
                <w:szCs w:val="20"/>
                <w:lang w:bidi="he-IL"/>
              </w:rPr>
            </w:pPr>
            <w:del w:id="1274" w:author="thaodh" w:date="2013-04-11T14:34:00Z">
              <w:r w:rsidRPr="000D2AEF" w:rsidDel="002452B7">
                <w:rPr>
                  <w:rFonts w:cs="Arial"/>
                  <w:b/>
                  <w:bCs/>
                  <w:color w:val="000000"/>
                  <w:sz w:val="20"/>
                  <w:szCs w:val="20"/>
                  <w:lang w:bidi="he-IL"/>
                </w:rPr>
                <w:delText xml:space="preserve">         Internal Transactions</w:delText>
              </w:r>
            </w:del>
          </w:p>
        </w:tc>
        <w:tc>
          <w:tcPr>
            <w:tcW w:w="1760" w:type="dxa"/>
            <w:tcBorders>
              <w:top w:val="nil"/>
              <w:left w:val="nil"/>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1275" w:author="thaodh" w:date="2013-04-11T14:34:00Z"/>
                <w:rFonts w:cs="Arial"/>
                <w:b/>
                <w:bCs/>
                <w:color w:val="000000"/>
                <w:sz w:val="20"/>
                <w:szCs w:val="20"/>
                <w:lang w:bidi="he-IL"/>
              </w:rPr>
            </w:pPr>
            <w:del w:id="1276" w:author="thaodh" w:date="2013-04-11T14:34:00Z">
              <w:r w:rsidRPr="000D2AEF" w:rsidDel="002452B7">
                <w:rPr>
                  <w:rFonts w:cs="Arial"/>
                  <w:b/>
                  <w:bCs/>
                  <w:color w:val="000000"/>
                  <w:sz w:val="20"/>
                  <w:szCs w:val="20"/>
                  <w:lang w:bidi="he-IL"/>
                </w:rPr>
                <w:delText> </w:delText>
              </w:r>
            </w:del>
          </w:p>
        </w:tc>
      </w:tr>
      <w:tr w:rsidR="000D2AEF" w:rsidRPr="000D2AEF" w:rsidDel="002452B7" w:rsidTr="000D2AEF">
        <w:trPr>
          <w:trHeight w:val="510"/>
          <w:del w:id="127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278" w:author="thaodh" w:date="2013-04-11T14:34:00Z"/>
                <w:rFonts w:cs="Arial"/>
                <w:color w:val="000000"/>
                <w:sz w:val="20"/>
                <w:szCs w:val="20"/>
                <w:lang w:bidi="he-IL"/>
              </w:rPr>
            </w:pPr>
            <w:del w:id="1279" w:author="thaodh" w:date="2013-04-11T14:34:00Z">
              <w:r w:rsidRPr="000D2AEF" w:rsidDel="002452B7">
                <w:rPr>
                  <w:rFonts w:cs="Arial"/>
                  <w:color w:val="000000"/>
                  <w:sz w:val="20"/>
                  <w:szCs w:val="20"/>
                  <w:lang w:bidi="he-IL"/>
                </w:rPr>
                <w:delText xml:space="preserve">          Daily Subscriber State Changes (Triggered by Sub. State Trans. Batch, Rating Engine and RCS) (in % of Total Subscribers)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280" w:author="thaodh" w:date="2013-04-11T14:34:00Z"/>
                <w:rFonts w:cs="Arial"/>
                <w:color w:val="000000"/>
                <w:sz w:val="20"/>
                <w:szCs w:val="20"/>
                <w:lang w:bidi="he-IL"/>
              </w:rPr>
            </w:pPr>
            <w:del w:id="1281" w:author="thaodh" w:date="2013-04-11T14:34:00Z">
              <w:r w:rsidRPr="000D2AEF" w:rsidDel="002452B7">
                <w:rPr>
                  <w:rFonts w:cs="Arial"/>
                  <w:color w:val="000000"/>
                  <w:sz w:val="20"/>
                  <w:szCs w:val="20"/>
                  <w:lang w:bidi="he-IL"/>
                </w:rPr>
                <w:delText>1%</w:delText>
              </w:r>
            </w:del>
          </w:p>
        </w:tc>
      </w:tr>
      <w:tr w:rsidR="000D2AEF" w:rsidRPr="000D2AEF" w:rsidDel="002452B7" w:rsidTr="000D2AEF">
        <w:trPr>
          <w:trHeight w:val="510"/>
          <w:del w:id="128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283" w:author="thaodh" w:date="2013-04-11T14:34:00Z"/>
                <w:rFonts w:cs="Arial"/>
                <w:color w:val="000000"/>
                <w:sz w:val="20"/>
                <w:szCs w:val="20"/>
                <w:lang w:bidi="he-IL"/>
              </w:rPr>
            </w:pPr>
            <w:del w:id="1284" w:author="thaodh" w:date="2013-04-11T14:34:00Z">
              <w:r w:rsidRPr="000D2AEF" w:rsidDel="002452B7">
                <w:rPr>
                  <w:rFonts w:cs="Arial"/>
                  <w:color w:val="000000"/>
                  <w:sz w:val="20"/>
                  <w:szCs w:val="20"/>
                  <w:lang w:bidi="he-IL"/>
                </w:rPr>
                <w:lastRenderedPageBreak/>
                <w:delText xml:space="preserve">          Daily Subscriber Phone Book Updates (Triggered by IVR and USSD) (in % of Total Subscribers)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285" w:author="thaodh" w:date="2013-04-11T14:34:00Z"/>
                <w:rFonts w:cs="Arial"/>
                <w:color w:val="000000"/>
                <w:sz w:val="20"/>
                <w:szCs w:val="20"/>
                <w:lang w:bidi="he-IL"/>
              </w:rPr>
            </w:pPr>
            <w:del w:id="1286" w:author="thaodh" w:date="2013-04-11T14:34:00Z">
              <w:r w:rsidRPr="000D2AEF" w:rsidDel="002452B7">
                <w:rPr>
                  <w:rFonts w:cs="Arial"/>
                  <w:color w:val="000000"/>
                  <w:sz w:val="20"/>
                  <w:szCs w:val="20"/>
                  <w:lang w:bidi="he-IL"/>
                </w:rPr>
                <w:delText>0%</w:delText>
              </w:r>
            </w:del>
          </w:p>
        </w:tc>
      </w:tr>
      <w:tr w:rsidR="000D2AEF" w:rsidRPr="000D2AEF" w:rsidDel="002452B7" w:rsidTr="000D2AEF">
        <w:trPr>
          <w:trHeight w:val="765"/>
          <w:del w:id="128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288" w:author="thaodh" w:date="2013-04-11T14:34:00Z"/>
                <w:rFonts w:cs="Arial"/>
                <w:color w:val="000000"/>
                <w:sz w:val="20"/>
                <w:szCs w:val="20"/>
                <w:lang w:bidi="he-IL"/>
              </w:rPr>
            </w:pPr>
            <w:del w:id="1289" w:author="thaodh" w:date="2013-04-11T14:34:00Z">
              <w:r w:rsidRPr="000D2AEF" w:rsidDel="002452B7">
                <w:rPr>
                  <w:rFonts w:cs="Arial"/>
                  <w:color w:val="000000"/>
                  <w:sz w:val="20"/>
                  <w:szCs w:val="20"/>
                  <w:lang w:bidi="he-IL"/>
                </w:rPr>
                <w:delText xml:space="preserve">          Daily Subscriber Attribute Changes (e.g. Language Code, Address, Contact Info, PIIN; Triggered by IVR and USSD) (in % of Total Subscribers)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290" w:author="thaodh" w:date="2013-04-11T14:34:00Z"/>
                <w:rFonts w:cs="Arial"/>
                <w:color w:val="000000"/>
                <w:sz w:val="20"/>
                <w:szCs w:val="20"/>
                <w:lang w:bidi="he-IL"/>
              </w:rPr>
            </w:pPr>
            <w:del w:id="1291" w:author="thaodh" w:date="2013-04-11T14:34:00Z">
              <w:r w:rsidRPr="000D2AEF" w:rsidDel="002452B7">
                <w:rPr>
                  <w:rFonts w:cs="Arial"/>
                  <w:color w:val="000000"/>
                  <w:sz w:val="20"/>
                  <w:szCs w:val="20"/>
                  <w:lang w:bidi="he-IL"/>
                </w:rPr>
                <w:delText>0%</w:delText>
              </w:r>
            </w:del>
          </w:p>
        </w:tc>
      </w:tr>
      <w:tr w:rsidR="000D2AEF" w:rsidRPr="000D2AEF" w:rsidDel="002452B7" w:rsidTr="000D2AEF">
        <w:trPr>
          <w:trHeight w:val="510"/>
          <w:del w:id="129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293" w:author="thaodh" w:date="2013-04-11T14:34:00Z"/>
                <w:rFonts w:cs="Arial"/>
                <w:color w:val="000000"/>
                <w:sz w:val="20"/>
                <w:szCs w:val="20"/>
                <w:lang w:bidi="he-IL"/>
              </w:rPr>
            </w:pPr>
            <w:del w:id="1294" w:author="thaodh" w:date="2013-04-11T14:34:00Z">
              <w:r w:rsidRPr="000D2AEF" w:rsidDel="002452B7">
                <w:rPr>
                  <w:rFonts w:cs="Arial"/>
                  <w:color w:val="000000"/>
                  <w:sz w:val="20"/>
                  <w:szCs w:val="20"/>
                  <w:lang w:bidi="he-IL"/>
                </w:rPr>
                <w:delText xml:space="preserve">          Daily Subscribers Flagged for Outstanding (due to low balance) Recurring Charges (in % of Daily Recurring Charges)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295" w:author="thaodh" w:date="2013-04-11T14:34:00Z"/>
                <w:rFonts w:cs="Arial"/>
                <w:color w:val="000000"/>
                <w:sz w:val="20"/>
                <w:szCs w:val="20"/>
                <w:lang w:bidi="he-IL"/>
              </w:rPr>
            </w:pPr>
            <w:del w:id="1296" w:author="thaodh" w:date="2013-04-11T14:34:00Z">
              <w:r w:rsidRPr="000D2AEF" w:rsidDel="002452B7">
                <w:rPr>
                  <w:rFonts w:cs="Arial"/>
                  <w:color w:val="000000"/>
                  <w:sz w:val="20"/>
                  <w:szCs w:val="20"/>
                  <w:lang w:bidi="he-IL"/>
                </w:rPr>
                <w:delText>1%</w:delText>
              </w:r>
            </w:del>
          </w:p>
        </w:tc>
      </w:tr>
      <w:tr w:rsidR="000D2AEF" w:rsidRPr="000D2AEF" w:rsidDel="002452B7" w:rsidTr="000D2AEF">
        <w:trPr>
          <w:trHeight w:val="765"/>
          <w:del w:id="129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298" w:author="thaodh" w:date="2013-04-11T14:34:00Z"/>
                <w:rFonts w:cs="Arial"/>
                <w:color w:val="000000"/>
                <w:sz w:val="20"/>
                <w:szCs w:val="20"/>
                <w:lang w:bidi="he-IL"/>
              </w:rPr>
            </w:pPr>
            <w:del w:id="1299" w:author="thaodh" w:date="2013-04-11T14:34:00Z">
              <w:r w:rsidRPr="000D2AEF" w:rsidDel="002452B7">
                <w:rPr>
                  <w:rFonts w:cs="Arial"/>
                  <w:color w:val="000000"/>
                  <w:sz w:val="20"/>
                  <w:szCs w:val="20"/>
                  <w:lang w:bidi="he-IL"/>
                </w:rPr>
                <w:delText xml:space="preserve">          Daily Subscribers Flagged for Outstanding (due to low balance) Non-Recurring Charges (in % of Daily Non-Recurring Charges)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300" w:author="thaodh" w:date="2013-04-11T14:34:00Z"/>
                <w:rFonts w:cs="Arial"/>
                <w:color w:val="000000"/>
                <w:sz w:val="20"/>
                <w:szCs w:val="20"/>
                <w:lang w:bidi="he-IL"/>
              </w:rPr>
            </w:pPr>
            <w:del w:id="1301" w:author="thaodh" w:date="2013-04-11T14:34:00Z">
              <w:r w:rsidRPr="000D2AEF" w:rsidDel="002452B7">
                <w:rPr>
                  <w:rFonts w:cs="Arial"/>
                  <w:color w:val="000000"/>
                  <w:sz w:val="20"/>
                  <w:szCs w:val="20"/>
                  <w:lang w:bidi="he-IL"/>
                </w:rPr>
                <w:delText>1%</w:delText>
              </w:r>
            </w:del>
          </w:p>
        </w:tc>
      </w:tr>
      <w:tr w:rsidR="000D2AEF" w:rsidRPr="000D2AEF" w:rsidDel="002452B7" w:rsidTr="000D2AEF">
        <w:trPr>
          <w:trHeight w:val="765"/>
          <w:del w:id="130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303" w:author="thaodh" w:date="2013-04-11T14:34:00Z"/>
                <w:rFonts w:cs="Arial"/>
                <w:color w:val="000000"/>
                <w:sz w:val="20"/>
                <w:szCs w:val="20"/>
                <w:lang w:bidi="he-IL"/>
              </w:rPr>
            </w:pPr>
            <w:del w:id="1304" w:author="thaodh" w:date="2013-04-11T14:34:00Z">
              <w:r w:rsidRPr="000D2AEF" w:rsidDel="002452B7">
                <w:rPr>
                  <w:rFonts w:cs="Arial"/>
                  <w:color w:val="000000"/>
                  <w:sz w:val="20"/>
                  <w:szCs w:val="20"/>
                  <w:lang w:bidi="he-IL"/>
                </w:rPr>
                <w:delText xml:space="preserve">          Daily Subscriber Offer Updates (Add, Remove, Swap; Influenced by RCS, URE, Batch Operation) (in % of Total Subscribers)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305" w:author="thaodh" w:date="2013-04-11T14:34:00Z"/>
                <w:rFonts w:cs="Arial"/>
                <w:color w:val="000000"/>
                <w:sz w:val="20"/>
                <w:szCs w:val="20"/>
                <w:lang w:bidi="he-IL"/>
              </w:rPr>
            </w:pPr>
            <w:del w:id="1306" w:author="thaodh" w:date="2013-04-11T14:34:00Z">
              <w:r w:rsidRPr="000D2AEF" w:rsidDel="002452B7">
                <w:rPr>
                  <w:rFonts w:cs="Arial"/>
                  <w:color w:val="000000"/>
                  <w:sz w:val="20"/>
                  <w:szCs w:val="20"/>
                  <w:lang w:bidi="he-IL"/>
                </w:rPr>
                <w:delText>1%</w:delText>
              </w:r>
            </w:del>
          </w:p>
        </w:tc>
      </w:tr>
      <w:tr w:rsidR="000D2AEF" w:rsidRPr="000D2AEF" w:rsidDel="002452B7" w:rsidTr="000D2AEF">
        <w:trPr>
          <w:trHeight w:val="510"/>
          <w:del w:id="130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308" w:author="thaodh" w:date="2013-04-11T14:34:00Z"/>
                <w:rFonts w:cs="Arial"/>
                <w:color w:val="000000"/>
                <w:sz w:val="20"/>
                <w:szCs w:val="20"/>
                <w:lang w:bidi="he-IL"/>
              </w:rPr>
            </w:pPr>
            <w:del w:id="1309" w:author="thaodh" w:date="2013-04-11T14:34:00Z">
              <w:r w:rsidRPr="000D2AEF" w:rsidDel="002452B7">
                <w:rPr>
                  <w:rFonts w:cs="Arial"/>
                  <w:color w:val="000000"/>
                  <w:sz w:val="20"/>
                  <w:szCs w:val="20"/>
                  <w:lang w:bidi="he-IL"/>
                </w:rPr>
                <w:delText xml:space="preserve">          Daily Subscribers added with New Balances for Promotions (Triggered by Batch Jobs) (in % of Total Subscribers)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310" w:author="thaodh" w:date="2013-04-11T14:34:00Z"/>
                <w:rFonts w:cs="Arial"/>
                <w:color w:val="000000"/>
                <w:sz w:val="20"/>
                <w:szCs w:val="20"/>
                <w:lang w:bidi="he-IL"/>
              </w:rPr>
            </w:pPr>
            <w:del w:id="1311" w:author="thaodh" w:date="2013-04-11T14:34:00Z">
              <w:r w:rsidRPr="000D2AEF" w:rsidDel="002452B7">
                <w:rPr>
                  <w:rFonts w:cs="Arial"/>
                  <w:color w:val="000000"/>
                  <w:sz w:val="20"/>
                  <w:szCs w:val="20"/>
                  <w:lang w:bidi="he-IL"/>
                </w:rPr>
                <w:delText>1%</w:delText>
              </w:r>
            </w:del>
          </w:p>
        </w:tc>
      </w:tr>
      <w:tr w:rsidR="000D2AEF" w:rsidRPr="000D2AEF" w:rsidDel="002452B7" w:rsidTr="000D2AEF">
        <w:trPr>
          <w:trHeight w:val="510"/>
          <w:del w:id="131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313" w:author="thaodh" w:date="2013-04-11T14:34:00Z"/>
                <w:rFonts w:cs="Arial"/>
                <w:color w:val="000000"/>
                <w:sz w:val="20"/>
                <w:szCs w:val="20"/>
                <w:lang w:bidi="he-IL"/>
              </w:rPr>
            </w:pPr>
            <w:del w:id="1314" w:author="thaodh" w:date="2013-04-11T14:34:00Z">
              <w:r w:rsidRPr="000D2AEF" w:rsidDel="002452B7">
                <w:rPr>
                  <w:rFonts w:cs="Arial"/>
                  <w:color w:val="000000"/>
                  <w:sz w:val="20"/>
                  <w:szCs w:val="20"/>
                  <w:lang w:bidi="he-IL"/>
                </w:rPr>
                <w:delText xml:space="preserve">          Daily Notifications to External System (e.g. Barring/Unbarring) (in % of Total Subscribers)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315" w:author="thaodh" w:date="2013-04-11T14:34:00Z"/>
                <w:rFonts w:cs="Arial"/>
                <w:color w:val="000000"/>
                <w:sz w:val="20"/>
                <w:szCs w:val="20"/>
                <w:lang w:bidi="he-IL"/>
              </w:rPr>
            </w:pPr>
            <w:del w:id="1316" w:author="thaodh" w:date="2013-04-11T14:34:00Z">
              <w:r w:rsidRPr="000D2AEF" w:rsidDel="002452B7">
                <w:rPr>
                  <w:rFonts w:cs="Arial"/>
                  <w:color w:val="000000"/>
                  <w:sz w:val="20"/>
                  <w:szCs w:val="20"/>
                  <w:lang w:bidi="he-IL"/>
                </w:rPr>
                <w:delText>1%</w:delText>
              </w:r>
            </w:del>
          </w:p>
        </w:tc>
      </w:tr>
      <w:tr w:rsidR="000D2AEF" w:rsidRPr="000D2AEF" w:rsidDel="002452B7" w:rsidTr="000D2AEF">
        <w:trPr>
          <w:trHeight w:val="255"/>
          <w:del w:id="1317" w:author="thaodh" w:date="2013-04-11T14:34:00Z"/>
        </w:trPr>
        <w:tc>
          <w:tcPr>
            <w:tcW w:w="6300" w:type="dxa"/>
            <w:tcBorders>
              <w:top w:val="nil"/>
              <w:left w:val="single" w:sz="4" w:space="0" w:color="000000"/>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1318" w:author="thaodh" w:date="2013-04-11T14:34:00Z"/>
                <w:rFonts w:cs="Arial"/>
                <w:b/>
                <w:bCs/>
                <w:color w:val="000000"/>
                <w:sz w:val="20"/>
                <w:szCs w:val="20"/>
                <w:lang w:bidi="he-IL"/>
              </w:rPr>
            </w:pPr>
            <w:del w:id="1319" w:author="thaodh" w:date="2013-04-11T14:34:00Z">
              <w:r w:rsidRPr="000D2AEF" w:rsidDel="002452B7">
                <w:rPr>
                  <w:rFonts w:cs="Arial"/>
                  <w:b/>
                  <w:bCs/>
                  <w:color w:val="000000"/>
                  <w:sz w:val="20"/>
                  <w:szCs w:val="20"/>
                  <w:lang w:bidi="he-IL"/>
                </w:rPr>
                <w:delText xml:space="preserve">         Bulk Operations</w:delText>
              </w:r>
            </w:del>
          </w:p>
        </w:tc>
        <w:tc>
          <w:tcPr>
            <w:tcW w:w="1760" w:type="dxa"/>
            <w:tcBorders>
              <w:top w:val="nil"/>
              <w:left w:val="nil"/>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1320" w:author="thaodh" w:date="2013-04-11T14:34:00Z"/>
                <w:rFonts w:cs="Arial"/>
                <w:b/>
                <w:bCs/>
                <w:color w:val="000000"/>
                <w:sz w:val="20"/>
                <w:szCs w:val="20"/>
                <w:lang w:bidi="he-IL"/>
              </w:rPr>
            </w:pPr>
            <w:del w:id="1321" w:author="thaodh" w:date="2013-04-11T14:34:00Z">
              <w:r w:rsidRPr="000D2AEF" w:rsidDel="002452B7">
                <w:rPr>
                  <w:rFonts w:cs="Arial"/>
                  <w:b/>
                  <w:bCs/>
                  <w:color w:val="000000"/>
                  <w:sz w:val="20"/>
                  <w:szCs w:val="20"/>
                  <w:lang w:bidi="he-IL"/>
                </w:rPr>
                <w:delText>TRUE</w:delText>
              </w:r>
            </w:del>
          </w:p>
        </w:tc>
      </w:tr>
      <w:tr w:rsidR="000D2AEF" w:rsidRPr="000D2AEF" w:rsidDel="002452B7" w:rsidTr="000D2AEF">
        <w:trPr>
          <w:trHeight w:val="255"/>
          <w:del w:id="132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323" w:author="thaodh" w:date="2013-04-11T14:34:00Z"/>
                <w:rFonts w:cs="Arial"/>
                <w:color w:val="000000"/>
                <w:sz w:val="20"/>
                <w:szCs w:val="20"/>
                <w:lang w:bidi="he-IL"/>
              </w:rPr>
            </w:pPr>
            <w:del w:id="1324" w:author="thaodh" w:date="2013-04-11T14:34:00Z">
              <w:r w:rsidRPr="000D2AEF" w:rsidDel="002452B7">
                <w:rPr>
                  <w:rFonts w:cs="Arial"/>
                  <w:color w:val="000000"/>
                  <w:sz w:val="20"/>
                  <w:szCs w:val="20"/>
                  <w:lang w:bidi="he-IL"/>
                </w:rPr>
                <w:delText xml:space="preserve">          Load Vouchers (Maximum Hourly Volume)</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325" w:author="thaodh" w:date="2013-04-11T14:34:00Z"/>
                <w:rFonts w:cs="Arial"/>
                <w:color w:val="000000"/>
                <w:sz w:val="20"/>
                <w:szCs w:val="20"/>
                <w:lang w:bidi="he-IL"/>
              </w:rPr>
            </w:pPr>
            <w:del w:id="1326" w:author="thaodh" w:date="2013-04-11T14:34:00Z">
              <w:r w:rsidRPr="000D2AEF" w:rsidDel="002452B7">
                <w:rPr>
                  <w:rFonts w:cs="Arial"/>
                  <w:color w:val="000000"/>
                  <w:sz w:val="20"/>
                  <w:szCs w:val="20"/>
                  <w:lang w:bidi="he-IL"/>
                </w:rPr>
                <w:delText>10,000</w:delText>
              </w:r>
            </w:del>
          </w:p>
        </w:tc>
      </w:tr>
      <w:tr w:rsidR="000D2AEF" w:rsidRPr="000D2AEF" w:rsidDel="002452B7" w:rsidTr="000D2AEF">
        <w:trPr>
          <w:trHeight w:val="255"/>
          <w:del w:id="132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328" w:author="thaodh" w:date="2013-04-11T14:34:00Z"/>
                <w:rFonts w:cs="Arial"/>
                <w:color w:val="000000"/>
                <w:sz w:val="20"/>
                <w:szCs w:val="20"/>
                <w:lang w:bidi="he-IL"/>
              </w:rPr>
            </w:pPr>
            <w:del w:id="1329" w:author="thaodh" w:date="2013-04-11T14:34:00Z">
              <w:r w:rsidRPr="000D2AEF" w:rsidDel="002452B7">
                <w:rPr>
                  <w:rFonts w:cs="Arial"/>
                  <w:color w:val="000000"/>
                  <w:sz w:val="20"/>
                  <w:szCs w:val="20"/>
                  <w:lang w:bidi="he-IL"/>
                </w:rPr>
                <w:delText xml:space="preserve">          Load Inventory Items (Maximum Hourly Volume)</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330" w:author="thaodh" w:date="2013-04-11T14:34:00Z"/>
                <w:rFonts w:cs="Arial"/>
                <w:color w:val="000000"/>
                <w:sz w:val="20"/>
                <w:szCs w:val="20"/>
                <w:lang w:bidi="he-IL"/>
              </w:rPr>
            </w:pPr>
            <w:del w:id="1331" w:author="thaodh" w:date="2013-04-11T14:34:00Z">
              <w:r w:rsidRPr="000D2AEF" w:rsidDel="002452B7">
                <w:rPr>
                  <w:rFonts w:cs="Arial"/>
                  <w:color w:val="000000"/>
                  <w:sz w:val="20"/>
                  <w:szCs w:val="20"/>
                  <w:lang w:bidi="he-IL"/>
                </w:rPr>
                <w:delText>0</w:delText>
              </w:r>
            </w:del>
          </w:p>
        </w:tc>
      </w:tr>
      <w:tr w:rsidR="000D2AEF" w:rsidRPr="000D2AEF" w:rsidDel="002452B7" w:rsidTr="000D2AEF">
        <w:trPr>
          <w:trHeight w:val="255"/>
          <w:del w:id="133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333" w:author="thaodh" w:date="2013-04-11T14:34:00Z"/>
                <w:rFonts w:cs="Arial"/>
                <w:color w:val="000000"/>
                <w:sz w:val="20"/>
                <w:szCs w:val="20"/>
                <w:lang w:bidi="he-IL"/>
              </w:rPr>
            </w:pPr>
            <w:del w:id="1334" w:author="thaodh" w:date="2013-04-11T14:34:00Z">
              <w:r w:rsidRPr="000D2AEF" w:rsidDel="002452B7">
                <w:rPr>
                  <w:rFonts w:cs="Arial"/>
                  <w:color w:val="000000"/>
                  <w:sz w:val="20"/>
                  <w:szCs w:val="20"/>
                  <w:lang w:bidi="he-IL"/>
                </w:rPr>
                <w:delText xml:space="preserve">          Inventory Updates (Maximum Hourly Volume)</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335" w:author="thaodh" w:date="2013-04-11T14:34:00Z"/>
                <w:rFonts w:cs="Arial"/>
                <w:color w:val="000000"/>
                <w:sz w:val="20"/>
                <w:szCs w:val="20"/>
                <w:lang w:bidi="he-IL"/>
              </w:rPr>
            </w:pPr>
            <w:del w:id="1336" w:author="thaodh" w:date="2013-04-11T14:34:00Z">
              <w:r w:rsidRPr="000D2AEF" w:rsidDel="002452B7">
                <w:rPr>
                  <w:rFonts w:cs="Arial"/>
                  <w:color w:val="000000"/>
                  <w:sz w:val="20"/>
                  <w:szCs w:val="20"/>
                  <w:lang w:bidi="he-IL"/>
                </w:rPr>
                <w:delText>0</w:delText>
              </w:r>
            </w:del>
          </w:p>
        </w:tc>
      </w:tr>
      <w:tr w:rsidR="000D2AEF" w:rsidRPr="000D2AEF" w:rsidDel="002452B7" w:rsidTr="000D2AEF">
        <w:trPr>
          <w:trHeight w:val="255"/>
          <w:del w:id="133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338" w:author="thaodh" w:date="2013-04-11T14:34:00Z"/>
                <w:rFonts w:cs="Arial"/>
                <w:color w:val="000000"/>
                <w:sz w:val="20"/>
                <w:szCs w:val="20"/>
                <w:lang w:bidi="he-IL"/>
              </w:rPr>
            </w:pPr>
            <w:del w:id="1339" w:author="thaodh" w:date="2013-04-11T14:34:00Z">
              <w:r w:rsidRPr="000D2AEF" w:rsidDel="002452B7">
                <w:rPr>
                  <w:rFonts w:cs="Arial"/>
                  <w:color w:val="000000"/>
                  <w:sz w:val="20"/>
                  <w:szCs w:val="20"/>
                  <w:lang w:bidi="he-IL"/>
                </w:rPr>
                <w:delText xml:space="preserve">          Acquire/Activate Subscriber (Maximum Hourly Volume)</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340" w:author="thaodh" w:date="2013-04-11T14:34:00Z"/>
                <w:rFonts w:cs="Arial"/>
                <w:color w:val="000000"/>
                <w:sz w:val="20"/>
                <w:szCs w:val="20"/>
                <w:lang w:bidi="he-IL"/>
              </w:rPr>
            </w:pPr>
            <w:del w:id="1341" w:author="thaodh" w:date="2013-04-11T14:34:00Z">
              <w:r w:rsidRPr="000D2AEF" w:rsidDel="002452B7">
                <w:rPr>
                  <w:rFonts w:cs="Arial"/>
                  <w:color w:val="000000"/>
                  <w:sz w:val="20"/>
                  <w:szCs w:val="20"/>
                  <w:lang w:bidi="he-IL"/>
                </w:rPr>
                <w:delText>10,000</w:delText>
              </w:r>
            </w:del>
          </w:p>
        </w:tc>
      </w:tr>
      <w:tr w:rsidR="000D2AEF" w:rsidRPr="000D2AEF" w:rsidDel="002452B7" w:rsidTr="000D2AEF">
        <w:trPr>
          <w:trHeight w:val="255"/>
          <w:del w:id="134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343" w:author="thaodh" w:date="2013-04-11T14:34:00Z"/>
                <w:rFonts w:cs="Arial"/>
                <w:color w:val="000000"/>
                <w:sz w:val="20"/>
                <w:szCs w:val="20"/>
                <w:lang w:bidi="he-IL"/>
              </w:rPr>
            </w:pPr>
            <w:del w:id="1344" w:author="thaodh" w:date="2013-04-11T14:34:00Z">
              <w:r w:rsidRPr="000D2AEF" w:rsidDel="002452B7">
                <w:rPr>
                  <w:rFonts w:cs="Arial"/>
                  <w:color w:val="000000"/>
                  <w:sz w:val="20"/>
                  <w:szCs w:val="20"/>
                  <w:lang w:bidi="he-IL"/>
                </w:rPr>
                <w:delText xml:space="preserve">          Terminate Subscriber (Maximum Hourly Volume)</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345" w:author="thaodh" w:date="2013-04-11T14:34:00Z"/>
                <w:rFonts w:cs="Arial"/>
                <w:color w:val="000000"/>
                <w:sz w:val="20"/>
                <w:szCs w:val="20"/>
                <w:lang w:bidi="he-IL"/>
              </w:rPr>
            </w:pPr>
            <w:del w:id="1346" w:author="thaodh" w:date="2013-04-11T14:34:00Z">
              <w:r w:rsidRPr="000D2AEF" w:rsidDel="002452B7">
                <w:rPr>
                  <w:rFonts w:cs="Arial"/>
                  <w:color w:val="000000"/>
                  <w:sz w:val="20"/>
                  <w:szCs w:val="20"/>
                  <w:lang w:bidi="he-IL"/>
                </w:rPr>
                <w:delText>10,000</w:delText>
              </w:r>
            </w:del>
          </w:p>
        </w:tc>
      </w:tr>
      <w:tr w:rsidR="000D2AEF" w:rsidRPr="000D2AEF" w:rsidDel="002452B7" w:rsidTr="000D2AEF">
        <w:trPr>
          <w:trHeight w:val="255"/>
          <w:del w:id="134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348" w:author="thaodh" w:date="2013-04-11T14:34:00Z"/>
                <w:rFonts w:cs="Arial"/>
                <w:color w:val="000000"/>
                <w:sz w:val="20"/>
                <w:szCs w:val="20"/>
                <w:lang w:bidi="he-IL"/>
              </w:rPr>
            </w:pPr>
            <w:del w:id="1349" w:author="thaodh" w:date="2013-04-11T14:34:00Z">
              <w:r w:rsidRPr="000D2AEF" w:rsidDel="002452B7">
                <w:rPr>
                  <w:rFonts w:cs="Arial"/>
                  <w:color w:val="000000"/>
                  <w:sz w:val="20"/>
                  <w:szCs w:val="20"/>
                  <w:lang w:bidi="he-IL"/>
                </w:rPr>
                <w:delText xml:space="preserve">          Suspend Subscriber (Maximum Hourly Volume)</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350" w:author="thaodh" w:date="2013-04-11T14:34:00Z"/>
                <w:rFonts w:cs="Arial"/>
                <w:color w:val="000000"/>
                <w:sz w:val="20"/>
                <w:szCs w:val="20"/>
                <w:lang w:bidi="he-IL"/>
              </w:rPr>
            </w:pPr>
            <w:del w:id="1351" w:author="thaodh" w:date="2013-04-11T14:34:00Z">
              <w:r w:rsidRPr="000D2AEF" w:rsidDel="002452B7">
                <w:rPr>
                  <w:rFonts w:cs="Arial"/>
                  <w:color w:val="000000"/>
                  <w:sz w:val="20"/>
                  <w:szCs w:val="20"/>
                  <w:lang w:bidi="he-IL"/>
                </w:rPr>
                <w:delText>10,000</w:delText>
              </w:r>
            </w:del>
          </w:p>
        </w:tc>
      </w:tr>
      <w:tr w:rsidR="000D2AEF" w:rsidRPr="000D2AEF" w:rsidDel="002452B7" w:rsidTr="000D2AEF">
        <w:trPr>
          <w:trHeight w:val="255"/>
          <w:del w:id="135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353" w:author="thaodh" w:date="2013-04-11T14:34:00Z"/>
                <w:rFonts w:cs="Arial"/>
                <w:color w:val="000000"/>
                <w:sz w:val="20"/>
                <w:szCs w:val="20"/>
                <w:lang w:bidi="he-IL"/>
              </w:rPr>
            </w:pPr>
            <w:del w:id="1354" w:author="thaodh" w:date="2013-04-11T14:34:00Z">
              <w:r w:rsidRPr="000D2AEF" w:rsidDel="002452B7">
                <w:rPr>
                  <w:rFonts w:cs="Arial"/>
                  <w:color w:val="000000"/>
                  <w:sz w:val="20"/>
                  <w:szCs w:val="20"/>
                  <w:lang w:bidi="he-IL"/>
                </w:rPr>
                <w:delText xml:space="preserve">          Restore Subscriber (Maximum Hourly Volume)</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355" w:author="thaodh" w:date="2013-04-11T14:34:00Z"/>
                <w:rFonts w:cs="Arial"/>
                <w:color w:val="000000"/>
                <w:sz w:val="20"/>
                <w:szCs w:val="20"/>
                <w:lang w:bidi="he-IL"/>
              </w:rPr>
            </w:pPr>
            <w:del w:id="1356" w:author="thaodh" w:date="2013-04-11T14:34:00Z">
              <w:r w:rsidRPr="000D2AEF" w:rsidDel="002452B7">
                <w:rPr>
                  <w:rFonts w:cs="Arial"/>
                  <w:color w:val="000000"/>
                  <w:sz w:val="20"/>
                  <w:szCs w:val="20"/>
                  <w:lang w:bidi="he-IL"/>
                </w:rPr>
                <w:delText>10,000</w:delText>
              </w:r>
            </w:del>
          </w:p>
        </w:tc>
      </w:tr>
      <w:tr w:rsidR="000D2AEF" w:rsidRPr="000D2AEF" w:rsidDel="002452B7" w:rsidTr="000D2AEF">
        <w:trPr>
          <w:trHeight w:val="255"/>
          <w:del w:id="135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358" w:author="thaodh" w:date="2013-04-11T14:34:00Z"/>
                <w:rFonts w:cs="Arial"/>
                <w:color w:val="000000"/>
                <w:sz w:val="20"/>
                <w:szCs w:val="20"/>
                <w:lang w:bidi="he-IL"/>
              </w:rPr>
            </w:pPr>
            <w:del w:id="1359" w:author="thaodh" w:date="2013-04-11T14:34:00Z">
              <w:r w:rsidRPr="000D2AEF" w:rsidDel="002452B7">
                <w:rPr>
                  <w:rFonts w:cs="Arial"/>
                  <w:color w:val="000000"/>
                  <w:sz w:val="20"/>
                  <w:szCs w:val="20"/>
                  <w:lang w:bidi="he-IL"/>
                </w:rPr>
                <w:delText xml:space="preserve">          Balance Adjustments (Maximum Hourly Volume)</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360" w:author="thaodh" w:date="2013-04-11T14:34:00Z"/>
                <w:rFonts w:cs="Arial"/>
                <w:color w:val="000000"/>
                <w:sz w:val="20"/>
                <w:szCs w:val="20"/>
                <w:lang w:bidi="he-IL"/>
              </w:rPr>
            </w:pPr>
            <w:del w:id="1361" w:author="thaodh" w:date="2013-04-11T14:34:00Z">
              <w:r w:rsidRPr="000D2AEF" w:rsidDel="002452B7">
                <w:rPr>
                  <w:rFonts w:cs="Arial"/>
                  <w:color w:val="000000"/>
                  <w:sz w:val="20"/>
                  <w:szCs w:val="20"/>
                  <w:lang w:bidi="he-IL"/>
                </w:rPr>
                <w:delText>10,000</w:delText>
              </w:r>
            </w:del>
          </w:p>
        </w:tc>
      </w:tr>
      <w:tr w:rsidR="000D2AEF" w:rsidRPr="000D2AEF" w:rsidDel="002452B7" w:rsidTr="000D2AEF">
        <w:trPr>
          <w:trHeight w:val="255"/>
          <w:del w:id="136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363" w:author="thaodh" w:date="2013-04-11T14:34:00Z"/>
                <w:rFonts w:cs="Arial"/>
                <w:color w:val="000000"/>
                <w:sz w:val="20"/>
                <w:szCs w:val="20"/>
                <w:lang w:bidi="he-IL"/>
              </w:rPr>
            </w:pPr>
            <w:del w:id="1364" w:author="thaodh" w:date="2013-04-11T14:34:00Z">
              <w:r w:rsidRPr="000D2AEF" w:rsidDel="002452B7">
                <w:rPr>
                  <w:rFonts w:cs="Arial"/>
                  <w:color w:val="000000"/>
                  <w:sz w:val="20"/>
                  <w:szCs w:val="20"/>
                  <w:lang w:bidi="he-IL"/>
                </w:rPr>
                <w:delText xml:space="preserve">          Reset Accumulators (Maximum Hourly Volume)</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365" w:author="thaodh" w:date="2013-04-11T14:34:00Z"/>
                <w:rFonts w:cs="Arial"/>
                <w:color w:val="000000"/>
                <w:sz w:val="20"/>
                <w:szCs w:val="20"/>
                <w:lang w:bidi="he-IL"/>
              </w:rPr>
            </w:pPr>
            <w:del w:id="1366" w:author="thaodh" w:date="2013-04-11T14:34:00Z">
              <w:r w:rsidRPr="000D2AEF" w:rsidDel="002452B7">
                <w:rPr>
                  <w:rFonts w:cs="Arial"/>
                  <w:color w:val="000000"/>
                  <w:sz w:val="20"/>
                  <w:szCs w:val="20"/>
                  <w:lang w:bidi="he-IL"/>
                </w:rPr>
                <w:delText>10,000</w:delText>
              </w:r>
            </w:del>
          </w:p>
        </w:tc>
      </w:tr>
      <w:tr w:rsidR="000D2AEF" w:rsidRPr="000D2AEF" w:rsidDel="002452B7" w:rsidTr="000D2AEF">
        <w:trPr>
          <w:trHeight w:val="255"/>
          <w:del w:id="136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368" w:author="thaodh" w:date="2013-04-11T14:34:00Z"/>
                <w:rFonts w:cs="Arial"/>
                <w:color w:val="000000"/>
                <w:sz w:val="20"/>
                <w:szCs w:val="20"/>
                <w:lang w:bidi="he-IL"/>
              </w:rPr>
            </w:pPr>
            <w:del w:id="1369" w:author="thaodh" w:date="2013-04-11T14:34:00Z">
              <w:r w:rsidRPr="000D2AEF" w:rsidDel="002452B7">
                <w:rPr>
                  <w:rFonts w:cs="Arial"/>
                  <w:color w:val="000000"/>
                  <w:sz w:val="20"/>
                  <w:szCs w:val="20"/>
                  <w:lang w:bidi="he-IL"/>
                </w:rPr>
                <w:delText xml:space="preserve">          Invoice Adjustments (Maximum Hourly Volume)</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370" w:author="thaodh" w:date="2013-04-11T14:34:00Z"/>
                <w:rFonts w:cs="Arial"/>
                <w:color w:val="000000"/>
                <w:sz w:val="20"/>
                <w:szCs w:val="20"/>
                <w:lang w:bidi="he-IL"/>
              </w:rPr>
            </w:pPr>
            <w:del w:id="1371" w:author="thaodh" w:date="2013-04-11T14:34:00Z">
              <w:r w:rsidRPr="000D2AEF" w:rsidDel="002452B7">
                <w:rPr>
                  <w:rFonts w:cs="Arial"/>
                  <w:color w:val="000000"/>
                  <w:sz w:val="20"/>
                  <w:szCs w:val="20"/>
                  <w:lang w:bidi="he-IL"/>
                </w:rPr>
                <w:delText>0</w:delText>
              </w:r>
            </w:del>
          </w:p>
        </w:tc>
      </w:tr>
      <w:tr w:rsidR="000D2AEF" w:rsidRPr="000D2AEF" w:rsidDel="002452B7" w:rsidTr="000D2AEF">
        <w:trPr>
          <w:trHeight w:val="255"/>
          <w:del w:id="137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373" w:author="thaodh" w:date="2013-04-11T14:34:00Z"/>
                <w:rFonts w:cs="Arial"/>
                <w:color w:val="000000"/>
                <w:sz w:val="20"/>
                <w:szCs w:val="20"/>
                <w:lang w:bidi="he-IL"/>
              </w:rPr>
            </w:pPr>
            <w:del w:id="1374" w:author="thaodh" w:date="2013-04-11T14:34:00Z">
              <w:r w:rsidRPr="000D2AEF" w:rsidDel="002452B7">
                <w:rPr>
                  <w:rFonts w:cs="Arial"/>
                  <w:color w:val="000000"/>
                  <w:sz w:val="20"/>
                  <w:szCs w:val="20"/>
                  <w:lang w:bidi="he-IL"/>
                </w:rPr>
                <w:delText xml:space="preserve">          Add Offer (Maximum Hourly Volume)</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375" w:author="thaodh" w:date="2013-04-11T14:34:00Z"/>
                <w:rFonts w:cs="Arial"/>
                <w:color w:val="000000"/>
                <w:sz w:val="20"/>
                <w:szCs w:val="20"/>
                <w:lang w:bidi="he-IL"/>
              </w:rPr>
            </w:pPr>
            <w:del w:id="1376" w:author="thaodh" w:date="2013-04-11T14:34:00Z">
              <w:r w:rsidRPr="000D2AEF" w:rsidDel="002452B7">
                <w:rPr>
                  <w:rFonts w:cs="Arial"/>
                  <w:color w:val="000000"/>
                  <w:sz w:val="20"/>
                  <w:szCs w:val="20"/>
                  <w:lang w:bidi="he-IL"/>
                </w:rPr>
                <w:delText>10,000</w:delText>
              </w:r>
            </w:del>
          </w:p>
        </w:tc>
      </w:tr>
      <w:tr w:rsidR="000D2AEF" w:rsidRPr="000D2AEF" w:rsidDel="002452B7" w:rsidTr="000D2AEF">
        <w:trPr>
          <w:trHeight w:val="255"/>
          <w:del w:id="137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378" w:author="thaodh" w:date="2013-04-11T14:34:00Z"/>
                <w:rFonts w:cs="Arial"/>
                <w:color w:val="000000"/>
                <w:sz w:val="20"/>
                <w:szCs w:val="20"/>
                <w:lang w:bidi="he-IL"/>
              </w:rPr>
            </w:pPr>
            <w:del w:id="1379" w:author="thaodh" w:date="2013-04-11T14:34:00Z">
              <w:r w:rsidRPr="000D2AEF" w:rsidDel="002452B7">
                <w:rPr>
                  <w:rFonts w:cs="Arial"/>
                  <w:color w:val="000000"/>
                  <w:sz w:val="20"/>
                  <w:szCs w:val="20"/>
                  <w:lang w:bidi="he-IL"/>
                </w:rPr>
                <w:delText xml:space="preserve">          Remove Offer (Maximum Hourly Volume)</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380" w:author="thaodh" w:date="2013-04-11T14:34:00Z"/>
                <w:rFonts w:cs="Arial"/>
                <w:color w:val="000000"/>
                <w:sz w:val="20"/>
                <w:szCs w:val="20"/>
                <w:lang w:bidi="he-IL"/>
              </w:rPr>
            </w:pPr>
            <w:del w:id="1381" w:author="thaodh" w:date="2013-04-11T14:34:00Z">
              <w:r w:rsidRPr="000D2AEF" w:rsidDel="002452B7">
                <w:rPr>
                  <w:rFonts w:cs="Arial"/>
                  <w:color w:val="000000"/>
                  <w:sz w:val="20"/>
                  <w:szCs w:val="20"/>
                  <w:lang w:bidi="he-IL"/>
                </w:rPr>
                <w:delText>10,000</w:delText>
              </w:r>
            </w:del>
          </w:p>
        </w:tc>
      </w:tr>
      <w:tr w:rsidR="000D2AEF" w:rsidRPr="000D2AEF" w:rsidDel="002452B7" w:rsidTr="000D2AEF">
        <w:trPr>
          <w:trHeight w:val="255"/>
          <w:del w:id="138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383" w:author="thaodh" w:date="2013-04-11T14:34:00Z"/>
                <w:rFonts w:cs="Arial"/>
                <w:color w:val="000000"/>
                <w:sz w:val="20"/>
                <w:szCs w:val="20"/>
                <w:lang w:bidi="he-IL"/>
              </w:rPr>
            </w:pPr>
            <w:del w:id="1384" w:author="thaodh" w:date="2013-04-11T14:34:00Z">
              <w:r w:rsidRPr="000D2AEF" w:rsidDel="002452B7">
                <w:rPr>
                  <w:rFonts w:cs="Arial"/>
                  <w:color w:val="000000"/>
                  <w:sz w:val="20"/>
                  <w:szCs w:val="20"/>
                  <w:lang w:bidi="he-IL"/>
                </w:rPr>
                <w:delText xml:space="preserve">          Swap Offer (Maximum Hourly Volume)</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385" w:author="thaodh" w:date="2013-04-11T14:34:00Z"/>
                <w:rFonts w:cs="Arial"/>
                <w:color w:val="000000"/>
                <w:sz w:val="20"/>
                <w:szCs w:val="20"/>
                <w:lang w:bidi="he-IL"/>
              </w:rPr>
            </w:pPr>
            <w:del w:id="1386" w:author="thaodh" w:date="2013-04-11T14:34:00Z">
              <w:r w:rsidRPr="000D2AEF" w:rsidDel="002452B7">
                <w:rPr>
                  <w:rFonts w:cs="Arial"/>
                  <w:color w:val="000000"/>
                  <w:sz w:val="20"/>
                  <w:szCs w:val="20"/>
                  <w:lang w:bidi="he-IL"/>
                </w:rPr>
                <w:delText>10,000</w:delText>
              </w:r>
            </w:del>
          </w:p>
        </w:tc>
      </w:tr>
      <w:tr w:rsidR="000D2AEF" w:rsidRPr="000D2AEF" w:rsidDel="002452B7" w:rsidTr="000D2AEF">
        <w:trPr>
          <w:trHeight w:val="255"/>
          <w:del w:id="138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388" w:author="thaodh" w:date="2013-04-11T14:34:00Z"/>
                <w:rFonts w:cs="Arial"/>
                <w:color w:val="000000"/>
                <w:sz w:val="20"/>
                <w:szCs w:val="20"/>
                <w:lang w:bidi="he-IL"/>
              </w:rPr>
            </w:pPr>
            <w:del w:id="1389" w:author="thaodh" w:date="2013-04-11T14:34:00Z">
              <w:r w:rsidRPr="000D2AEF" w:rsidDel="002452B7">
                <w:rPr>
                  <w:rFonts w:cs="Arial"/>
                  <w:color w:val="000000"/>
                  <w:sz w:val="20"/>
                  <w:szCs w:val="20"/>
                  <w:lang w:bidi="he-IL"/>
                </w:rPr>
                <w:delText xml:space="preserve">          Swap Bundle (Maximum Hourly Volume)</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390" w:author="thaodh" w:date="2013-04-11T14:34:00Z"/>
                <w:rFonts w:cs="Arial"/>
                <w:color w:val="000000"/>
                <w:sz w:val="20"/>
                <w:szCs w:val="20"/>
                <w:lang w:bidi="he-IL"/>
              </w:rPr>
            </w:pPr>
            <w:del w:id="1391" w:author="thaodh" w:date="2013-04-11T14:34:00Z">
              <w:r w:rsidRPr="000D2AEF" w:rsidDel="002452B7">
                <w:rPr>
                  <w:rFonts w:cs="Arial"/>
                  <w:color w:val="000000"/>
                  <w:sz w:val="20"/>
                  <w:szCs w:val="20"/>
                  <w:lang w:bidi="he-IL"/>
                </w:rPr>
                <w:delText>10,000</w:delText>
              </w:r>
            </w:del>
          </w:p>
        </w:tc>
      </w:tr>
      <w:tr w:rsidR="000D2AEF" w:rsidRPr="000D2AEF" w:rsidDel="002452B7" w:rsidTr="000D2AEF">
        <w:trPr>
          <w:trHeight w:val="255"/>
          <w:del w:id="139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393" w:author="thaodh" w:date="2013-04-11T14:34:00Z"/>
                <w:rFonts w:cs="Arial"/>
                <w:color w:val="000000"/>
                <w:sz w:val="20"/>
                <w:szCs w:val="20"/>
                <w:lang w:bidi="he-IL"/>
              </w:rPr>
            </w:pPr>
            <w:del w:id="1394" w:author="thaodh" w:date="2013-04-11T14:34:00Z">
              <w:r w:rsidRPr="000D2AEF" w:rsidDel="002452B7">
                <w:rPr>
                  <w:rFonts w:cs="Arial"/>
                  <w:color w:val="000000"/>
                  <w:sz w:val="20"/>
                  <w:szCs w:val="20"/>
                  <w:lang w:bidi="he-IL"/>
                </w:rPr>
                <w:delText xml:space="preserve">          Future Dated Orders (Maximum Hourly Volume)</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395" w:author="thaodh" w:date="2013-04-11T14:34:00Z"/>
                <w:rFonts w:cs="Arial"/>
                <w:color w:val="000000"/>
                <w:sz w:val="20"/>
                <w:szCs w:val="20"/>
                <w:lang w:bidi="he-IL"/>
              </w:rPr>
            </w:pPr>
            <w:del w:id="1396" w:author="thaodh" w:date="2013-04-11T14:34:00Z">
              <w:r w:rsidRPr="000D2AEF" w:rsidDel="002452B7">
                <w:rPr>
                  <w:rFonts w:cs="Arial"/>
                  <w:color w:val="000000"/>
                  <w:sz w:val="20"/>
                  <w:szCs w:val="20"/>
                  <w:lang w:bidi="he-IL"/>
                </w:rPr>
                <w:delText>0</w:delText>
              </w:r>
            </w:del>
          </w:p>
        </w:tc>
      </w:tr>
      <w:tr w:rsidR="000D2AEF" w:rsidRPr="000D2AEF" w:rsidDel="002452B7" w:rsidTr="000D2AEF">
        <w:trPr>
          <w:trHeight w:val="255"/>
          <w:del w:id="139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398" w:author="thaodh" w:date="2013-04-11T14:34:00Z"/>
                <w:rFonts w:cs="Arial"/>
                <w:color w:val="000000"/>
                <w:sz w:val="20"/>
                <w:szCs w:val="20"/>
                <w:lang w:bidi="he-IL"/>
              </w:rPr>
            </w:pPr>
            <w:del w:id="1399" w:author="thaodh" w:date="2013-04-11T14:34:00Z">
              <w:r w:rsidRPr="000D2AEF" w:rsidDel="002452B7">
                <w:rPr>
                  <w:rFonts w:cs="Arial"/>
                  <w:color w:val="000000"/>
                  <w:sz w:val="20"/>
                  <w:szCs w:val="20"/>
                  <w:lang w:bidi="he-IL"/>
                </w:rPr>
                <w:delText xml:space="preserve">          Maximum Duration of Bulk Operations per Day (in Hours)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400" w:author="thaodh" w:date="2013-04-11T14:34:00Z"/>
                <w:rFonts w:cs="Arial"/>
                <w:color w:val="000000"/>
                <w:sz w:val="20"/>
                <w:szCs w:val="20"/>
                <w:lang w:bidi="he-IL"/>
              </w:rPr>
            </w:pPr>
            <w:del w:id="1401" w:author="thaodh" w:date="2013-04-11T14:34:00Z">
              <w:r w:rsidRPr="000D2AEF" w:rsidDel="002452B7">
                <w:rPr>
                  <w:rFonts w:cs="Arial"/>
                  <w:color w:val="000000"/>
                  <w:sz w:val="20"/>
                  <w:szCs w:val="20"/>
                  <w:lang w:bidi="he-IL"/>
                </w:rPr>
                <w:delText>4</w:delText>
              </w:r>
            </w:del>
          </w:p>
        </w:tc>
      </w:tr>
      <w:tr w:rsidR="000D2AEF" w:rsidRPr="000D2AEF" w:rsidDel="002452B7" w:rsidTr="000D2AEF">
        <w:trPr>
          <w:trHeight w:val="255"/>
          <w:del w:id="1402" w:author="thaodh" w:date="2013-04-11T14:34:00Z"/>
        </w:trPr>
        <w:tc>
          <w:tcPr>
            <w:tcW w:w="6300" w:type="dxa"/>
            <w:tcBorders>
              <w:top w:val="nil"/>
              <w:left w:val="single" w:sz="4" w:space="0" w:color="000000"/>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1403" w:author="thaodh" w:date="2013-04-11T14:34:00Z"/>
                <w:rFonts w:cs="Arial"/>
                <w:b/>
                <w:bCs/>
                <w:color w:val="000000"/>
                <w:sz w:val="20"/>
                <w:szCs w:val="20"/>
                <w:lang w:bidi="he-IL"/>
              </w:rPr>
            </w:pPr>
            <w:del w:id="1404" w:author="thaodh" w:date="2013-04-11T14:34:00Z">
              <w:r w:rsidRPr="000D2AEF" w:rsidDel="002452B7">
                <w:rPr>
                  <w:rFonts w:cs="Arial"/>
                  <w:b/>
                  <w:bCs/>
                  <w:color w:val="000000"/>
                  <w:sz w:val="20"/>
                  <w:szCs w:val="20"/>
                  <w:lang w:bidi="he-IL"/>
                </w:rPr>
                <w:delText xml:space="preserve">       Software Pricing</w:delText>
              </w:r>
            </w:del>
          </w:p>
        </w:tc>
        <w:tc>
          <w:tcPr>
            <w:tcW w:w="1760" w:type="dxa"/>
            <w:tcBorders>
              <w:top w:val="nil"/>
              <w:left w:val="nil"/>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1405" w:author="thaodh" w:date="2013-04-11T14:34:00Z"/>
                <w:rFonts w:cs="Arial"/>
                <w:b/>
                <w:bCs/>
                <w:color w:val="000000"/>
                <w:sz w:val="20"/>
                <w:szCs w:val="20"/>
                <w:lang w:bidi="he-IL"/>
              </w:rPr>
            </w:pPr>
            <w:del w:id="1406" w:author="thaodh" w:date="2013-04-11T14:34:00Z">
              <w:r w:rsidRPr="000D2AEF" w:rsidDel="002452B7">
                <w:rPr>
                  <w:rFonts w:cs="Arial"/>
                  <w:b/>
                  <w:bCs/>
                  <w:color w:val="000000"/>
                  <w:sz w:val="20"/>
                  <w:szCs w:val="20"/>
                  <w:lang w:bidi="he-IL"/>
                </w:rPr>
                <w:delText>TRUE</w:delText>
              </w:r>
            </w:del>
          </w:p>
        </w:tc>
      </w:tr>
      <w:tr w:rsidR="000D2AEF" w:rsidRPr="000D2AEF" w:rsidDel="002452B7" w:rsidTr="000D2AEF">
        <w:trPr>
          <w:trHeight w:val="255"/>
          <w:del w:id="140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408" w:author="thaodh" w:date="2013-04-11T14:34:00Z"/>
                <w:rFonts w:cs="Arial"/>
                <w:color w:val="000000"/>
                <w:sz w:val="20"/>
                <w:szCs w:val="20"/>
                <w:lang w:bidi="he-IL"/>
              </w:rPr>
            </w:pPr>
            <w:del w:id="1409" w:author="thaodh" w:date="2013-04-11T14:34:00Z">
              <w:r w:rsidRPr="000D2AEF" w:rsidDel="002452B7">
                <w:rPr>
                  <w:rFonts w:cs="Arial"/>
                  <w:color w:val="000000"/>
                  <w:sz w:val="20"/>
                  <w:szCs w:val="20"/>
                  <w:lang w:bidi="he-IL"/>
                </w:rPr>
                <w:delText xml:space="preserve">        Capcity Methods (Price Unit)</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410" w:author="thaodh" w:date="2013-04-11T14:34:00Z"/>
                <w:rFonts w:cs="Arial"/>
                <w:color w:val="000000"/>
                <w:sz w:val="20"/>
                <w:szCs w:val="20"/>
                <w:lang w:bidi="he-IL"/>
              </w:rPr>
            </w:pPr>
            <w:del w:id="1411" w:author="thaodh" w:date="2013-04-11T14:34:00Z">
              <w:r w:rsidRPr="000D2AEF" w:rsidDel="002452B7">
                <w:rPr>
                  <w:rFonts w:cs="Arial"/>
                  <w:color w:val="000000"/>
                  <w:sz w:val="20"/>
                  <w:szCs w:val="20"/>
                  <w:lang w:bidi="he-IL"/>
                </w:rPr>
                <w:delText>Subs</w:delText>
              </w:r>
            </w:del>
          </w:p>
        </w:tc>
      </w:tr>
      <w:tr w:rsidR="000D2AEF" w:rsidRPr="000D2AEF" w:rsidDel="002452B7" w:rsidTr="000D2AEF">
        <w:trPr>
          <w:trHeight w:val="255"/>
          <w:del w:id="141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413" w:author="thaodh" w:date="2013-04-11T14:34:00Z"/>
                <w:rFonts w:cs="Arial"/>
                <w:color w:val="000000"/>
                <w:sz w:val="20"/>
                <w:szCs w:val="20"/>
                <w:lang w:bidi="he-IL"/>
              </w:rPr>
            </w:pPr>
            <w:del w:id="1414" w:author="thaodh" w:date="2013-04-11T14:34:00Z">
              <w:r w:rsidRPr="000D2AEF" w:rsidDel="002452B7">
                <w:rPr>
                  <w:rFonts w:cs="Arial"/>
                  <w:color w:val="000000"/>
                  <w:sz w:val="20"/>
                  <w:szCs w:val="20"/>
                  <w:lang w:bidi="he-IL"/>
                </w:rPr>
                <w:delText xml:space="preserve">        Prepaid Subs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415" w:author="thaodh" w:date="2013-04-11T14:34:00Z"/>
                <w:rFonts w:cs="Arial"/>
                <w:color w:val="000000"/>
                <w:sz w:val="20"/>
                <w:szCs w:val="20"/>
                <w:lang w:bidi="he-IL"/>
              </w:rPr>
            </w:pPr>
            <w:del w:id="1416" w:author="thaodh" w:date="2013-04-11T14:34:00Z">
              <w:r w:rsidRPr="000D2AEF" w:rsidDel="002452B7">
                <w:rPr>
                  <w:rFonts w:cs="Arial"/>
                  <w:color w:val="000000"/>
                  <w:sz w:val="20"/>
                  <w:szCs w:val="20"/>
                  <w:lang w:bidi="he-IL"/>
                </w:rPr>
                <w:delText>2,</w:delText>
              </w:r>
              <w:r w:rsidDel="002452B7">
                <w:rPr>
                  <w:rFonts w:cs="Arial"/>
                  <w:color w:val="000000"/>
                  <w:sz w:val="20"/>
                  <w:szCs w:val="20"/>
                  <w:lang w:bidi="he-IL"/>
                </w:rPr>
                <w:delText>0</w:delText>
              </w:r>
              <w:r w:rsidRPr="000D2AEF" w:rsidDel="002452B7">
                <w:rPr>
                  <w:rFonts w:cs="Arial"/>
                  <w:color w:val="000000"/>
                  <w:sz w:val="20"/>
                  <w:szCs w:val="20"/>
                  <w:lang w:bidi="he-IL"/>
                </w:rPr>
                <w:delText>00,000</w:delText>
              </w:r>
            </w:del>
          </w:p>
        </w:tc>
      </w:tr>
      <w:tr w:rsidR="000D2AEF" w:rsidRPr="000D2AEF" w:rsidDel="002452B7" w:rsidTr="000D2AEF">
        <w:trPr>
          <w:trHeight w:val="255"/>
          <w:del w:id="141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418" w:author="thaodh" w:date="2013-04-11T14:34:00Z"/>
                <w:rFonts w:cs="Arial"/>
                <w:color w:val="000000"/>
                <w:sz w:val="20"/>
                <w:szCs w:val="20"/>
                <w:lang w:bidi="he-IL"/>
              </w:rPr>
            </w:pPr>
            <w:del w:id="1419" w:author="thaodh" w:date="2013-04-11T14:34:00Z">
              <w:r w:rsidRPr="000D2AEF" w:rsidDel="002452B7">
                <w:rPr>
                  <w:rFonts w:cs="Arial"/>
                  <w:color w:val="000000"/>
                  <w:sz w:val="20"/>
                  <w:szCs w:val="20"/>
                  <w:lang w:bidi="he-IL"/>
                </w:rPr>
                <w:delText xml:space="preserve">        Total Subs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420" w:author="thaodh" w:date="2013-04-11T14:34:00Z"/>
                <w:rFonts w:cs="Arial"/>
                <w:color w:val="000000"/>
                <w:sz w:val="20"/>
                <w:szCs w:val="20"/>
                <w:lang w:bidi="he-IL"/>
              </w:rPr>
            </w:pPr>
            <w:del w:id="1421" w:author="thaodh" w:date="2013-04-11T14:34:00Z">
              <w:r w:rsidRPr="000D2AEF" w:rsidDel="002452B7">
                <w:rPr>
                  <w:rFonts w:cs="Arial"/>
                  <w:color w:val="000000"/>
                  <w:sz w:val="20"/>
                  <w:szCs w:val="20"/>
                  <w:lang w:bidi="he-IL"/>
                </w:rPr>
                <w:delText>2,</w:delText>
              </w:r>
              <w:r w:rsidDel="002452B7">
                <w:rPr>
                  <w:rFonts w:cs="Arial"/>
                  <w:color w:val="000000"/>
                  <w:sz w:val="20"/>
                  <w:szCs w:val="20"/>
                  <w:lang w:bidi="he-IL"/>
                </w:rPr>
                <w:delText>0</w:delText>
              </w:r>
              <w:r w:rsidRPr="000D2AEF" w:rsidDel="002452B7">
                <w:rPr>
                  <w:rFonts w:cs="Arial"/>
                  <w:color w:val="000000"/>
                  <w:sz w:val="20"/>
                  <w:szCs w:val="20"/>
                  <w:lang w:bidi="he-IL"/>
                </w:rPr>
                <w:delText>00,000</w:delText>
              </w:r>
            </w:del>
          </w:p>
        </w:tc>
      </w:tr>
      <w:tr w:rsidR="000D2AEF" w:rsidRPr="000D2AEF" w:rsidDel="002452B7" w:rsidTr="000D2AEF">
        <w:trPr>
          <w:trHeight w:val="255"/>
          <w:del w:id="1422" w:author="thaodh" w:date="2013-04-11T14:34:00Z"/>
        </w:trPr>
        <w:tc>
          <w:tcPr>
            <w:tcW w:w="6300" w:type="dxa"/>
            <w:tcBorders>
              <w:top w:val="nil"/>
              <w:left w:val="single" w:sz="4" w:space="0" w:color="000000"/>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1423" w:author="thaodh" w:date="2013-04-11T14:34:00Z"/>
                <w:rFonts w:cs="Arial"/>
                <w:b/>
                <w:bCs/>
                <w:color w:val="000000"/>
                <w:sz w:val="20"/>
                <w:szCs w:val="20"/>
                <w:lang w:bidi="he-IL"/>
              </w:rPr>
            </w:pPr>
            <w:del w:id="1424" w:author="thaodh" w:date="2013-04-11T14:34:00Z">
              <w:r w:rsidRPr="000D2AEF" w:rsidDel="002452B7">
                <w:rPr>
                  <w:rFonts w:cs="Arial"/>
                  <w:b/>
                  <w:bCs/>
                  <w:color w:val="000000"/>
                  <w:sz w:val="20"/>
                  <w:szCs w:val="20"/>
                  <w:lang w:bidi="he-IL"/>
                </w:rPr>
                <w:delText xml:space="preserve">        Rating Charging and Promotions</w:delText>
              </w:r>
            </w:del>
          </w:p>
        </w:tc>
        <w:tc>
          <w:tcPr>
            <w:tcW w:w="1760" w:type="dxa"/>
            <w:tcBorders>
              <w:top w:val="nil"/>
              <w:left w:val="nil"/>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1425" w:author="thaodh" w:date="2013-04-11T14:34:00Z"/>
                <w:rFonts w:cs="Arial"/>
                <w:b/>
                <w:bCs/>
                <w:color w:val="000000"/>
                <w:sz w:val="20"/>
                <w:szCs w:val="20"/>
                <w:lang w:bidi="he-IL"/>
              </w:rPr>
            </w:pPr>
            <w:del w:id="1426" w:author="thaodh" w:date="2013-04-11T14:34:00Z">
              <w:r w:rsidRPr="000D2AEF" w:rsidDel="002452B7">
                <w:rPr>
                  <w:rFonts w:cs="Arial"/>
                  <w:b/>
                  <w:bCs/>
                  <w:color w:val="000000"/>
                  <w:sz w:val="20"/>
                  <w:szCs w:val="20"/>
                  <w:lang w:bidi="he-IL"/>
                </w:rPr>
                <w:delText>TRUE</w:delText>
              </w:r>
            </w:del>
          </w:p>
        </w:tc>
      </w:tr>
      <w:tr w:rsidR="000D2AEF" w:rsidRPr="000D2AEF" w:rsidDel="002452B7" w:rsidTr="000D2AEF">
        <w:trPr>
          <w:trHeight w:val="255"/>
          <w:del w:id="1427" w:author="thaodh" w:date="2013-04-11T14:34:00Z"/>
        </w:trPr>
        <w:tc>
          <w:tcPr>
            <w:tcW w:w="6300" w:type="dxa"/>
            <w:tcBorders>
              <w:top w:val="nil"/>
              <w:left w:val="single" w:sz="4" w:space="0" w:color="000000"/>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1428" w:author="thaodh" w:date="2013-04-11T14:34:00Z"/>
                <w:rFonts w:cs="Arial"/>
                <w:b/>
                <w:bCs/>
                <w:color w:val="000000"/>
                <w:sz w:val="20"/>
                <w:szCs w:val="20"/>
                <w:lang w:bidi="he-IL"/>
              </w:rPr>
            </w:pPr>
            <w:del w:id="1429" w:author="thaodh" w:date="2013-04-11T14:34:00Z">
              <w:r w:rsidRPr="000D2AEF" w:rsidDel="002452B7">
                <w:rPr>
                  <w:rFonts w:cs="Arial"/>
                  <w:b/>
                  <w:bCs/>
                  <w:color w:val="000000"/>
                  <w:sz w:val="20"/>
                  <w:szCs w:val="20"/>
                  <w:lang w:bidi="he-IL"/>
                </w:rPr>
                <w:delText xml:space="preserve">         Premium Modules</w:delText>
              </w:r>
            </w:del>
          </w:p>
        </w:tc>
        <w:tc>
          <w:tcPr>
            <w:tcW w:w="1760" w:type="dxa"/>
            <w:tcBorders>
              <w:top w:val="nil"/>
              <w:left w:val="nil"/>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1430" w:author="thaodh" w:date="2013-04-11T14:34:00Z"/>
                <w:rFonts w:cs="Arial"/>
                <w:b/>
                <w:bCs/>
                <w:color w:val="000000"/>
                <w:sz w:val="20"/>
                <w:szCs w:val="20"/>
                <w:lang w:bidi="he-IL"/>
              </w:rPr>
            </w:pPr>
            <w:del w:id="1431" w:author="thaodh" w:date="2013-04-11T14:34:00Z">
              <w:r w:rsidRPr="000D2AEF" w:rsidDel="002452B7">
                <w:rPr>
                  <w:rFonts w:cs="Arial"/>
                  <w:b/>
                  <w:bCs/>
                  <w:color w:val="000000"/>
                  <w:sz w:val="20"/>
                  <w:szCs w:val="20"/>
                  <w:lang w:bidi="he-IL"/>
                </w:rPr>
                <w:delText> </w:delText>
              </w:r>
            </w:del>
          </w:p>
        </w:tc>
      </w:tr>
      <w:tr w:rsidR="000D2AEF" w:rsidRPr="000D2AEF" w:rsidDel="002452B7" w:rsidTr="000D2AEF">
        <w:trPr>
          <w:trHeight w:val="255"/>
          <w:del w:id="143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433" w:author="thaodh" w:date="2013-04-11T14:34:00Z"/>
                <w:rFonts w:cs="Arial"/>
                <w:color w:val="000000"/>
                <w:sz w:val="20"/>
                <w:szCs w:val="20"/>
                <w:lang w:bidi="he-IL"/>
              </w:rPr>
            </w:pPr>
            <w:del w:id="1434" w:author="thaodh" w:date="2013-04-11T14:34:00Z">
              <w:r w:rsidRPr="000D2AEF" w:rsidDel="002452B7">
                <w:rPr>
                  <w:rFonts w:cs="Arial"/>
                  <w:color w:val="000000"/>
                  <w:sz w:val="20"/>
                  <w:szCs w:val="20"/>
                  <w:lang w:bidi="he-IL"/>
                </w:rPr>
                <w:delText xml:space="preserve">          Calling Circles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435" w:author="thaodh" w:date="2013-04-11T14:34:00Z"/>
                <w:rFonts w:cs="Arial"/>
                <w:color w:val="000000"/>
                <w:sz w:val="20"/>
                <w:szCs w:val="20"/>
                <w:lang w:bidi="he-IL"/>
              </w:rPr>
            </w:pPr>
            <w:del w:id="1436" w:author="thaodh" w:date="2013-04-11T14:34:00Z">
              <w:r w:rsidRPr="000D2AEF" w:rsidDel="002452B7">
                <w:rPr>
                  <w:rFonts w:cs="Arial"/>
                  <w:color w:val="000000"/>
                  <w:sz w:val="20"/>
                  <w:szCs w:val="20"/>
                  <w:lang w:bidi="he-IL"/>
                </w:rPr>
                <w:delText>TRUE</w:delText>
              </w:r>
            </w:del>
          </w:p>
        </w:tc>
      </w:tr>
      <w:tr w:rsidR="000D2AEF" w:rsidRPr="000D2AEF" w:rsidDel="002452B7" w:rsidTr="000D2AEF">
        <w:trPr>
          <w:trHeight w:val="255"/>
          <w:del w:id="143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438" w:author="thaodh" w:date="2013-04-11T14:34:00Z"/>
                <w:rFonts w:cs="Arial"/>
                <w:color w:val="000000"/>
                <w:sz w:val="20"/>
                <w:szCs w:val="20"/>
                <w:lang w:bidi="he-IL"/>
              </w:rPr>
            </w:pPr>
            <w:del w:id="1439" w:author="thaodh" w:date="2013-04-11T14:34:00Z">
              <w:r w:rsidRPr="000D2AEF" w:rsidDel="002452B7">
                <w:rPr>
                  <w:rFonts w:cs="Arial"/>
                  <w:color w:val="000000"/>
                  <w:sz w:val="20"/>
                  <w:szCs w:val="20"/>
                  <w:lang w:bidi="he-IL"/>
                </w:rPr>
                <w:delText xml:space="preserve">          CAMEL3 SMS</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440" w:author="thaodh" w:date="2013-04-11T14:34:00Z"/>
                <w:rFonts w:cs="Arial"/>
                <w:color w:val="000000"/>
                <w:sz w:val="20"/>
                <w:szCs w:val="20"/>
                <w:lang w:bidi="he-IL"/>
              </w:rPr>
            </w:pPr>
            <w:del w:id="1441" w:author="thaodh" w:date="2013-04-11T14:34:00Z">
              <w:r w:rsidRPr="000D2AEF" w:rsidDel="002452B7">
                <w:rPr>
                  <w:rFonts w:cs="Arial"/>
                  <w:color w:val="000000"/>
                  <w:sz w:val="20"/>
                  <w:szCs w:val="20"/>
                  <w:lang w:bidi="he-IL"/>
                </w:rPr>
                <w:delText>TRUE</w:delText>
              </w:r>
            </w:del>
          </w:p>
        </w:tc>
      </w:tr>
      <w:tr w:rsidR="000D2AEF" w:rsidRPr="000D2AEF" w:rsidDel="002452B7" w:rsidTr="000D2AEF">
        <w:trPr>
          <w:trHeight w:val="255"/>
          <w:del w:id="144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443" w:author="thaodh" w:date="2013-04-11T14:34:00Z"/>
                <w:rFonts w:cs="Arial"/>
                <w:color w:val="000000"/>
                <w:sz w:val="20"/>
                <w:szCs w:val="20"/>
                <w:lang w:bidi="he-IL"/>
              </w:rPr>
            </w:pPr>
            <w:del w:id="1444" w:author="thaodh" w:date="2013-04-11T14:34:00Z">
              <w:r w:rsidRPr="000D2AEF" w:rsidDel="002452B7">
                <w:rPr>
                  <w:rFonts w:cs="Arial"/>
                  <w:color w:val="000000"/>
                  <w:sz w:val="20"/>
                  <w:szCs w:val="20"/>
                  <w:lang w:bidi="he-IL"/>
                </w:rPr>
                <w:delText xml:space="preserve">          IVR Self-Service</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445" w:author="thaodh" w:date="2013-04-11T14:34:00Z"/>
                <w:rFonts w:cs="Arial"/>
                <w:color w:val="000000"/>
                <w:sz w:val="20"/>
                <w:szCs w:val="20"/>
                <w:lang w:bidi="he-IL"/>
              </w:rPr>
            </w:pPr>
            <w:del w:id="1446" w:author="thaodh" w:date="2013-04-11T14:34:00Z">
              <w:r w:rsidRPr="000D2AEF" w:rsidDel="002452B7">
                <w:rPr>
                  <w:rFonts w:cs="Arial"/>
                  <w:color w:val="000000"/>
                  <w:sz w:val="20"/>
                  <w:szCs w:val="20"/>
                  <w:lang w:bidi="he-IL"/>
                </w:rPr>
                <w:delText>TRUE</w:delText>
              </w:r>
            </w:del>
          </w:p>
        </w:tc>
      </w:tr>
      <w:tr w:rsidR="000D2AEF" w:rsidRPr="000D2AEF" w:rsidDel="002452B7" w:rsidTr="000D2AEF">
        <w:trPr>
          <w:trHeight w:val="255"/>
          <w:del w:id="1447" w:author="thaodh" w:date="2013-04-11T14:34:00Z"/>
        </w:trPr>
        <w:tc>
          <w:tcPr>
            <w:tcW w:w="6300" w:type="dxa"/>
            <w:tcBorders>
              <w:top w:val="nil"/>
              <w:left w:val="single" w:sz="4" w:space="0" w:color="000000"/>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1448" w:author="thaodh" w:date="2013-04-11T14:34:00Z"/>
                <w:rFonts w:cs="Arial"/>
                <w:b/>
                <w:bCs/>
                <w:color w:val="000000"/>
                <w:sz w:val="20"/>
                <w:szCs w:val="20"/>
                <w:lang w:bidi="he-IL"/>
              </w:rPr>
            </w:pPr>
            <w:del w:id="1449" w:author="thaodh" w:date="2013-04-11T14:34:00Z">
              <w:r w:rsidRPr="000D2AEF" w:rsidDel="002452B7">
                <w:rPr>
                  <w:rFonts w:cs="Arial"/>
                  <w:b/>
                  <w:bCs/>
                  <w:color w:val="000000"/>
                  <w:sz w:val="20"/>
                  <w:szCs w:val="20"/>
                  <w:lang w:bidi="he-IL"/>
                </w:rPr>
                <w:delText xml:space="preserve">          Signaling / Protocols interfaces</w:delText>
              </w:r>
            </w:del>
          </w:p>
        </w:tc>
        <w:tc>
          <w:tcPr>
            <w:tcW w:w="1760" w:type="dxa"/>
            <w:tcBorders>
              <w:top w:val="nil"/>
              <w:left w:val="nil"/>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1450" w:author="thaodh" w:date="2013-04-11T14:34:00Z"/>
                <w:rFonts w:cs="Arial"/>
                <w:b/>
                <w:bCs/>
                <w:color w:val="000000"/>
                <w:sz w:val="20"/>
                <w:szCs w:val="20"/>
                <w:lang w:bidi="he-IL"/>
              </w:rPr>
            </w:pPr>
            <w:del w:id="1451" w:author="thaodh" w:date="2013-04-11T14:34:00Z">
              <w:r w:rsidRPr="000D2AEF" w:rsidDel="002452B7">
                <w:rPr>
                  <w:rFonts w:cs="Arial"/>
                  <w:b/>
                  <w:bCs/>
                  <w:color w:val="000000"/>
                  <w:sz w:val="20"/>
                  <w:szCs w:val="20"/>
                  <w:lang w:bidi="he-IL"/>
                </w:rPr>
                <w:delText> </w:delText>
              </w:r>
            </w:del>
          </w:p>
        </w:tc>
      </w:tr>
      <w:tr w:rsidR="000D2AEF" w:rsidRPr="000D2AEF" w:rsidDel="002452B7" w:rsidTr="000D2AEF">
        <w:trPr>
          <w:trHeight w:val="255"/>
          <w:del w:id="145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453" w:author="thaodh" w:date="2013-04-11T14:34:00Z"/>
                <w:rFonts w:cs="Arial"/>
                <w:color w:val="000000"/>
                <w:sz w:val="20"/>
                <w:szCs w:val="20"/>
                <w:lang w:bidi="he-IL"/>
              </w:rPr>
            </w:pPr>
            <w:del w:id="1454" w:author="thaodh" w:date="2013-04-11T14:34:00Z">
              <w:r w:rsidRPr="000D2AEF" w:rsidDel="002452B7">
                <w:rPr>
                  <w:rFonts w:cs="Arial"/>
                  <w:color w:val="000000"/>
                  <w:sz w:val="20"/>
                  <w:szCs w:val="20"/>
                  <w:lang w:bidi="he-IL"/>
                </w:rPr>
                <w:delText xml:space="preserve">           CAMEL</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455" w:author="thaodh" w:date="2013-04-11T14:34:00Z"/>
                <w:rFonts w:cs="Arial"/>
                <w:color w:val="000000"/>
                <w:sz w:val="20"/>
                <w:szCs w:val="20"/>
                <w:lang w:bidi="he-IL"/>
              </w:rPr>
            </w:pPr>
            <w:del w:id="1456" w:author="thaodh" w:date="2013-04-11T14:34:00Z">
              <w:r w:rsidRPr="000D2AEF" w:rsidDel="002452B7">
                <w:rPr>
                  <w:rFonts w:cs="Arial"/>
                  <w:color w:val="000000"/>
                  <w:sz w:val="20"/>
                  <w:szCs w:val="20"/>
                  <w:lang w:bidi="he-IL"/>
                </w:rPr>
                <w:delText>TRUE</w:delText>
              </w:r>
            </w:del>
          </w:p>
        </w:tc>
      </w:tr>
      <w:tr w:rsidR="000D2AEF" w:rsidRPr="000D2AEF" w:rsidDel="002452B7" w:rsidTr="000D2AEF">
        <w:trPr>
          <w:trHeight w:val="255"/>
          <w:del w:id="1457" w:author="thaodh" w:date="2013-04-11T14:34:00Z"/>
        </w:trPr>
        <w:tc>
          <w:tcPr>
            <w:tcW w:w="6300" w:type="dxa"/>
            <w:tcBorders>
              <w:top w:val="nil"/>
              <w:left w:val="single" w:sz="4" w:space="0" w:color="000000"/>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1458" w:author="thaodh" w:date="2013-04-11T14:34:00Z"/>
                <w:rFonts w:cs="Arial"/>
                <w:b/>
                <w:bCs/>
                <w:color w:val="000000"/>
                <w:sz w:val="20"/>
                <w:szCs w:val="20"/>
                <w:lang w:bidi="he-IL"/>
              </w:rPr>
            </w:pPr>
            <w:del w:id="1459" w:author="thaodh" w:date="2013-04-11T14:34:00Z">
              <w:r w:rsidRPr="000D2AEF" w:rsidDel="002452B7">
                <w:rPr>
                  <w:rFonts w:cs="Arial"/>
                  <w:b/>
                  <w:bCs/>
                  <w:color w:val="000000"/>
                  <w:sz w:val="20"/>
                  <w:szCs w:val="20"/>
                  <w:lang w:bidi="he-IL"/>
                </w:rPr>
                <w:delText xml:space="preserve">          Application Charging Interfaces</w:delText>
              </w:r>
            </w:del>
          </w:p>
        </w:tc>
        <w:tc>
          <w:tcPr>
            <w:tcW w:w="1760" w:type="dxa"/>
            <w:tcBorders>
              <w:top w:val="nil"/>
              <w:left w:val="nil"/>
              <w:bottom w:val="single" w:sz="4" w:space="0" w:color="000000"/>
              <w:right w:val="single" w:sz="4" w:space="0" w:color="000000"/>
            </w:tcBorders>
            <w:shd w:val="clear" w:color="000000" w:fill="DBDBDB"/>
            <w:hideMark/>
          </w:tcPr>
          <w:p w:rsidR="000D2AEF" w:rsidRPr="000D2AEF" w:rsidDel="002452B7" w:rsidRDefault="000D2AEF" w:rsidP="000D2AEF">
            <w:pPr>
              <w:spacing w:before="0" w:after="0"/>
              <w:jc w:val="left"/>
              <w:rPr>
                <w:del w:id="1460" w:author="thaodh" w:date="2013-04-11T14:34:00Z"/>
                <w:rFonts w:cs="Arial"/>
                <w:b/>
                <w:bCs/>
                <w:color w:val="000000"/>
                <w:sz w:val="20"/>
                <w:szCs w:val="20"/>
                <w:lang w:bidi="he-IL"/>
              </w:rPr>
            </w:pPr>
            <w:del w:id="1461" w:author="thaodh" w:date="2013-04-11T14:34:00Z">
              <w:r w:rsidRPr="000D2AEF" w:rsidDel="002452B7">
                <w:rPr>
                  <w:rFonts w:cs="Arial"/>
                  <w:b/>
                  <w:bCs/>
                  <w:color w:val="000000"/>
                  <w:sz w:val="20"/>
                  <w:szCs w:val="20"/>
                  <w:lang w:bidi="he-IL"/>
                </w:rPr>
                <w:delText>FALSE</w:delText>
              </w:r>
            </w:del>
          </w:p>
        </w:tc>
      </w:tr>
      <w:tr w:rsidR="000D2AEF" w:rsidRPr="000D2AEF" w:rsidDel="002452B7" w:rsidTr="000D2AEF">
        <w:trPr>
          <w:trHeight w:val="255"/>
          <w:del w:id="1462"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463" w:author="thaodh" w:date="2013-04-11T14:34:00Z"/>
                <w:rFonts w:cs="Arial"/>
                <w:color w:val="000000"/>
                <w:sz w:val="20"/>
                <w:szCs w:val="20"/>
                <w:lang w:bidi="he-IL"/>
              </w:rPr>
            </w:pPr>
            <w:del w:id="1464" w:author="thaodh" w:date="2013-04-11T14:34:00Z">
              <w:r w:rsidRPr="000D2AEF" w:rsidDel="002452B7">
                <w:rPr>
                  <w:rFonts w:cs="Arial"/>
                  <w:color w:val="000000"/>
                  <w:sz w:val="20"/>
                  <w:szCs w:val="20"/>
                  <w:lang w:bidi="he-IL"/>
                </w:rPr>
                <w:delText xml:space="preserve">           Diameter</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465" w:author="thaodh" w:date="2013-04-11T14:34:00Z"/>
                <w:rFonts w:cs="Arial"/>
                <w:color w:val="000000"/>
                <w:sz w:val="20"/>
                <w:szCs w:val="20"/>
                <w:lang w:bidi="he-IL"/>
              </w:rPr>
            </w:pPr>
            <w:del w:id="1466" w:author="thaodh" w:date="2013-04-11T14:34:00Z">
              <w:r w:rsidRPr="000D2AEF" w:rsidDel="002452B7">
                <w:rPr>
                  <w:rFonts w:cs="Arial"/>
                  <w:color w:val="000000"/>
                  <w:sz w:val="20"/>
                  <w:szCs w:val="20"/>
                  <w:lang w:bidi="he-IL"/>
                </w:rPr>
                <w:delText>TRUE</w:delText>
              </w:r>
            </w:del>
          </w:p>
        </w:tc>
      </w:tr>
      <w:tr w:rsidR="000D2AEF" w:rsidRPr="000D2AEF" w:rsidDel="002452B7" w:rsidTr="000D2AEF">
        <w:trPr>
          <w:trHeight w:val="255"/>
          <w:del w:id="1467" w:author="thaodh" w:date="2013-04-11T14:34:00Z"/>
        </w:trPr>
        <w:tc>
          <w:tcPr>
            <w:tcW w:w="6300" w:type="dxa"/>
            <w:tcBorders>
              <w:top w:val="nil"/>
              <w:left w:val="single" w:sz="4" w:space="0" w:color="000000"/>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468" w:author="thaodh" w:date="2013-04-11T14:34:00Z"/>
                <w:rFonts w:cs="Arial"/>
                <w:color w:val="000000"/>
                <w:sz w:val="20"/>
                <w:szCs w:val="20"/>
                <w:lang w:bidi="he-IL"/>
              </w:rPr>
            </w:pPr>
            <w:del w:id="1469" w:author="thaodh" w:date="2013-04-11T14:34:00Z">
              <w:r w:rsidRPr="000D2AEF" w:rsidDel="002452B7">
                <w:rPr>
                  <w:rFonts w:cs="Arial"/>
                  <w:color w:val="000000"/>
                  <w:sz w:val="20"/>
                  <w:szCs w:val="20"/>
                  <w:lang w:bidi="he-IL"/>
                </w:rPr>
                <w:delText xml:space="preserve">           Diameter Packet Switched</w:delText>
              </w:r>
            </w:del>
          </w:p>
        </w:tc>
        <w:tc>
          <w:tcPr>
            <w:tcW w:w="1760" w:type="dxa"/>
            <w:tcBorders>
              <w:top w:val="nil"/>
              <w:left w:val="nil"/>
              <w:bottom w:val="single" w:sz="4" w:space="0" w:color="000000"/>
              <w:right w:val="single" w:sz="4" w:space="0" w:color="000000"/>
            </w:tcBorders>
            <w:shd w:val="clear" w:color="000000" w:fill="FFFFFF"/>
            <w:hideMark/>
          </w:tcPr>
          <w:p w:rsidR="000D2AEF" w:rsidRPr="000D2AEF" w:rsidDel="002452B7" w:rsidRDefault="000D2AEF" w:rsidP="000D2AEF">
            <w:pPr>
              <w:spacing w:before="0" w:after="0"/>
              <w:jc w:val="left"/>
              <w:rPr>
                <w:del w:id="1470" w:author="thaodh" w:date="2013-04-11T14:34:00Z"/>
                <w:rFonts w:cs="Arial"/>
                <w:color w:val="000000"/>
                <w:sz w:val="20"/>
                <w:szCs w:val="20"/>
                <w:lang w:bidi="he-IL"/>
              </w:rPr>
            </w:pPr>
            <w:del w:id="1471" w:author="thaodh" w:date="2013-04-11T14:34:00Z">
              <w:r w:rsidRPr="000D2AEF" w:rsidDel="002452B7">
                <w:rPr>
                  <w:rFonts w:cs="Arial"/>
                  <w:color w:val="000000"/>
                  <w:sz w:val="20"/>
                  <w:szCs w:val="20"/>
                  <w:lang w:bidi="he-IL"/>
                </w:rPr>
                <w:delText>TRUE</w:delText>
              </w:r>
            </w:del>
          </w:p>
        </w:tc>
      </w:tr>
    </w:tbl>
    <w:p w:rsidR="005B3DC1" w:rsidDel="00A031C2" w:rsidRDefault="005B3DC1" w:rsidP="005B3DC1">
      <w:pPr>
        <w:rPr>
          <w:del w:id="1472" w:author="thaodh" w:date="2013-05-27T11:05:00Z"/>
        </w:rPr>
      </w:pPr>
    </w:p>
    <w:p w:rsidR="00342EB0" w:rsidDel="00A031C2" w:rsidRDefault="00342EB0">
      <w:pPr>
        <w:spacing w:after="60" w:line="260" w:lineRule="atLeast"/>
        <w:ind w:left="677" w:hanging="677"/>
        <w:jc w:val="left"/>
        <w:rPr>
          <w:del w:id="1473" w:author="thaodh" w:date="2013-05-27T11:05:00Z"/>
          <w:rFonts w:cs="Arial"/>
          <w:b/>
          <w:bCs/>
          <w:color w:val="008CD6"/>
          <w:kern w:val="18"/>
          <w:sz w:val="32"/>
          <w:szCs w:val="24"/>
          <w:lang w:bidi="he-IL"/>
        </w:rPr>
      </w:pPr>
      <w:del w:id="1474" w:author="thaodh" w:date="2013-05-27T11:05:00Z">
        <w:r w:rsidDel="00A031C2">
          <w:br w:type="page"/>
        </w:r>
      </w:del>
    </w:p>
    <w:p w:rsidR="00000000" w:rsidRDefault="00282210">
      <w:pPr>
        <w:pStyle w:val="Heading2"/>
        <w:spacing w:after="60"/>
        <w:ind w:left="677" w:hanging="677"/>
        <w:rPr>
          <w:del w:id="1475" w:author="thaodh" w:date="2013-04-11T11:45:00Z"/>
        </w:rPr>
        <w:pPrChange w:id="1476" w:author="thaodh" w:date="2013-05-27T11:05:00Z">
          <w:pPr>
            <w:pStyle w:val="Heading2"/>
          </w:pPr>
        </w:pPrChange>
      </w:pPr>
      <w:del w:id="1477" w:author="thaodh" w:date="2013-04-11T11:45:00Z">
        <w:r w:rsidDel="006B2165">
          <w:lastRenderedPageBreak/>
          <w:delText>Production system</w:delText>
        </w:r>
      </w:del>
    </w:p>
    <w:p w:rsidR="00282210" w:rsidDel="006B2165" w:rsidRDefault="00D35D67" w:rsidP="00282210">
      <w:pPr>
        <w:rPr>
          <w:del w:id="1478" w:author="thaodh" w:date="2013-04-11T11:45:00Z"/>
          <w:sz w:val="20"/>
          <w:szCs w:val="24"/>
          <w:lang w:bidi="he-IL"/>
        </w:rPr>
      </w:pPr>
      <w:del w:id="1479" w:author="thaodh" w:date="2013-04-11T11:45:00Z">
        <w:r w:rsidRPr="00D35D67" w:rsidDel="006B2165">
          <w:rPr>
            <w:sz w:val="20"/>
            <w:szCs w:val="24"/>
            <w:lang w:bidi="he-IL"/>
          </w:rPr>
          <w:delText>Below is the list of Hardware and 3rd party software for the one Production system to be supplied by Comverse for this project:</w:delText>
        </w:r>
      </w:del>
    </w:p>
    <w:tbl>
      <w:tblPr>
        <w:tblW w:w="5000" w:type="pct"/>
        <w:tblLook w:val="04A0"/>
      </w:tblPr>
      <w:tblGrid>
        <w:gridCol w:w="3838"/>
        <w:gridCol w:w="4745"/>
        <w:gridCol w:w="995"/>
      </w:tblGrid>
      <w:tr w:rsidR="000D2AEF" w:rsidRPr="000D2AEF" w:rsidDel="006B2165" w:rsidTr="000D2AEF">
        <w:trPr>
          <w:trHeight w:val="255"/>
          <w:del w:id="1480" w:author="thaodh" w:date="2013-04-11T11:45:00Z"/>
        </w:trPr>
        <w:tc>
          <w:tcPr>
            <w:tcW w:w="2061" w:type="pct"/>
            <w:tcBorders>
              <w:top w:val="single" w:sz="4" w:space="0" w:color="000000"/>
              <w:left w:val="single" w:sz="4" w:space="0" w:color="000000"/>
              <w:bottom w:val="single" w:sz="4" w:space="0" w:color="000000"/>
              <w:right w:val="single" w:sz="4" w:space="0" w:color="000000"/>
            </w:tcBorders>
            <w:shd w:val="clear" w:color="000000" w:fill="191970"/>
            <w:hideMark/>
          </w:tcPr>
          <w:p w:rsidR="000D2AEF" w:rsidRPr="000D2AEF" w:rsidDel="006B2165" w:rsidRDefault="000D2AEF" w:rsidP="000D2AEF">
            <w:pPr>
              <w:spacing w:before="0" w:after="0"/>
              <w:jc w:val="left"/>
              <w:rPr>
                <w:del w:id="1481" w:author="thaodh" w:date="2013-04-11T11:45:00Z"/>
                <w:rFonts w:cs="Arial"/>
                <w:b/>
                <w:bCs/>
                <w:color w:val="FFFFFF"/>
                <w:sz w:val="20"/>
                <w:szCs w:val="20"/>
                <w:lang w:bidi="he-IL"/>
              </w:rPr>
            </w:pPr>
            <w:del w:id="1482" w:author="thaodh" w:date="2013-04-11T11:45:00Z">
              <w:r w:rsidRPr="000D2AEF" w:rsidDel="006B2165">
                <w:rPr>
                  <w:rFonts w:cs="Arial"/>
                  <w:b/>
                  <w:bCs/>
                  <w:color w:val="FFFFFF"/>
                  <w:sz w:val="20"/>
                  <w:szCs w:val="20"/>
                  <w:lang w:bidi="he-IL"/>
                </w:rPr>
                <w:delText>Name</w:delText>
              </w:r>
            </w:del>
          </w:p>
        </w:tc>
        <w:tc>
          <w:tcPr>
            <w:tcW w:w="2534" w:type="pct"/>
            <w:tcBorders>
              <w:top w:val="single" w:sz="4" w:space="0" w:color="000000"/>
              <w:left w:val="nil"/>
              <w:bottom w:val="single" w:sz="4" w:space="0" w:color="000000"/>
              <w:right w:val="single" w:sz="4" w:space="0" w:color="000000"/>
            </w:tcBorders>
            <w:shd w:val="clear" w:color="000000" w:fill="191970"/>
            <w:hideMark/>
          </w:tcPr>
          <w:p w:rsidR="000D2AEF" w:rsidRPr="000D2AEF" w:rsidDel="006B2165" w:rsidRDefault="000D2AEF" w:rsidP="000D2AEF">
            <w:pPr>
              <w:spacing w:before="0" w:after="0"/>
              <w:jc w:val="left"/>
              <w:rPr>
                <w:del w:id="1483" w:author="thaodh" w:date="2013-04-11T11:45:00Z"/>
                <w:rFonts w:cs="Arial"/>
                <w:b/>
                <w:bCs/>
                <w:color w:val="FFFFFF"/>
                <w:sz w:val="20"/>
                <w:szCs w:val="20"/>
                <w:lang w:bidi="he-IL"/>
              </w:rPr>
            </w:pPr>
            <w:del w:id="1484" w:author="thaodh" w:date="2013-04-11T11:45:00Z">
              <w:r w:rsidRPr="000D2AEF" w:rsidDel="006B2165">
                <w:rPr>
                  <w:rFonts w:cs="Arial"/>
                  <w:b/>
                  <w:bCs/>
                  <w:color w:val="FFFFFF"/>
                  <w:sz w:val="20"/>
                  <w:szCs w:val="20"/>
                  <w:lang w:bidi="he-IL"/>
                </w:rPr>
                <w:delText>Description</w:delText>
              </w:r>
            </w:del>
          </w:p>
        </w:tc>
        <w:tc>
          <w:tcPr>
            <w:tcW w:w="405" w:type="pct"/>
            <w:tcBorders>
              <w:top w:val="single" w:sz="4" w:space="0" w:color="000000"/>
              <w:left w:val="nil"/>
              <w:bottom w:val="single" w:sz="4" w:space="0" w:color="000000"/>
              <w:right w:val="single" w:sz="4" w:space="0" w:color="000000"/>
            </w:tcBorders>
            <w:shd w:val="clear" w:color="000000" w:fill="191970"/>
            <w:hideMark/>
          </w:tcPr>
          <w:p w:rsidR="000D2AEF" w:rsidRPr="000D2AEF" w:rsidDel="006B2165" w:rsidRDefault="000D2AEF" w:rsidP="000D2AEF">
            <w:pPr>
              <w:spacing w:before="0" w:after="0"/>
              <w:jc w:val="left"/>
              <w:rPr>
                <w:del w:id="1485" w:author="thaodh" w:date="2013-04-11T11:45:00Z"/>
                <w:rFonts w:cs="Arial"/>
                <w:b/>
                <w:bCs/>
                <w:color w:val="FFFFFF"/>
                <w:sz w:val="20"/>
                <w:szCs w:val="20"/>
                <w:lang w:bidi="he-IL"/>
              </w:rPr>
            </w:pPr>
            <w:del w:id="1486" w:author="thaodh" w:date="2013-04-11T11:45:00Z">
              <w:r w:rsidRPr="000D2AEF" w:rsidDel="006B2165">
                <w:rPr>
                  <w:rFonts w:cs="Arial"/>
                  <w:b/>
                  <w:bCs/>
                  <w:color w:val="FFFFFF"/>
                  <w:sz w:val="20"/>
                  <w:szCs w:val="20"/>
                  <w:lang w:bidi="he-IL"/>
                </w:rPr>
                <w:delText>Qty</w:delText>
              </w:r>
            </w:del>
          </w:p>
        </w:tc>
      </w:tr>
      <w:tr w:rsidR="000D2AEF" w:rsidRPr="000D2AEF" w:rsidDel="006B2165" w:rsidTr="000D2AEF">
        <w:trPr>
          <w:trHeight w:val="255"/>
          <w:del w:id="1487" w:author="thaodh" w:date="2013-04-11T11:45:00Z"/>
        </w:trPr>
        <w:tc>
          <w:tcPr>
            <w:tcW w:w="2061" w:type="pct"/>
            <w:tcBorders>
              <w:top w:val="nil"/>
              <w:left w:val="single" w:sz="4" w:space="0" w:color="000000"/>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488" w:author="thaodh" w:date="2013-04-11T11:45:00Z"/>
                <w:rFonts w:cs="Arial"/>
                <w:b/>
                <w:bCs/>
                <w:color w:val="000000"/>
                <w:sz w:val="20"/>
                <w:szCs w:val="20"/>
                <w:lang w:bidi="he-IL"/>
              </w:rPr>
            </w:pPr>
            <w:del w:id="1489" w:author="thaodh" w:date="2013-04-11T11:45:00Z">
              <w:r w:rsidRPr="000D2AEF" w:rsidDel="006B2165">
                <w:rPr>
                  <w:rFonts w:cs="Arial"/>
                  <w:b/>
                  <w:bCs/>
                  <w:color w:val="000000"/>
                  <w:sz w:val="20"/>
                  <w:szCs w:val="20"/>
                  <w:lang w:bidi="he-IL"/>
                </w:rPr>
                <w:delText>Comverse ONE RT for VNP RT postpaid pilot project</w:delText>
              </w:r>
            </w:del>
          </w:p>
        </w:tc>
        <w:tc>
          <w:tcPr>
            <w:tcW w:w="2534" w:type="pct"/>
            <w:tcBorders>
              <w:top w:val="nil"/>
              <w:left w:val="nil"/>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490" w:author="thaodh" w:date="2013-04-11T11:45:00Z"/>
                <w:rFonts w:cs="Arial"/>
                <w:b/>
                <w:bCs/>
                <w:color w:val="000000"/>
                <w:sz w:val="20"/>
                <w:szCs w:val="20"/>
                <w:lang w:bidi="he-IL"/>
              </w:rPr>
            </w:pPr>
            <w:del w:id="1491" w:author="thaodh" w:date="2013-04-11T11:45:00Z">
              <w:r w:rsidRPr="000D2AEF" w:rsidDel="006B2165">
                <w:rPr>
                  <w:rFonts w:cs="Arial"/>
                  <w:b/>
                  <w:bCs/>
                  <w:color w:val="000000"/>
                  <w:sz w:val="20"/>
                  <w:szCs w:val="20"/>
                  <w:lang w:bidi="he-IL"/>
                </w:rPr>
                <w:delText> </w:delText>
              </w:r>
            </w:del>
          </w:p>
        </w:tc>
        <w:tc>
          <w:tcPr>
            <w:tcW w:w="405" w:type="pct"/>
            <w:tcBorders>
              <w:top w:val="nil"/>
              <w:left w:val="nil"/>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492" w:author="thaodh" w:date="2013-04-11T11:45:00Z"/>
                <w:rFonts w:cs="Arial"/>
                <w:b/>
                <w:bCs/>
                <w:color w:val="000000"/>
                <w:sz w:val="20"/>
                <w:szCs w:val="20"/>
                <w:lang w:bidi="he-IL"/>
              </w:rPr>
            </w:pPr>
            <w:del w:id="1493" w:author="thaodh" w:date="2013-04-11T11:45:00Z">
              <w:r w:rsidRPr="000D2AEF" w:rsidDel="006B2165">
                <w:rPr>
                  <w:rFonts w:cs="Arial"/>
                  <w:b/>
                  <w:bCs/>
                  <w:color w:val="000000"/>
                  <w:sz w:val="20"/>
                  <w:szCs w:val="20"/>
                  <w:lang w:bidi="he-IL"/>
                </w:rPr>
                <w:delText> </w:delText>
              </w:r>
            </w:del>
          </w:p>
        </w:tc>
      </w:tr>
      <w:tr w:rsidR="000D2AEF" w:rsidRPr="000D2AEF" w:rsidDel="006B2165" w:rsidTr="000D2AEF">
        <w:trPr>
          <w:trHeight w:val="255"/>
          <w:del w:id="1494" w:author="thaodh" w:date="2013-04-11T11:45:00Z"/>
        </w:trPr>
        <w:tc>
          <w:tcPr>
            <w:tcW w:w="2061" w:type="pct"/>
            <w:tcBorders>
              <w:top w:val="nil"/>
              <w:left w:val="single" w:sz="4" w:space="0" w:color="000000"/>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495" w:author="thaodh" w:date="2013-04-11T11:45:00Z"/>
                <w:rFonts w:cs="Arial"/>
                <w:b/>
                <w:bCs/>
                <w:color w:val="000000"/>
                <w:sz w:val="20"/>
                <w:szCs w:val="20"/>
                <w:lang w:bidi="he-IL"/>
              </w:rPr>
            </w:pPr>
            <w:del w:id="1496" w:author="thaodh" w:date="2013-04-11T11:45:00Z">
              <w:r w:rsidRPr="000D2AEF" w:rsidDel="006B2165">
                <w:rPr>
                  <w:rFonts w:cs="Arial"/>
                  <w:b/>
                  <w:bCs/>
                  <w:color w:val="000000"/>
                  <w:sz w:val="20"/>
                  <w:szCs w:val="20"/>
                  <w:lang w:bidi="he-IL"/>
                </w:rPr>
                <w:delText xml:space="preserve">    Products.</w:delText>
              </w:r>
            </w:del>
          </w:p>
        </w:tc>
        <w:tc>
          <w:tcPr>
            <w:tcW w:w="2534" w:type="pct"/>
            <w:tcBorders>
              <w:top w:val="nil"/>
              <w:left w:val="nil"/>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497" w:author="thaodh" w:date="2013-04-11T11:45:00Z"/>
                <w:rFonts w:cs="Arial"/>
                <w:b/>
                <w:bCs/>
                <w:color w:val="000000"/>
                <w:sz w:val="20"/>
                <w:szCs w:val="20"/>
                <w:lang w:bidi="he-IL"/>
              </w:rPr>
            </w:pPr>
            <w:del w:id="1498" w:author="thaodh" w:date="2013-04-11T11:45:00Z">
              <w:r w:rsidRPr="000D2AEF" w:rsidDel="006B2165">
                <w:rPr>
                  <w:rFonts w:cs="Arial"/>
                  <w:b/>
                  <w:bCs/>
                  <w:color w:val="000000"/>
                  <w:sz w:val="20"/>
                  <w:szCs w:val="20"/>
                  <w:lang w:bidi="he-IL"/>
                </w:rPr>
                <w:delText> </w:delText>
              </w:r>
            </w:del>
          </w:p>
        </w:tc>
        <w:tc>
          <w:tcPr>
            <w:tcW w:w="405" w:type="pct"/>
            <w:tcBorders>
              <w:top w:val="nil"/>
              <w:left w:val="nil"/>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499" w:author="thaodh" w:date="2013-04-11T11:45:00Z"/>
                <w:rFonts w:cs="Arial"/>
                <w:b/>
                <w:bCs/>
                <w:color w:val="000000"/>
                <w:sz w:val="20"/>
                <w:szCs w:val="20"/>
                <w:lang w:bidi="he-IL"/>
              </w:rPr>
            </w:pPr>
            <w:del w:id="1500" w:author="thaodh" w:date="2013-04-11T11:45:00Z">
              <w:r w:rsidRPr="000D2AEF" w:rsidDel="006B2165">
                <w:rPr>
                  <w:rFonts w:cs="Arial"/>
                  <w:b/>
                  <w:bCs/>
                  <w:color w:val="000000"/>
                  <w:sz w:val="20"/>
                  <w:szCs w:val="20"/>
                  <w:lang w:bidi="he-IL"/>
                </w:rPr>
                <w:delText> </w:delText>
              </w:r>
            </w:del>
          </w:p>
        </w:tc>
      </w:tr>
      <w:tr w:rsidR="000D2AEF" w:rsidRPr="000D2AEF" w:rsidDel="006B2165" w:rsidTr="000D2AEF">
        <w:trPr>
          <w:trHeight w:val="255"/>
          <w:del w:id="1501" w:author="thaodh" w:date="2013-04-11T11:45:00Z"/>
        </w:trPr>
        <w:tc>
          <w:tcPr>
            <w:tcW w:w="2061" w:type="pct"/>
            <w:tcBorders>
              <w:top w:val="nil"/>
              <w:left w:val="single" w:sz="4" w:space="0" w:color="000000"/>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502" w:author="thaodh" w:date="2013-04-11T11:45:00Z"/>
                <w:rFonts w:cs="Arial"/>
                <w:b/>
                <w:bCs/>
                <w:color w:val="000000"/>
                <w:sz w:val="20"/>
                <w:szCs w:val="20"/>
                <w:lang w:bidi="he-IL"/>
              </w:rPr>
            </w:pPr>
            <w:del w:id="1503" w:author="thaodh" w:date="2013-04-11T11:45:00Z">
              <w:r w:rsidRPr="000D2AEF" w:rsidDel="006B2165">
                <w:rPr>
                  <w:rFonts w:cs="Arial"/>
                  <w:b/>
                  <w:bCs/>
                  <w:color w:val="000000"/>
                  <w:sz w:val="20"/>
                  <w:szCs w:val="20"/>
                  <w:lang w:bidi="he-IL"/>
                </w:rPr>
                <w:delText xml:space="preserve">     Comverse ONE</w:delText>
              </w:r>
            </w:del>
          </w:p>
        </w:tc>
        <w:tc>
          <w:tcPr>
            <w:tcW w:w="2534" w:type="pct"/>
            <w:tcBorders>
              <w:top w:val="nil"/>
              <w:left w:val="nil"/>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504" w:author="thaodh" w:date="2013-04-11T11:45:00Z"/>
                <w:rFonts w:cs="Arial"/>
                <w:b/>
                <w:bCs/>
                <w:color w:val="000000"/>
                <w:sz w:val="20"/>
                <w:szCs w:val="20"/>
                <w:lang w:bidi="he-IL"/>
              </w:rPr>
            </w:pPr>
            <w:del w:id="1505" w:author="thaodh" w:date="2013-04-11T11:45:00Z">
              <w:r w:rsidRPr="000D2AEF" w:rsidDel="006B2165">
                <w:rPr>
                  <w:rFonts w:cs="Arial"/>
                  <w:b/>
                  <w:bCs/>
                  <w:color w:val="000000"/>
                  <w:sz w:val="20"/>
                  <w:szCs w:val="20"/>
                  <w:lang w:bidi="he-IL"/>
                </w:rPr>
                <w:delText> </w:delText>
              </w:r>
            </w:del>
          </w:p>
        </w:tc>
        <w:tc>
          <w:tcPr>
            <w:tcW w:w="405" w:type="pct"/>
            <w:tcBorders>
              <w:top w:val="nil"/>
              <w:left w:val="nil"/>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506" w:author="thaodh" w:date="2013-04-11T11:45:00Z"/>
                <w:rFonts w:cs="Arial"/>
                <w:b/>
                <w:bCs/>
                <w:color w:val="000000"/>
                <w:sz w:val="20"/>
                <w:szCs w:val="20"/>
                <w:lang w:bidi="he-IL"/>
              </w:rPr>
            </w:pPr>
            <w:del w:id="1507" w:author="thaodh" w:date="2013-04-11T11:45:00Z">
              <w:r w:rsidRPr="000D2AEF" w:rsidDel="006B2165">
                <w:rPr>
                  <w:rFonts w:cs="Arial"/>
                  <w:b/>
                  <w:bCs/>
                  <w:color w:val="000000"/>
                  <w:sz w:val="20"/>
                  <w:szCs w:val="20"/>
                  <w:lang w:bidi="he-IL"/>
                </w:rPr>
                <w:delText> </w:delText>
              </w:r>
            </w:del>
          </w:p>
        </w:tc>
      </w:tr>
      <w:tr w:rsidR="000D2AEF" w:rsidRPr="000D2AEF" w:rsidDel="006B2165" w:rsidTr="000D2AEF">
        <w:trPr>
          <w:trHeight w:val="255"/>
          <w:del w:id="1508" w:author="thaodh" w:date="2013-04-11T11:45:00Z"/>
        </w:trPr>
        <w:tc>
          <w:tcPr>
            <w:tcW w:w="2061" w:type="pct"/>
            <w:tcBorders>
              <w:top w:val="nil"/>
              <w:left w:val="single" w:sz="4" w:space="0" w:color="000000"/>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509" w:author="thaodh" w:date="2013-04-11T11:45:00Z"/>
                <w:rFonts w:cs="Arial"/>
                <w:b/>
                <w:bCs/>
                <w:color w:val="000000"/>
                <w:sz w:val="20"/>
                <w:szCs w:val="20"/>
                <w:lang w:bidi="he-IL"/>
              </w:rPr>
            </w:pPr>
            <w:del w:id="1510" w:author="thaodh" w:date="2013-04-11T11:45:00Z">
              <w:r w:rsidRPr="000D2AEF" w:rsidDel="006B2165">
                <w:rPr>
                  <w:rFonts w:cs="Arial"/>
                  <w:b/>
                  <w:bCs/>
                  <w:color w:val="000000"/>
                  <w:sz w:val="20"/>
                  <w:szCs w:val="20"/>
                  <w:lang w:bidi="he-IL"/>
                </w:rPr>
                <w:delText xml:space="preserve">      Comverse ONE RT</w:delText>
              </w:r>
            </w:del>
          </w:p>
        </w:tc>
        <w:tc>
          <w:tcPr>
            <w:tcW w:w="2534" w:type="pct"/>
            <w:tcBorders>
              <w:top w:val="nil"/>
              <w:left w:val="nil"/>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511" w:author="thaodh" w:date="2013-04-11T11:45:00Z"/>
                <w:rFonts w:cs="Arial"/>
                <w:b/>
                <w:bCs/>
                <w:color w:val="000000"/>
                <w:sz w:val="20"/>
                <w:szCs w:val="20"/>
                <w:lang w:bidi="he-IL"/>
              </w:rPr>
            </w:pPr>
            <w:del w:id="1512" w:author="thaodh" w:date="2013-04-11T11:45:00Z">
              <w:r w:rsidRPr="000D2AEF" w:rsidDel="006B2165">
                <w:rPr>
                  <w:rFonts w:cs="Arial"/>
                  <w:b/>
                  <w:bCs/>
                  <w:color w:val="000000"/>
                  <w:sz w:val="20"/>
                  <w:szCs w:val="20"/>
                  <w:lang w:bidi="he-IL"/>
                </w:rPr>
                <w:delText> </w:delText>
              </w:r>
            </w:del>
          </w:p>
        </w:tc>
        <w:tc>
          <w:tcPr>
            <w:tcW w:w="405" w:type="pct"/>
            <w:tcBorders>
              <w:top w:val="nil"/>
              <w:left w:val="nil"/>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513" w:author="thaodh" w:date="2013-04-11T11:45:00Z"/>
                <w:rFonts w:cs="Arial"/>
                <w:b/>
                <w:bCs/>
                <w:color w:val="000000"/>
                <w:sz w:val="20"/>
                <w:szCs w:val="20"/>
                <w:lang w:bidi="he-IL"/>
              </w:rPr>
            </w:pPr>
            <w:del w:id="1514" w:author="thaodh" w:date="2013-04-11T11:45:00Z">
              <w:r w:rsidRPr="000D2AEF" w:rsidDel="006B2165">
                <w:rPr>
                  <w:rFonts w:cs="Arial"/>
                  <w:b/>
                  <w:bCs/>
                  <w:color w:val="000000"/>
                  <w:sz w:val="20"/>
                  <w:szCs w:val="20"/>
                  <w:lang w:bidi="he-IL"/>
                </w:rPr>
                <w:delText> </w:delText>
              </w:r>
            </w:del>
          </w:p>
        </w:tc>
      </w:tr>
      <w:tr w:rsidR="000D2AEF" w:rsidRPr="000D2AEF" w:rsidDel="006B2165" w:rsidTr="000D2AEF">
        <w:trPr>
          <w:trHeight w:val="255"/>
          <w:del w:id="1515" w:author="thaodh" w:date="2013-04-11T11:45:00Z"/>
        </w:trPr>
        <w:tc>
          <w:tcPr>
            <w:tcW w:w="2061" w:type="pct"/>
            <w:tcBorders>
              <w:top w:val="nil"/>
              <w:left w:val="single" w:sz="4" w:space="0" w:color="000000"/>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516" w:author="thaodh" w:date="2013-04-11T11:45:00Z"/>
                <w:rFonts w:cs="Arial"/>
                <w:b/>
                <w:bCs/>
                <w:color w:val="000000"/>
                <w:sz w:val="20"/>
                <w:szCs w:val="20"/>
                <w:lang w:bidi="he-IL"/>
              </w:rPr>
            </w:pPr>
            <w:del w:id="1517" w:author="thaodh" w:date="2013-04-11T11:45:00Z">
              <w:r w:rsidRPr="000D2AEF" w:rsidDel="006B2165">
                <w:rPr>
                  <w:rFonts w:cs="Arial"/>
                  <w:b/>
                  <w:bCs/>
                  <w:color w:val="000000"/>
                  <w:sz w:val="20"/>
                  <w:szCs w:val="20"/>
                  <w:lang w:bidi="he-IL"/>
                </w:rPr>
                <w:delText xml:space="preserve">       Platform</w:delText>
              </w:r>
            </w:del>
          </w:p>
        </w:tc>
        <w:tc>
          <w:tcPr>
            <w:tcW w:w="2534" w:type="pct"/>
            <w:tcBorders>
              <w:top w:val="nil"/>
              <w:left w:val="nil"/>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518" w:author="thaodh" w:date="2013-04-11T11:45:00Z"/>
                <w:rFonts w:cs="Arial"/>
                <w:b/>
                <w:bCs/>
                <w:color w:val="000000"/>
                <w:sz w:val="20"/>
                <w:szCs w:val="20"/>
                <w:lang w:bidi="he-IL"/>
              </w:rPr>
            </w:pPr>
            <w:del w:id="1519" w:author="thaodh" w:date="2013-04-11T11:45:00Z">
              <w:r w:rsidRPr="000D2AEF" w:rsidDel="006B2165">
                <w:rPr>
                  <w:rFonts w:cs="Arial"/>
                  <w:b/>
                  <w:bCs/>
                  <w:color w:val="000000"/>
                  <w:sz w:val="20"/>
                  <w:szCs w:val="20"/>
                  <w:lang w:bidi="he-IL"/>
                </w:rPr>
                <w:delText> </w:delText>
              </w:r>
            </w:del>
          </w:p>
        </w:tc>
        <w:tc>
          <w:tcPr>
            <w:tcW w:w="405" w:type="pct"/>
            <w:tcBorders>
              <w:top w:val="nil"/>
              <w:left w:val="nil"/>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520" w:author="thaodh" w:date="2013-04-11T11:45:00Z"/>
                <w:rFonts w:cs="Arial"/>
                <w:b/>
                <w:bCs/>
                <w:color w:val="000000"/>
                <w:sz w:val="20"/>
                <w:szCs w:val="20"/>
                <w:lang w:bidi="he-IL"/>
              </w:rPr>
            </w:pPr>
            <w:del w:id="1521" w:author="thaodh" w:date="2013-04-11T11:45:00Z">
              <w:r w:rsidRPr="000D2AEF" w:rsidDel="006B2165">
                <w:rPr>
                  <w:rFonts w:cs="Arial"/>
                  <w:b/>
                  <w:bCs/>
                  <w:color w:val="000000"/>
                  <w:sz w:val="20"/>
                  <w:szCs w:val="20"/>
                  <w:lang w:bidi="he-IL"/>
                </w:rPr>
                <w:delText> </w:delText>
              </w:r>
            </w:del>
          </w:p>
        </w:tc>
      </w:tr>
      <w:tr w:rsidR="000D2AEF" w:rsidRPr="000D2AEF" w:rsidDel="006B2165" w:rsidTr="000D2AEF">
        <w:trPr>
          <w:trHeight w:val="255"/>
          <w:del w:id="1522" w:author="thaodh" w:date="2013-04-11T11:45:00Z"/>
        </w:trPr>
        <w:tc>
          <w:tcPr>
            <w:tcW w:w="2061" w:type="pct"/>
            <w:tcBorders>
              <w:top w:val="nil"/>
              <w:left w:val="single" w:sz="4" w:space="0" w:color="000000"/>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523" w:author="thaodh" w:date="2013-04-11T11:45:00Z"/>
                <w:rFonts w:cs="Arial"/>
                <w:b/>
                <w:bCs/>
                <w:color w:val="000000"/>
                <w:sz w:val="20"/>
                <w:szCs w:val="20"/>
                <w:lang w:bidi="he-IL"/>
              </w:rPr>
            </w:pPr>
            <w:del w:id="1524" w:author="thaodh" w:date="2013-04-11T11:45:00Z">
              <w:r w:rsidRPr="000D2AEF" w:rsidDel="006B2165">
                <w:rPr>
                  <w:rFonts w:cs="Arial"/>
                  <w:b/>
                  <w:bCs/>
                  <w:color w:val="000000"/>
                  <w:sz w:val="20"/>
                  <w:szCs w:val="20"/>
                  <w:lang w:bidi="he-IL"/>
                </w:rPr>
                <w:delText xml:space="preserve">        Production System - Primary</w:delText>
              </w:r>
            </w:del>
          </w:p>
        </w:tc>
        <w:tc>
          <w:tcPr>
            <w:tcW w:w="2534" w:type="pct"/>
            <w:tcBorders>
              <w:top w:val="nil"/>
              <w:left w:val="nil"/>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525" w:author="thaodh" w:date="2013-04-11T11:45:00Z"/>
                <w:rFonts w:cs="Arial"/>
                <w:b/>
                <w:bCs/>
                <w:color w:val="000000"/>
                <w:sz w:val="20"/>
                <w:szCs w:val="20"/>
                <w:lang w:bidi="he-IL"/>
              </w:rPr>
            </w:pPr>
            <w:del w:id="1526" w:author="thaodh" w:date="2013-04-11T11:45:00Z">
              <w:r w:rsidRPr="000D2AEF" w:rsidDel="006B2165">
                <w:rPr>
                  <w:rFonts w:cs="Arial"/>
                  <w:b/>
                  <w:bCs/>
                  <w:color w:val="000000"/>
                  <w:sz w:val="20"/>
                  <w:szCs w:val="20"/>
                  <w:lang w:bidi="he-IL"/>
                </w:rPr>
                <w:delText> </w:delText>
              </w:r>
            </w:del>
          </w:p>
        </w:tc>
        <w:tc>
          <w:tcPr>
            <w:tcW w:w="405" w:type="pct"/>
            <w:tcBorders>
              <w:top w:val="nil"/>
              <w:left w:val="nil"/>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527" w:author="thaodh" w:date="2013-04-11T11:45:00Z"/>
                <w:rFonts w:cs="Arial"/>
                <w:b/>
                <w:bCs/>
                <w:color w:val="000000"/>
                <w:sz w:val="20"/>
                <w:szCs w:val="20"/>
                <w:lang w:bidi="he-IL"/>
              </w:rPr>
            </w:pPr>
            <w:del w:id="1528" w:author="thaodh" w:date="2013-04-11T11:45:00Z">
              <w:r w:rsidRPr="000D2AEF" w:rsidDel="006B2165">
                <w:rPr>
                  <w:rFonts w:cs="Arial"/>
                  <w:b/>
                  <w:bCs/>
                  <w:color w:val="000000"/>
                  <w:sz w:val="20"/>
                  <w:szCs w:val="20"/>
                  <w:lang w:bidi="he-IL"/>
                </w:rPr>
                <w:delText> </w:delText>
              </w:r>
            </w:del>
          </w:p>
        </w:tc>
      </w:tr>
      <w:tr w:rsidR="000D2AEF" w:rsidRPr="000D2AEF" w:rsidDel="006B2165" w:rsidTr="000D2AEF">
        <w:trPr>
          <w:trHeight w:val="255"/>
          <w:del w:id="1529" w:author="thaodh" w:date="2013-04-11T11:45:00Z"/>
        </w:trPr>
        <w:tc>
          <w:tcPr>
            <w:tcW w:w="2061" w:type="pct"/>
            <w:tcBorders>
              <w:top w:val="nil"/>
              <w:left w:val="single" w:sz="4" w:space="0" w:color="000000"/>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530" w:author="thaodh" w:date="2013-04-11T11:45:00Z"/>
                <w:rFonts w:cs="Arial"/>
                <w:b/>
                <w:bCs/>
                <w:color w:val="000000"/>
                <w:sz w:val="20"/>
                <w:szCs w:val="20"/>
                <w:lang w:bidi="he-IL"/>
              </w:rPr>
            </w:pPr>
            <w:del w:id="1531" w:author="thaodh" w:date="2013-04-11T11:45:00Z">
              <w:r w:rsidRPr="000D2AEF" w:rsidDel="006B2165">
                <w:rPr>
                  <w:rFonts w:cs="Arial"/>
                  <w:b/>
                  <w:bCs/>
                  <w:color w:val="000000"/>
                  <w:sz w:val="20"/>
                  <w:szCs w:val="20"/>
                  <w:lang w:bidi="he-IL"/>
                </w:rPr>
                <w:delText xml:space="preserve">         Network Self Care (Central IVR)</w:delText>
              </w:r>
            </w:del>
          </w:p>
        </w:tc>
        <w:tc>
          <w:tcPr>
            <w:tcW w:w="2534" w:type="pct"/>
            <w:tcBorders>
              <w:top w:val="nil"/>
              <w:left w:val="nil"/>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532" w:author="thaodh" w:date="2013-04-11T11:45:00Z"/>
                <w:rFonts w:cs="Arial"/>
                <w:b/>
                <w:bCs/>
                <w:color w:val="000000"/>
                <w:sz w:val="20"/>
                <w:szCs w:val="20"/>
                <w:lang w:bidi="he-IL"/>
              </w:rPr>
            </w:pPr>
            <w:del w:id="1533" w:author="thaodh" w:date="2013-04-11T11:45:00Z">
              <w:r w:rsidRPr="000D2AEF" w:rsidDel="006B2165">
                <w:rPr>
                  <w:rFonts w:cs="Arial"/>
                  <w:b/>
                  <w:bCs/>
                  <w:color w:val="000000"/>
                  <w:sz w:val="20"/>
                  <w:szCs w:val="20"/>
                  <w:lang w:bidi="he-IL"/>
                </w:rPr>
                <w:delText> </w:delText>
              </w:r>
            </w:del>
          </w:p>
        </w:tc>
        <w:tc>
          <w:tcPr>
            <w:tcW w:w="405" w:type="pct"/>
            <w:tcBorders>
              <w:top w:val="nil"/>
              <w:left w:val="nil"/>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534" w:author="thaodh" w:date="2013-04-11T11:45:00Z"/>
                <w:rFonts w:cs="Arial"/>
                <w:b/>
                <w:bCs/>
                <w:color w:val="000000"/>
                <w:sz w:val="20"/>
                <w:szCs w:val="20"/>
                <w:lang w:bidi="he-IL"/>
              </w:rPr>
            </w:pPr>
            <w:del w:id="1535" w:author="thaodh" w:date="2013-04-11T11:45:00Z">
              <w:r w:rsidRPr="000D2AEF" w:rsidDel="006B2165">
                <w:rPr>
                  <w:rFonts w:cs="Arial"/>
                  <w:b/>
                  <w:bCs/>
                  <w:color w:val="000000"/>
                  <w:sz w:val="20"/>
                  <w:szCs w:val="20"/>
                  <w:lang w:bidi="he-IL"/>
                </w:rPr>
                <w:delText> </w:delText>
              </w:r>
            </w:del>
          </w:p>
        </w:tc>
      </w:tr>
      <w:tr w:rsidR="000D2AEF" w:rsidRPr="000D2AEF" w:rsidDel="006B2165" w:rsidTr="000D2AEF">
        <w:trPr>
          <w:trHeight w:val="255"/>
          <w:del w:id="1536" w:author="thaodh" w:date="2013-04-11T11:45:00Z"/>
        </w:trPr>
        <w:tc>
          <w:tcPr>
            <w:tcW w:w="2061" w:type="pct"/>
            <w:tcBorders>
              <w:top w:val="nil"/>
              <w:left w:val="single" w:sz="4" w:space="0" w:color="000000"/>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537" w:author="thaodh" w:date="2013-04-11T11:45:00Z"/>
                <w:rFonts w:cs="Arial"/>
                <w:color w:val="000000"/>
                <w:sz w:val="20"/>
                <w:szCs w:val="20"/>
                <w:lang w:bidi="he-IL"/>
              </w:rPr>
            </w:pPr>
            <w:del w:id="1538" w:author="thaodh" w:date="2013-04-11T11:45:00Z">
              <w:r w:rsidRPr="000D2AEF" w:rsidDel="006B2165">
                <w:rPr>
                  <w:rFonts w:cs="Arial"/>
                  <w:color w:val="000000"/>
                  <w:sz w:val="20"/>
                  <w:szCs w:val="20"/>
                  <w:lang w:bidi="he-IL"/>
                </w:rPr>
                <w:delText xml:space="preserve">          ONE-CCS-LSL-RED</w:delText>
              </w:r>
            </w:del>
          </w:p>
        </w:tc>
        <w:tc>
          <w:tcPr>
            <w:tcW w:w="2534"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539" w:author="thaodh" w:date="2013-04-11T11:45:00Z"/>
                <w:rFonts w:cs="Arial"/>
                <w:color w:val="000000"/>
                <w:sz w:val="20"/>
                <w:szCs w:val="20"/>
                <w:lang w:bidi="he-IL"/>
              </w:rPr>
            </w:pPr>
            <w:del w:id="1540" w:author="thaodh" w:date="2013-04-11T11:45:00Z">
              <w:r w:rsidRPr="000D2AEF" w:rsidDel="006B2165">
                <w:rPr>
                  <w:rFonts w:cs="Arial"/>
                  <w:color w:val="000000"/>
                  <w:sz w:val="20"/>
                  <w:szCs w:val="20"/>
                  <w:lang w:bidi="he-IL"/>
                </w:rPr>
                <w:delText>CCS-LSL-REDUNDANT</w:delText>
              </w:r>
            </w:del>
          </w:p>
        </w:tc>
        <w:tc>
          <w:tcPr>
            <w:tcW w:w="405"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541" w:author="thaodh" w:date="2013-04-11T11:45:00Z"/>
                <w:rFonts w:cs="Arial"/>
                <w:color w:val="000000"/>
                <w:sz w:val="20"/>
                <w:szCs w:val="20"/>
                <w:lang w:bidi="he-IL"/>
              </w:rPr>
            </w:pPr>
            <w:del w:id="1542" w:author="thaodh" w:date="2013-04-11T11:45:00Z">
              <w:r w:rsidRPr="000D2AEF" w:rsidDel="006B2165">
                <w:rPr>
                  <w:rFonts w:cs="Arial"/>
                  <w:color w:val="000000"/>
                  <w:sz w:val="20"/>
                  <w:szCs w:val="20"/>
                  <w:lang w:bidi="he-IL"/>
                </w:rPr>
                <w:delText>1</w:delText>
              </w:r>
            </w:del>
          </w:p>
        </w:tc>
      </w:tr>
      <w:tr w:rsidR="000D2AEF" w:rsidRPr="000D2AEF" w:rsidDel="006B2165" w:rsidTr="000D2AEF">
        <w:trPr>
          <w:trHeight w:val="255"/>
          <w:del w:id="1543" w:author="thaodh" w:date="2013-04-11T11:45:00Z"/>
        </w:trPr>
        <w:tc>
          <w:tcPr>
            <w:tcW w:w="2061" w:type="pct"/>
            <w:tcBorders>
              <w:top w:val="nil"/>
              <w:left w:val="single" w:sz="4" w:space="0" w:color="000000"/>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544" w:author="thaodh" w:date="2013-04-11T11:45:00Z"/>
                <w:rFonts w:cs="Arial"/>
                <w:color w:val="000000"/>
                <w:sz w:val="20"/>
                <w:szCs w:val="20"/>
                <w:lang w:bidi="he-IL"/>
              </w:rPr>
            </w:pPr>
            <w:del w:id="1545" w:author="thaodh" w:date="2013-04-11T11:45:00Z">
              <w:r w:rsidRPr="000D2AEF" w:rsidDel="006B2165">
                <w:rPr>
                  <w:rFonts w:cs="Arial"/>
                  <w:color w:val="000000"/>
                  <w:sz w:val="20"/>
                  <w:szCs w:val="20"/>
                  <w:lang w:bidi="he-IL"/>
                </w:rPr>
                <w:delText xml:space="preserve">          ONE-CMS-2NIM-SINGLE</w:delText>
              </w:r>
            </w:del>
          </w:p>
        </w:tc>
        <w:tc>
          <w:tcPr>
            <w:tcW w:w="2534"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546" w:author="thaodh" w:date="2013-04-11T11:45:00Z"/>
                <w:rFonts w:cs="Arial"/>
                <w:color w:val="000000"/>
                <w:sz w:val="20"/>
                <w:szCs w:val="20"/>
                <w:lang w:bidi="he-IL"/>
              </w:rPr>
            </w:pPr>
            <w:del w:id="1547" w:author="thaodh" w:date="2013-04-11T11:45:00Z">
              <w:r w:rsidRPr="000D2AEF" w:rsidDel="006B2165">
                <w:rPr>
                  <w:rFonts w:cs="Arial"/>
                  <w:color w:val="000000"/>
                  <w:sz w:val="20"/>
                  <w:szCs w:val="20"/>
                  <w:lang w:bidi="he-IL"/>
                </w:rPr>
                <w:delText>CMS-2XNIM2A-SINGLE</w:delText>
              </w:r>
            </w:del>
          </w:p>
        </w:tc>
        <w:tc>
          <w:tcPr>
            <w:tcW w:w="405"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548" w:author="thaodh" w:date="2013-04-11T11:45:00Z"/>
                <w:rFonts w:cs="Arial"/>
                <w:color w:val="000000"/>
                <w:sz w:val="20"/>
                <w:szCs w:val="20"/>
                <w:lang w:bidi="he-IL"/>
              </w:rPr>
            </w:pPr>
            <w:del w:id="1549" w:author="thaodh" w:date="2013-04-11T11:45:00Z">
              <w:r w:rsidRPr="000D2AEF" w:rsidDel="006B2165">
                <w:rPr>
                  <w:rFonts w:cs="Arial"/>
                  <w:color w:val="000000"/>
                  <w:sz w:val="20"/>
                  <w:szCs w:val="20"/>
                  <w:lang w:bidi="he-IL"/>
                </w:rPr>
                <w:delText>2</w:delText>
              </w:r>
            </w:del>
          </w:p>
        </w:tc>
      </w:tr>
      <w:tr w:rsidR="000D2AEF" w:rsidRPr="000D2AEF" w:rsidDel="006B2165" w:rsidTr="000D2AEF">
        <w:trPr>
          <w:trHeight w:val="255"/>
          <w:del w:id="1550" w:author="thaodh" w:date="2013-04-11T11:45:00Z"/>
        </w:trPr>
        <w:tc>
          <w:tcPr>
            <w:tcW w:w="2061" w:type="pct"/>
            <w:tcBorders>
              <w:top w:val="nil"/>
              <w:left w:val="single" w:sz="4" w:space="0" w:color="000000"/>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551" w:author="thaodh" w:date="2013-04-11T11:45:00Z"/>
                <w:rFonts w:cs="Arial"/>
                <w:color w:val="000000"/>
                <w:sz w:val="20"/>
                <w:szCs w:val="20"/>
                <w:lang w:bidi="he-IL"/>
              </w:rPr>
            </w:pPr>
            <w:del w:id="1552" w:author="thaodh" w:date="2013-04-11T11:45:00Z">
              <w:r w:rsidRPr="000D2AEF" w:rsidDel="006B2165">
                <w:rPr>
                  <w:rFonts w:cs="Arial"/>
                  <w:color w:val="000000"/>
                  <w:sz w:val="20"/>
                  <w:szCs w:val="20"/>
                  <w:lang w:bidi="he-IL"/>
                </w:rPr>
                <w:delText xml:space="preserve">          ONE-ASU-HS22-SINGLE</w:delText>
              </w:r>
            </w:del>
          </w:p>
        </w:tc>
        <w:tc>
          <w:tcPr>
            <w:tcW w:w="2534"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553" w:author="thaodh" w:date="2013-04-11T11:45:00Z"/>
                <w:rFonts w:cs="Arial"/>
                <w:color w:val="000000"/>
                <w:sz w:val="20"/>
                <w:szCs w:val="20"/>
                <w:lang w:bidi="he-IL"/>
              </w:rPr>
            </w:pPr>
            <w:del w:id="1554" w:author="thaodh" w:date="2013-04-11T11:45:00Z">
              <w:r w:rsidRPr="000D2AEF" w:rsidDel="006B2165">
                <w:rPr>
                  <w:rFonts w:cs="Arial"/>
                  <w:color w:val="000000"/>
                  <w:sz w:val="20"/>
                  <w:szCs w:val="20"/>
                  <w:lang w:bidi="he-IL"/>
                </w:rPr>
                <w:delText>ASU-SINGLE-HS22</w:delText>
              </w:r>
            </w:del>
          </w:p>
        </w:tc>
        <w:tc>
          <w:tcPr>
            <w:tcW w:w="405"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555" w:author="thaodh" w:date="2013-04-11T11:45:00Z"/>
                <w:rFonts w:cs="Arial"/>
                <w:color w:val="000000"/>
                <w:sz w:val="20"/>
                <w:szCs w:val="20"/>
                <w:lang w:bidi="he-IL"/>
              </w:rPr>
            </w:pPr>
            <w:del w:id="1556" w:author="thaodh" w:date="2013-04-11T11:45:00Z">
              <w:r w:rsidRPr="000D2AEF" w:rsidDel="006B2165">
                <w:rPr>
                  <w:rFonts w:cs="Arial"/>
                  <w:color w:val="000000"/>
                  <w:sz w:val="20"/>
                  <w:szCs w:val="20"/>
                  <w:lang w:bidi="he-IL"/>
                </w:rPr>
                <w:delText>2</w:delText>
              </w:r>
            </w:del>
          </w:p>
        </w:tc>
      </w:tr>
      <w:tr w:rsidR="000D2AEF" w:rsidRPr="000D2AEF" w:rsidDel="006B2165" w:rsidTr="000D2AEF">
        <w:trPr>
          <w:trHeight w:val="255"/>
          <w:del w:id="1557" w:author="thaodh" w:date="2013-04-11T11:45:00Z"/>
        </w:trPr>
        <w:tc>
          <w:tcPr>
            <w:tcW w:w="2061" w:type="pct"/>
            <w:tcBorders>
              <w:top w:val="nil"/>
              <w:left w:val="single" w:sz="4" w:space="0" w:color="000000"/>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558" w:author="thaodh" w:date="2013-04-11T11:45:00Z"/>
                <w:rFonts w:cs="Arial"/>
                <w:color w:val="000000"/>
                <w:sz w:val="20"/>
                <w:szCs w:val="20"/>
                <w:lang w:bidi="he-IL"/>
              </w:rPr>
            </w:pPr>
            <w:del w:id="1559" w:author="thaodh" w:date="2013-04-11T11:45:00Z">
              <w:r w:rsidRPr="000D2AEF" w:rsidDel="006B2165">
                <w:rPr>
                  <w:rFonts w:cs="Arial"/>
                  <w:color w:val="000000"/>
                  <w:sz w:val="20"/>
                  <w:szCs w:val="20"/>
                  <w:lang w:bidi="he-IL"/>
                </w:rPr>
                <w:delText xml:space="preserve">          ONE-LBA-RED-ODS-DC</w:delText>
              </w:r>
            </w:del>
          </w:p>
        </w:tc>
        <w:tc>
          <w:tcPr>
            <w:tcW w:w="2534"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560" w:author="thaodh" w:date="2013-04-11T11:45:00Z"/>
                <w:rFonts w:cs="Arial"/>
                <w:color w:val="000000"/>
                <w:sz w:val="20"/>
                <w:szCs w:val="20"/>
                <w:lang w:bidi="he-IL"/>
              </w:rPr>
            </w:pPr>
            <w:del w:id="1561" w:author="thaodh" w:date="2013-04-11T11:45:00Z">
              <w:r w:rsidRPr="000D2AEF" w:rsidDel="006B2165">
                <w:rPr>
                  <w:rFonts w:cs="Arial"/>
                  <w:color w:val="000000"/>
                  <w:sz w:val="20"/>
                  <w:szCs w:val="20"/>
                  <w:lang w:bidi="he-IL"/>
                </w:rPr>
                <w:delText>LBA-RED- RW ODS-DC</w:delText>
              </w:r>
            </w:del>
          </w:p>
        </w:tc>
        <w:tc>
          <w:tcPr>
            <w:tcW w:w="405"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562" w:author="thaodh" w:date="2013-04-11T11:45:00Z"/>
                <w:rFonts w:cs="Arial"/>
                <w:color w:val="000000"/>
                <w:sz w:val="20"/>
                <w:szCs w:val="20"/>
                <w:lang w:bidi="he-IL"/>
              </w:rPr>
            </w:pPr>
            <w:del w:id="1563" w:author="thaodh" w:date="2013-04-11T11:45:00Z">
              <w:r w:rsidRPr="000D2AEF" w:rsidDel="006B2165">
                <w:rPr>
                  <w:rFonts w:cs="Arial"/>
                  <w:color w:val="000000"/>
                  <w:sz w:val="20"/>
                  <w:szCs w:val="20"/>
                  <w:lang w:bidi="he-IL"/>
                </w:rPr>
                <w:delText>1</w:delText>
              </w:r>
            </w:del>
          </w:p>
        </w:tc>
      </w:tr>
      <w:tr w:rsidR="000D2AEF" w:rsidRPr="000D2AEF" w:rsidDel="006B2165" w:rsidTr="000D2AEF">
        <w:trPr>
          <w:trHeight w:val="255"/>
          <w:del w:id="1564" w:author="thaodh" w:date="2013-04-11T11:45:00Z"/>
        </w:trPr>
        <w:tc>
          <w:tcPr>
            <w:tcW w:w="2061" w:type="pct"/>
            <w:tcBorders>
              <w:top w:val="nil"/>
              <w:left w:val="single" w:sz="4" w:space="0" w:color="000000"/>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565" w:author="thaodh" w:date="2013-04-11T11:45:00Z"/>
                <w:rFonts w:cs="Arial"/>
                <w:b/>
                <w:bCs/>
                <w:color w:val="000000"/>
                <w:sz w:val="20"/>
                <w:szCs w:val="20"/>
                <w:lang w:bidi="he-IL"/>
              </w:rPr>
            </w:pPr>
            <w:del w:id="1566" w:author="thaodh" w:date="2013-04-11T11:45:00Z">
              <w:r w:rsidRPr="000D2AEF" w:rsidDel="006B2165">
                <w:rPr>
                  <w:rFonts w:cs="Arial"/>
                  <w:b/>
                  <w:bCs/>
                  <w:color w:val="000000"/>
                  <w:sz w:val="20"/>
                  <w:szCs w:val="20"/>
                  <w:lang w:bidi="he-IL"/>
                </w:rPr>
                <w:delText xml:space="preserve">         Real-Time Network Interfaces</w:delText>
              </w:r>
            </w:del>
          </w:p>
        </w:tc>
        <w:tc>
          <w:tcPr>
            <w:tcW w:w="2534" w:type="pct"/>
            <w:tcBorders>
              <w:top w:val="nil"/>
              <w:left w:val="nil"/>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567" w:author="thaodh" w:date="2013-04-11T11:45:00Z"/>
                <w:rFonts w:cs="Arial"/>
                <w:b/>
                <w:bCs/>
                <w:color w:val="000000"/>
                <w:sz w:val="20"/>
                <w:szCs w:val="20"/>
                <w:lang w:bidi="he-IL"/>
              </w:rPr>
            </w:pPr>
            <w:del w:id="1568" w:author="thaodh" w:date="2013-04-11T11:45:00Z">
              <w:r w:rsidRPr="000D2AEF" w:rsidDel="006B2165">
                <w:rPr>
                  <w:rFonts w:cs="Arial"/>
                  <w:b/>
                  <w:bCs/>
                  <w:color w:val="000000"/>
                  <w:sz w:val="20"/>
                  <w:szCs w:val="20"/>
                  <w:lang w:bidi="he-IL"/>
                </w:rPr>
                <w:delText> </w:delText>
              </w:r>
            </w:del>
          </w:p>
        </w:tc>
        <w:tc>
          <w:tcPr>
            <w:tcW w:w="405" w:type="pct"/>
            <w:tcBorders>
              <w:top w:val="nil"/>
              <w:left w:val="nil"/>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569" w:author="thaodh" w:date="2013-04-11T11:45:00Z"/>
                <w:rFonts w:cs="Arial"/>
                <w:b/>
                <w:bCs/>
                <w:color w:val="000000"/>
                <w:sz w:val="20"/>
                <w:szCs w:val="20"/>
                <w:lang w:bidi="he-IL"/>
              </w:rPr>
            </w:pPr>
            <w:del w:id="1570" w:author="thaodh" w:date="2013-04-11T11:45:00Z">
              <w:r w:rsidRPr="000D2AEF" w:rsidDel="006B2165">
                <w:rPr>
                  <w:rFonts w:cs="Arial"/>
                  <w:b/>
                  <w:bCs/>
                  <w:color w:val="000000"/>
                  <w:sz w:val="20"/>
                  <w:szCs w:val="20"/>
                  <w:lang w:bidi="he-IL"/>
                </w:rPr>
                <w:delText> </w:delText>
              </w:r>
            </w:del>
          </w:p>
        </w:tc>
      </w:tr>
      <w:tr w:rsidR="000D2AEF" w:rsidRPr="000D2AEF" w:rsidDel="006B2165" w:rsidTr="000D2AEF">
        <w:trPr>
          <w:trHeight w:val="255"/>
          <w:del w:id="1571" w:author="thaodh" w:date="2013-04-11T11:45:00Z"/>
        </w:trPr>
        <w:tc>
          <w:tcPr>
            <w:tcW w:w="2061" w:type="pct"/>
            <w:tcBorders>
              <w:top w:val="nil"/>
              <w:left w:val="single" w:sz="4" w:space="0" w:color="000000"/>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572" w:author="thaodh" w:date="2013-04-11T11:45:00Z"/>
                <w:rFonts w:cs="Arial"/>
                <w:color w:val="000000"/>
                <w:sz w:val="20"/>
                <w:szCs w:val="20"/>
                <w:lang w:bidi="he-IL"/>
              </w:rPr>
            </w:pPr>
            <w:del w:id="1573" w:author="thaodh" w:date="2013-04-11T11:45:00Z">
              <w:r w:rsidRPr="000D2AEF" w:rsidDel="006B2165">
                <w:rPr>
                  <w:rFonts w:cs="Arial"/>
                  <w:color w:val="000000"/>
                  <w:sz w:val="20"/>
                  <w:szCs w:val="20"/>
                  <w:lang w:bidi="he-IL"/>
                </w:rPr>
                <w:delText xml:space="preserve">          ONE-SGU-HSL-RED</w:delText>
              </w:r>
            </w:del>
          </w:p>
        </w:tc>
        <w:tc>
          <w:tcPr>
            <w:tcW w:w="2534"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574" w:author="thaodh" w:date="2013-04-11T11:45:00Z"/>
                <w:rFonts w:cs="Arial"/>
                <w:color w:val="000000"/>
                <w:sz w:val="20"/>
                <w:szCs w:val="20"/>
                <w:lang w:bidi="he-IL"/>
              </w:rPr>
            </w:pPr>
            <w:del w:id="1575" w:author="thaodh" w:date="2013-04-11T11:45:00Z">
              <w:r w:rsidRPr="000D2AEF" w:rsidDel="006B2165">
                <w:rPr>
                  <w:rFonts w:cs="Arial"/>
                  <w:color w:val="000000"/>
                  <w:sz w:val="20"/>
                  <w:szCs w:val="20"/>
                  <w:lang w:bidi="he-IL"/>
                </w:rPr>
                <w:delText>SGU-HSL-REDUNDANT</w:delText>
              </w:r>
            </w:del>
          </w:p>
        </w:tc>
        <w:tc>
          <w:tcPr>
            <w:tcW w:w="405"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576" w:author="thaodh" w:date="2013-04-11T11:45:00Z"/>
                <w:rFonts w:cs="Arial"/>
                <w:color w:val="000000"/>
                <w:sz w:val="20"/>
                <w:szCs w:val="20"/>
                <w:lang w:bidi="he-IL"/>
              </w:rPr>
            </w:pPr>
            <w:del w:id="1577" w:author="thaodh" w:date="2013-04-11T11:45:00Z">
              <w:r w:rsidRPr="000D2AEF" w:rsidDel="006B2165">
                <w:rPr>
                  <w:rFonts w:cs="Arial"/>
                  <w:color w:val="000000"/>
                  <w:sz w:val="20"/>
                  <w:szCs w:val="20"/>
                  <w:lang w:bidi="he-IL"/>
                </w:rPr>
                <w:delText>2</w:delText>
              </w:r>
            </w:del>
          </w:p>
        </w:tc>
      </w:tr>
      <w:tr w:rsidR="000D2AEF" w:rsidRPr="000D2AEF" w:rsidDel="006B2165" w:rsidTr="000D2AEF">
        <w:trPr>
          <w:trHeight w:val="255"/>
          <w:del w:id="1578" w:author="thaodh" w:date="2013-04-11T11:45:00Z"/>
        </w:trPr>
        <w:tc>
          <w:tcPr>
            <w:tcW w:w="2061" w:type="pct"/>
            <w:tcBorders>
              <w:top w:val="nil"/>
              <w:left w:val="single" w:sz="4" w:space="0" w:color="000000"/>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579" w:author="thaodh" w:date="2013-04-11T11:45:00Z"/>
                <w:rFonts w:cs="Arial"/>
                <w:color w:val="000000"/>
                <w:sz w:val="20"/>
                <w:szCs w:val="20"/>
                <w:lang w:bidi="he-IL"/>
              </w:rPr>
            </w:pPr>
            <w:del w:id="1580" w:author="thaodh" w:date="2013-04-11T11:45:00Z">
              <w:r w:rsidRPr="000D2AEF" w:rsidDel="006B2165">
                <w:rPr>
                  <w:rFonts w:cs="Arial"/>
                  <w:color w:val="000000"/>
                  <w:sz w:val="20"/>
                  <w:szCs w:val="20"/>
                  <w:lang w:bidi="he-IL"/>
                </w:rPr>
                <w:delText xml:space="preserve">          ONE-SLU-HS22-SINGLE</w:delText>
              </w:r>
            </w:del>
          </w:p>
        </w:tc>
        <w:tc>
          <w:tcPr>
            <w:tcW w:w="2534"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581" w:author="thaodh" w:date="2013-04-11T11:45:00Z"/>
                <w:rFonts w:cs="Arial"/>
                <w:color w:val="000000"/>
                <w:sz w:val="20"/>
                <w:szCs w:val="20"/>
                <w:lang w:bidi="he-IL"/>
              </w:rPr>
            </w:pPr>
            <w:del w:id="1582" w:author="thaodh" w:date="2013-04-11T11:45:00Z">
              <w:r w:rsidRPr="000D2AEF" w:rsidDel="006B2165">
                <w:rPr>
                  <w:rFonts w:cs="Arial"/>
                  <w:color w:val="000000"/>
                  <w:sz w:val="20"/>
                  <w:szCs w:val="20"/>
                  <w:lang w:bidi="he-IL"/>
                </w:rPr>
                <w:delText>SLU-BASE-SINGLE-HS22</w:delText>
              </w:r>
            </w:del>
          </w:p>
        </w:tc>
        <w:tc>
          <w:tcPr>
            <w:tcW w:w="405"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583" w:author="thaodh" w:date="2013-04-11T11:45:00Z"/>
                <w:rFonts w:cs="Arial"/>
                <w:color w:val="000000"/>
                <w:sz w:val="20"/>
                <w:szCs w:val="20"/>
                <w:lang w:bidi="he-IL"/>
              </w:rPr>
            </w:pPr>
            <w:del w:id="1584" w:author="thaodh" w:date="2013-04-11T11:45:00Z">
              <w:r w:rsidRPr="000D2AEF" w:rsidDel="006B2165">
                <w:rPr>
                  <w:rFonts w:cs="Arial"/>
                  <w:color w:val="000000"/>
                  <w:sz w:val="20"/>
                  <w:szCs w:val="20"/>
                  <w:lang w:bidi="he-IL"/>
                </w:rPr>
                <w:delText>12</w:delText>
              </w:r>
            </w:del>
          </w:p>
        </w:tc>
      </w:tr>
      <w:tr w:rsidR="000D2AEF" w:rsidRPr="000D2AEF" w:rsidDel="006B2165" w:rsidTr="000D2AEF">
        <w:trPr>
          <w:trHeight w:val="255"/>
          <w:del w:id="1585" w:author="thaodh" w:date="2013-04-11T11:45:00Z"/>
        </w:trPr>
        <w:tc>
          <w:tcPr>
            <w:tcW w:w="2061" w:type="pct"/>
            <w:tcBorders>
              <w:top w:val="nil"/>
              <w:left w:val="single" w:sz="4" w:space="0" w:color="000000"/>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586" w:author="thaodh" w:date="2013-04-11T11:45:00Z"/>
                <w:rFonts w:cs="Arial"/>
                <w:color w:val="000000"/>
                <w:sz w:val="20"/>
                <w:szCs w:val="20"/>
                <w:lang w:bidi="he-IL"/>
              </w:rPr>
            </w:pPr>
            <w:del w:id="1587" w:author="thaodh" w:date="2013-04-11T11:45:00Z">
              <w:r w:rsidRPr="000D2AEF" w:rsidDel="006B2165">
                <w:rPr>
                  <w:rFonts w:cs="Arial"/>
                  <w:color w:val="000000"/>
                  <w:sz w:val="20"/>
                  <w:szCs w:val="20"/>
                  <w:lang w:bidi="he-IL"/>
                </w:rPr>
                <w:delText xml:space="preserve">          ONE-SLU-NOTIF-HS22-SINGLE</w:delText>
              </w:r>
            </w:del>
          </w:p>
        </w:tc>
        <w:tc>
          <w:tcPr>
            <w:tcW w:w="2534"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588" w:author="thaodh" w:date="2013-04-11T11:45:00Z"/>
                <w:rFonts w:cs="Arial"/>
                <w:color w:val="000000"/>
                <w:sz w:val="20"/>
                <w:szCs w:val="20"/>
                <w:lang w:bidi="he-IL"/>
              </w:rPr>
            </w:pPr>
            <w:del w:id="1589" w:author="thaodh" w:date="2013-04-11T11:45:00Z">
              <w:r w:rsidRPr="000D2AEF" w:rsidDel="006B2165">
                <w:rPr>
                  <w:rFonts w:cs="Arial"/>
                  <w:color w:val="000000"/>
                  <w:sz w:val="20"/>
                  <w:szCs w:val="20"/>
                  <w:lang w:bidi="he-IL"/>
                </w:rPr>
                <w:delText>SLU-NOTIF-SINGLE-HS22</w:delText>
              </w:r>
            </w:del>
          </w:p>
        </w:tc>
        <w:tc>
          <w:tcPr>
            <w:tcW w:w="405"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590" w:author="thaodh" w:date="2013-04-11T11:45:00Z"/>
                <w:rFonts w:cs="Arial"/>
                <w:color w:val="000000"/>
                <w:sz w:val="20"/>
                <w:szCs w:val="20"/>
                <w:lang w:bidi="he-IL"/>
              </w:rPr>
            </w:pPr>
            <w:del w:id="1591" w:author="thaodh" w:date="2013-04-11T11:45:00Z">
              <w:r w:rsidRPr="000D2AEF" w:rsidDel="006B2165">
                <w:rPr>
                  <w:rFonts w:cs="Arial"/>
                  <w:color w:val="000000"/>
                  <w:sz w:val="20"/>
                  <w:szCs w:val="20"/>
                  <w:lang w:bidi="he-IL"/>
                </w:rPr>
                <w:delText>2</w:delText>
              </w:r>
            </w:del>
          </w:p>
        </w:tc>
      </w:tr>
      <w:tr w:rsidR="000D2AEF" w:rsidRPr="000D2AEF" w:rsidDel="006B2165" w:rsidTr="000D2AEF">
        <w:trPr>
          <w:trHeight w:val="255"/>
          <w:del w:id="1592" w:author="thaodh" w:date="2013-04-11T11:45:00Z"/>
        </w:trPr>
        <w:tc>
          <w:tcPr>
            <w:tcW w:w="2061" w:type="pct"/>
            <w:tcBorders>
              <w:top w:val="nil"/>
              <w:left w:val="single" w:sz="4" w:space="0" w:color="000000"/>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593" w:author="thaodh" w:date="2013-04-11T11:45:00Z"/>
                <w:rFonts w:cs="Arial"/>
                <w:b/>
                <w:bCs/>
                <w:color w:val="000000"/>
                <w:sz w:val="20"/>
                <w:szCs w:val="20"/>
                <w:lang w:bidi="he-IL"/>
              </w:rPr>
            </w:pPr>
            <w:del w:id="1594" w:author="thaodh" w:date="2013-04-11T11:45:00Z">
              <w:r w:rsidRPr="000D2AEF" w:rsidDel="006B2165">
                <w:rPr>
                  <w:rFonts w:cs="Arial"/>
                  <w:b/>
                  <w:bCs/>
                  <w:color w:val="000000"/>
                  <w:sz w:val="20"/>
                  <w:szCs w:val="20"/>
                  <w:lang w:bidi="he-IL"/>
                </w:rPr>
                <w:delText xml:space="preserve">         Content/ Data/ Packet Network Interfaces</w:delText>
              </w:r>
            </w:del>
          </w:p>
        </w:tc>
        <w:tc>
          <w:tcPr>
            <w:tcW w:w="2534" w:type="pct"/>
            <w:tcBorders>
              <w:top w:val="nil"/>
              <w:left w:val="nil"/>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595" w:author="thaodh" w:date="2013-04-11T11:45:00Z"/>
                <w:rFonts w:cs="Arial"/>
                <w:b/>
                <w:bCs/>
                <w:color w:val="000000"/>
                <w:sz w:val="20"/>
                <w:szCs w:val="20"/>
                <w:lang w:bidi="he-IL"/>
              </w:rPr>
            </w:pPr>
            <w:del w:id="1596" w:author="thaodh" w:date="2013-04-11T11:45:00Z">
              <w:r w:rsidRPr="000D2AEF" w:rsidDel="006B2165">
                <w:rPr>
                  <w:rFonts w:cs="Arial"/>
                  <w:b/>
                  <w:bCs/>
                  <w:color w:val="000000"/>
                  <w:sz w:val="20"/>
                  <w:szCs w:val="20"/>
                  <w:lang w:bidi="he-IL"/>
                </w:rPr>
                <w:delText> </w:delText>
              </w:r>
            </w:del>
          </w:p>
        </w:tc>
        <w:tc>
          <w:tcPr>
            <w:tcW w:w="405" w:type="pct"/>
            <w:tcBorders>
              <w:top w:val="nil"/>
              <w:left w:val="nil"/>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597" w:author="thaodh" w:date="2013-04-11T11:45:00Z"/>
                <w:rFonts w:cs="Arial"/>
                <w:b/>
                <w:bCs/>
                <w:color w:val="000000"/>
                <w:sz w:val="20"/>
                <w:szCs w:val="20"/>
                <w:lang w:bidi="he-IL"/>
              </w:rPr>
            </w:pPr>
            <w:del w:id="1598" w:author="thaodh" w:date="2013-04-11T11:45:00Z">
              <w:r w:rsidRPr="000D2AEF" w:rsidDel="006B2165">
                <w:rPr>
                  <w:rFonts w:cs="Arial"/>
                  <w:b/>
                  <w:bCs/>
                  <w:color w:val="000000"/>
                  <w:sz w:val="20"/>
                  <w:szCs w:val="20"/>
                  <w:lang w:bidi="he-IL"/>
                </w:rPr>
                <w:delText> </w:delText>
              </w:r>
            </w:del>
          </w:p>
        </w:tc>
      </w:tr>
      <w:tr w:rsidR="000D2AEF" w:rsidRPr="000D2AEF" w:rsidDel="006B2165" w:rsidTr="000D2AEF">
        <w:trPr>
          <w:trHeight w:val="255"/>
          <w:del w:id="1599" w:author="thaodh" w:date="2013-04-11T11:45:00Z"/>
        </w:trPr>
        <w:tc>
          <w:tcPr>
            <w:tcW w:w="2061" w:type="pct"/>
            <w:tcBorders>
              <w:top w:val="nil"/>
              <w:left w:val="single" w:sz="4" w:space="0" w:color="000000"/>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600" w:author="thaodh" w:date="2013-04-11T11:45:00Z"/>
                <w:rFonts w:cs="Arial"/>
                <w:color w:val="000000"/>
                <w:sz w:val="20"/>
                <w:szCs w:val="20"/>
                <w:lang w:bidi="he-IL"/>
              </w:rPr>
            </w:pPr>
            <w:del w:id="1601" w:author="thaodh" w:date="2013-04-11T11:45:00Z">
              <w:r w:rsidRPr="000D2AEF" w:rsidDel="006B2165">
                <w:rPr>
                  <w:rFonts w:cs="Arial"/>
                  <w:color w:val="000000"/>
                  <w:sz w:val="20"/>
                  <w:szCs w:val="20"/>
                  <w:lang w:bidi="he-IL"/>
                </w:rPr>
                <w:delText xml:space="preserve">          ONE-DGU-HS22-SINGLE</w:delText>
              </w:r>
            </w:del>
          </w:p>
        </w:tc>
        <w:tc>
          <w:tcPr>
            <w:tcW w:w="2534"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602" w:author="thaodh" w:date="2013-04-11T11:45:00Z"/>
                <w:rFonts w:cs="Arial"/>
                <w:color w:val="000000"/>
                <w:sz w:val="20"/>
                <w:szCs w:val="20"/>
                <w:lang w:bidi="he-IL"/>
              </w:rPr>
            </w:pPr>
            <w:del w:id="1603" w:author="thaodh" w:date="2013-04-11T11:45:00Z">
              <w:r w:rsidRPr="000D2AEF" w:rsidDel="006B2165">
                <w:rPr>
                  <w:rFonts w:cs="Arial"/>
                  <w:color w:val="000000"/>
                  <w:sz w:val="20"/>
                  <w:szCs w:val="20"/>
                  <w:lang w:bidi="he-IL"/>
                </w:rPr>
                <w:delText>DGU-SINGLE-HS22</w:delText>
              </w:r>
            </w:del>
          </w:p>
        </w:tc>
        <w:tc>
          <w:tcPr>
            <w:tcW w:w="405"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604" w:author="thaodh" w:date="2013-04-11T11:45:00Z"/>
                <w:rFonts w:cs="Arial"/>
                <w:color w:val="000000"/>
                <w:sz w:val="20"/>
                <w:szCs w:val="20"/>
                <w:lang w:bidi="he-IL"/>
              </w:rPr>
            </w:pPr>
            <w:del w:id="1605" w:author="thaodh" w:date="2013-04-11T11:45:00Z">
              <w:r w:rsidRPr="000D2AEF" w:rsidDel="006B2165">
                <w:rPr>
                  <w:rFonts w:cs="Arial"/>
                  <w:color w:val="000000"/>
                  <w:sz w:val="20"/>
                  <w:szCs w:val="20"/>
                  <w:lang w:bidi="he-IL"/>
                </w:rPr>
                <w:delText>2</w:delText>
              </w:r>
            </w:del>
          </w:p>
        </w:tc>
      </w:tr>
      <w:tr w:rsidR="000D2AEF" w:rsidRPr="000D2AEF" w:rsidDel="006B2165" w:rsidTr="000D2AEF">
        <w:trPr>
          <w:trHeight w:val="255"/>
          <w:del w:id="1606" w:author="thaodh" w:date="2013-04-11T11:45:00Z"/>
        </w:trPr>
        <w:tc>
          <w:tcPr>
            <w:tcW w:w="2061" w:type="pct"/>
            <w:tcBorders>
              <w:top w:val="nil"/>
              <w:left w:val="single" w:sz="4" w:space="0" w:color="000000"/>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607" w:author="thaodh" w:date="2013-04-11T11:45:00Z"/>
                <w:rFonts w:cs="Arial"/>
                <w:color w:val="000000"/>
                <w:sz w:val="20"/>
                <w:szCs w:val="20"/>
                <w:lang w:bidi="he-IL"/>
              </w:rPr>
            </w:pPr>
            <w:del w:id="1608" w:author="thaodh" w:date="2013-04-11T11:45:00Z">
              <w:r w:rsidRPr="000D2AEF" w:rsidDel="006B2165">
                <w:rPr>
                  <w:rFonts w:cs="Arial"/>
                  <w:color w:val="000000"/>
                  <w:sz w:val="20"/>
                  <w:szCs w:val="20"/>
                  <w:lang w:bidi="he-IL"/>
                </w:rPr>
                <w:delText xml:space="preserve">          ONE-DSLU-HS22-SINGLE</w:delText>
              </w:r>
            </w:del>
          </w:p>
        </w:tc>
        <w:tc>
          <w:tcPr>
            <w:tcW w:w="2534"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609" w:author="thaodh" w:date="2013-04-11T11:45:00Z"/>
                <w:rFonts w:cs="Arial"/>
                <w:color w:val="000000"/>
                <w:sz w:val="20"/>
                <w:szCs w:val="20"/>
                <w:lang w:bidi="he-IL"/>
              </w:rPr>
            </w:pPr>
            <w:del w:id="1610" w:author="thaodh" w:date="2013-04-11T11:45:00Z">
              <w:r w:rsidRPr="000D2AEF" w:rsidDel="006B2165">
                <w:rPr>
                  <w:rFonts w:cs="Arial"/>
                  <w:color w:val="000000"/>
                  <w:sz w:val="20"/>
                  <w:szCs w:val="20"/>
                  <w:lang w:bidi="he-IL"/>
                </w:rPr>
                <w:delText>DSLU-SINGLE-HS22</w:delText>
              </w:r>
            </w:del>
          </w:p>
        </w:tc>
        <w:tc>
          <w:tcPr>
            <w:tcW w:w="405"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611" w:author="thaodh" w:date="2013-04-11T11:45:00Z"/>
                <w:rFonts w:cs="Arial"/>
                <w:color w:val="000000"/>
                <w:sz w:val="20"/>
                <w:szCs w:val="20"/>
                <w:lang w:bidi="he-IL"/>
              </w:rPr>
            </w:pPr>
            <w:del w:id="1612" w:author="thaodh" w:date="2013-04-11T11:45:00Z">
              <w:r w:rsidRPr="000D2AEF" w:rsidDel="006B2165">
                <w:rPr>
                  <w:rFonts w:cs="Arial"/>
                  <w:color w:val="000000"/>
                  <w:sz w:val="20"/>
                  <w:szCs w:val="20"/>
                  <w:lang w:bidi="he-IL"/>
                </w:rPr>
                <w:delText>5</w:delText>
              </w:r>
            </w:del>
          </w:p>
        </w:tc>
      </w:tr>
      <w:tr w:rsidR="000D2AEF" w:rsidRPr="000D2AEF" w:rsidDel="006B2165" w:rsidTr="000D2AEF">
        <w:trPr>
          <w:trHeight w:val="255"/>
          <w:del w:id="1613" w:author="thaodh" w:date="2013-04-11T11:45:00Z"/>
        </w:trPr>
        <w:tc>
          <w:tcPr>
            <w:tcW w:w="2061" w:type="pct"/>
            <w:tcBorders>
              <w:top w:val="nil"/>
              <w:left w:val="single" w:sz="4" w:space="0" w:color="000000"/>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614" w:author="thaodh" w:date="2013-04-11T11:45:00Z"/>
                <w:rFonts w:cs="Arial"/>
                <w:color w:val="000000"/>
                <w:sz w:val="20"/>
                <w:szCs w:val="20"/>
                <w:lang w:bidi="he-IL"/>
              </w:rPr>
            </w:pPr>
            <w:del w:id="1615" w:author="thaodh" w:date="2013-04-11T11:45:00Z">
              <w:r w:rsidRPr="000D2AEF" w:rsidDel="006B2165">
                <w:rPr>
                  <w:rFonts w:cs="Arial"/>
                  <w:color w:val="000000"/>
                  <w:sz w:val="20"/>
                  <w:szCs w:val="20"/>
                  <w:lang w:bidi="he-IL"/>
                </w:rPr>
                <w:delText xml:space="preserve">          ONE-SLU-ECI-HS22_SINGLE</w:delText>
              </w:r>
            </w:del>
          </w:p>
        </w:tc>
        <w:tc>
          <w:tcPr>
            <w:tcW w:w="2534"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616" w:author="thaodh" w:date="2013-04-11T11:45:00Z"/>
                <w:rFonts w:cs="Arial"/>
                <w:color w:val="000000"/>
                <w:sz w:val="20"/>
                <w:szCs w:val="20"/>
                <w:lang w:bidi="he-IL"/>
              </w:rPr>
            </w:pPr>
            <w:del w:id="1617" w:author="thaodh" w:date="2013-04-11T11:45:00Z">
              <w:r w:rsidRPr="000D2AEF" w:rsidDel="006B2165">
                <w:rPr>
                  <w:rFonts w:cs="Arial"/>
                  <w:color w:val="000000"/>
                  <w:sz w:val="20"/>
                  <w:szCs w:val="20"/>
                  <w:lang w:bidi="he-IL"/>
                </w:rPr>
                <w:delText>SLU-ECI-SINGLE-HS22</w:delText>
              </w:r>
            </w:del>
          </w:p>
        </w:tc>
        <w:tc>
          <w:tcPr>
            <w:tcW w:w="405"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618" w:author="thaodh" w:date="2013-04-11T11:45:00Z"/>
                <w:rFonts w:cs="Arial"/>
                <w:color w:val="000000"/>
                <w:sz w:val="20"/>
                <w:szCs w:val="20"/>
                <w:lang w:bidi="he-IL"/>
              </w:rPr>
            </w:pPr>
            <w:del w:id="1619" w:author="thaodh" w:date="2013-04-11T11:45:00Z">
              <w:r w:rsidRPr="000D2AEF" w:rsidDel="006B2165">
                <w:rPr>
                  <w:rFonts w:cs="Arial"/>
                  <w:color w:val="000000"/>
                  <w:sz w:val="20"/>
                  <w:szCs w:val="20"/>
                  <w:lang w:bidi="he-IL"/>
                </w:rPr>
                <w:delText>2</w:delText>
              </w:r>
            </w:del>
          </w:p>
        </w:tc>
      </w:tr>
      <w:tr w:rsidR="000D2AEF" w:rsidRPr="000D2AEF" w:rsidDel="006B2165" w:rsidTr="000D2AEF">
        <w:trPr>
          <w:trHeight w:val="255"/>
          <w:del w:id="1620" w:author="thaodh" w:date="2013-04-11T11:45:00Z"/>
        </w:trPr>
        <w:tc>
          <w:tcPr>
            <w:tcW w:w="2061" w:type="pct"/>
            <w:tcBorders>
              <w:top w:val="nil"/>
              <w:left w:val="single" w:sz="4" w:space="0" w:color="000000"/>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621" w:author="thaodh" w:date="2013-04-11T11:45:00Z"/>
                <w:rFonts w:cs="Arial"/>
                <w:color w:val="000000"/>
                <w:sz w:val="20"/>
                <w:szCs w:val="20"/>
                <w:lang w:bidi="he-IL"/>
              </w:rPr>
            </w:pPr>
            <w:del w:id="1622" w:author="thaodh" w:date="2013-04-11T11:45:00Z">
              <w:r w:rsidRPr="000D2AEF" w:rsidDel="006B2165">
                <w:rPr>
                  <w:rFonts w:cs="Arial"/>
                  <w:color w:val="000000"/>
                  <w:sz w:val="20"/>
                  <w:szCs w:val="20"/>
                  <w:lang w:bidi="he-IL"/>
                </w:rPr>
                <w:delText xml:space="preserve">          ONE-HSBU-DMZ-3560-DC</w:delText>
              </w:r>
            </w:del>
          </w:p>
        </w:tc>
        <w:tc>
          <w:tcPr>
            <w:tcW w:w="2534"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623" w:author="thaodh" w:date="2013-04-11T11:45:00Z"/>
                <w:rFonts w:cs="Arial"/>
                <w:color w:val="000000"/>
                <w:sz w:val="20"/>
                <w:szCs w:val="20"/>
                <w:lang w:bidi="he-IL"/>
              </w:rPr>
            </w:pPr>
            <w:del w:id="1624" w:author="thaodh" w:date="2013-04-11T11:45:00Z">
              <w:r w:rsidRPr="000D2AEF" w:rsidDel="006B2165">
                <w:rPr>
                  <w:rFonts w:cs="Arial"/>
                  <w:color w:val="000000"/>
                  <w:sz w:val="20"/>
                  <w:szCs w:val="20"/>
                  <w:lang w:bidi="he-IL"/>
                </w:rPr>
                <w:delText>HSBU-RED-DMZ-3560-DC</w:delText>
              </w:r>
            </w:del>
          </w:p>
        </w:tc>
        <w:tc>
          <w:tcPr>
            <w:tcW w:w="405"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625" w:author="thaodh" w:date="2013-04-11T11:45:00Z"/>
                <w:rFonts w:cs="Arial"/>
                <w:color w:val="000000"/>
                <w:sz w:val="20"/>
                <w:szCs w:val="20"/>
                <w:lang w:bidi="he-IL"/>
              </w:rPr>
            </w:pPr>
            <w:del w:id="1626" w:author="thaodh" w:date="2013-04-11T11:45:00Z">
              <w:r w:rsidRPr="000D2AEF" w:rsidDel="006B2165">
                <w:rPr>
                  <w:rFonts w:cs="Arial"/>
                  <w:color w:val="000000"/>
                  <w:sz w:val="20"/>
                  <w:szCs w:val="20"/>
                  <w:lang w:bidi="he-IL"/>
                </w:rPr>
                <w:delText>1</w:delText>
              </w:r>
            </w:del>
          </w:p>
        </w:tc>
      </w:tr>
      <w:tr w:rsidR="000D2AEF" w:rsidRPr="000D2AEF" w:rsidDel="006B2165" w:rsidTr="000D2AEF">
        <w:trPr>
          <w:trHeight w:val="255"/>
          <w:del w:id="1627" w:author="thaodh" w:date="2013-04-11T11:45:00Z"/>
        </w:trPr>
        <w:tc>
          <w:tcPr>
            <w:tcW w:w="2061" w:type="pct"/>
            <w:tcBorders>
              <w:top w:val="nil"/>
              <w:left w:val="single" w:sz="4" w:space="0" w:color="000000"/>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628" w:author="thaodh" w:date="2013-04-11T11:45:00Z"/>
                <w:rFonts w:cs="Arial"/>
                <w:b/>
                <w:bCs/>
                <w:color w:val="000000"/>
                <w:sz w:val="20"/>
                <w:szCs w:val="20"/>
                <w:lang w:bidi="he-IL"/>
              </w:rPr>
            </w:pPr>
            <w:del w:id="1629" w:author="thaodh" w:date="2013-04-11T11:45:00Z">
              <w:r w:rsidRPr="000D2AEF" w:rsidDel="006B2165">
                <w:rPr>
                  <w:rFonts w:cs="Arial"/>
                  <w:b/>
                  <w:bCs/>
                  <w:color w:val="000000"/>
                  <w:sz w:val="20"/>
                  <w:szCs w:val="20"/>
                  <w:lang w:bidi="he-IL"/>
                </w:rPr>
                <w:delText xml:space="preserve">         Offline Rating</w:delText>
              </w:r>
            </w:del>
          </w:p>
        </w:tc>
        <w:tc>
          <w:tcPr>
            <w:tcW w:w="2534" w:type="pct"/>
            <w:tcBorders>
              <w:top w:val="nil"/>
              <w:left w:val="nil"/>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630" w:author="thaodh" w:date="2013-04-11T11:45:00Z"/>
                <w:rFonts w:cs="Arial"/>
                <w:b/>
                <w:bCs/>
                <w:color w:val="000000"/>
                <w:sz w:val="20"/>
                <w:szCs w:val="20"/>
                <w:lang w:bidi="he-IL"/>
              </w:rPr>
            </w:pPr>
            <w:del w:id="1631" w:author="thaodh" w:date="2013-04-11T11:45:00Z">
              <w:r w:rsidRPr="000D2AEF" w:rsidDel="006B2165">
                <w:rPr>
                  <w:rFonts w:cs="Arial"/>
                  <w:b/>
                  <w:bCs/>
                  <w:color w:val="000000"/>
                  <w:sz w:val="20"/>
                  <w:szCs w:val="20"/>
                  <w:lang w:bidi="he-IL"/>
                </w:rPr>
                <w:delText> </w:delText>
              </w:r>
            </w:del>
          </w:p>
        </w:tc>
        <w:tc>
          <w:tcPr>
            <w:tcW w:w="405" w:type="pct"/>
            <w:tcBorders>
              <w:top w:val="nil"/>
              <w:left w:val="nil"/>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632" w:author="thaodh" w:date="2013-04-11T11:45:00Z"/>
                <w:rFonts w:cs="Arial"/>
                <w:b/>
                <w:bCs/>
                <w:color w:val="000000"/>
                <w:sz w:val="20"/>
                <w:szCs w:val="20"/>
                <w:lang w:bidi="he-IL"/>
              </w:rPr>
            </w:pPr>
            <w:del w:id="1633" w:author="thaodh" w:date="2013-04-11T11:45:00Z">
              <w:r w:rsidRPr="000D2AEF" w:rsidDel="006B2165">
                <w:rPr>
                  <w:rFonts w:cs="Arial"/>
                  <w:b/>
                  <w:bCs/>
                  <w:color w:val="000000"/>
                  <w:sz w:val="20"/>
                  <w:szCs w:val="20"/>
                  <w:lang w:bidi="he-IL"/>
                </w:rPr>
                <w:delText> </w:delText>
              </w:r>
            </w:del>
          </w:p>
        </w:tc>
      </w:tr>
      <w:tr w:rsidR="000D2AEF" w:rsidRPr="000D2AEF" w:rsidDel="006B2165" w:rsidTr="000D2AEF">
        <w:trPr>
          <w:trHeight w:val="255"/>
          <w:del w:id="1634" w:author="thaodh" w:date="2013-04-11T11:45:00Z"/>
        </w:trPr>
        <w:tc>
          <w:tcPr>
            <w:tcW w:w="2061" w:type="pct"/>
            <w:tcBorders>
              <w:top w:val="nil"/>
              <w:left w:val="single" w:sz="4" w:space="0" w:color="000000"/>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635" w:author="thaodh" w:date="2013-04-11T11:45:00Z"/>
                <w:rFonts w:cs="Arial"/>
                <w:color w:val="000000"/>
                <w:sz w:val="20"/>
                <w:szCs w:val="20"/>
                <w:lang w:bidi="he-IL"/>
              </w:rPr>
            </w:pPr>
            <w:del w:id="1636" w:author="thaodh" w:date="2013-04-11T11:45:00Z">
              <w:r w:rsidRPr="000D2AEF" w:rsidDel="006B2165">
                <w:rPr>
                  <w:rFonts w:cs="Arial"/>
                  <w:color w:val="000000"/>
                  <w:sz w:val="20"/>
                  <w:szCs w:val="20"/>
                  <w:lang w:bidi="he-IL"/>
                </w:rPr>
                <w:delText xml:space="preserve">          ONE-SLU-URP-HS22-SINGLE</w:delText>
              </w:r>
            </w:del>
          </w:p>
        </w:tc>
        <w:tc>
          <w:tcPr>
            <w:tcW w:w="2534"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637" w:author="thaodh" w:date="2013-04-11T11:45:00Z"/>
                <w:rFonts w:cs="Arial"/>
                <w:color w:val="000000"/>
                <w:sz w:val="20"/>
                <w:szCs w:val="20"/>
                <w:lang w:bidi="he-IL"/>
              </w:rPr>
            </w:pPr>
            <w:del w:id="1638" w:author="thaodh" w:date="2013-04-11T11:45:00Z">
              <w:r w:rsidRPr="000D2AEF" w:rsidDel="006B2165">
                <w:rPr>
                  <w:rFonts w:cs="Arial"/>
                  <w:color w:val="000000"/>
                  <w:sz w:val="20"/>
                  <w:szCs w:val="20"/>
                  <w:lang w:bidi="he-IL"/>
                </w:rPr>
                <w:delText>SLU-URP-SINGLE-HS22</w:delText>
              </w:r>
            </w:del>
          </w:p>
        </w:tc>
        <w:tc>
          <w:tcPr>
            <w:tcW w:w="405"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639" w:author="thaodh" w:date="2013-04-11T11:45:00Z"/>
                <w:rFonts w:cs="Arial"/>
                <w:color w:val="000000"/>
                <w:sz w:val="20"/>
                <w:szCs w:val="20"/>
                <w:lang w:bidi="he-IL"/>
              </w:rPr>
            </w:pPr>
            <w:del w:id="1640" w:author="thaodh" w:date="2013-04-11T11:45:00Z">
              <w:r w:rsidRPr="000D2AEF" w:rsidDel="006B2165">
                <w:rPr>
                  <w:rFonts w:cs="Arial"/>
                  <w:color w:val="000000"/>
                  <w:sz w:val="20"/>
                  <w:szCs w:val="20"/>
                  <w:lang w:bidi="he-IL"/>
                </w:rPr>
                <w:delText>2</w:delText>
              </w:r>
            </w:del>
          </w:p>
        </w:tc>
      </w:tr>
      <w:tr w:rsidR="000D2AEF" w:rsidRPr="000D2AEF" w:rsidDel="006B2165" w:rsidTr="000D2AEF">
        <w:trPr>
          <w:trHeight w:val="255"/>
          <w:del w:id="1641" w:author="thaodh" w:date="2013-04-11T11:45:00Z"/>
        </w:trPr>
        <w:tc>
          <w:tcPr>
            <w:tcW w:w="2061" w:type="pct"/>
            <w:tcBorders>
              <w:top w:val="nil"/>
              <w:left w:val="single" w:sz="4" w:space="0" w:color="000000"/>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642" w:author="thaodh" w:date="2013-04-11T11:45:00Z"/>
                <w:rFonts w:cs="Arial"/>
                <w:b/>
                <w:bCs/>
                <w:color w:val="000000"/>
                <w:sz w:val="20"/>
                <w:szCs w:val="20"/>
                <w:lang w:bidi="he-IL"/>
              </w:rPr>
            </w:pPr>
            <w:del w:id="1643" w:author="thaodh" w:date="2013-04-11T11:45:00Z">
              <w:r w:rsidRPr="000D2AEF" w:rsidDel="006B2165">
                <w:rPr>
                  <w:rFonts w:cs="Arial"/>
                  <w:b/>
                  <w:bCs/>
                  <w:color w:val="000000"/>
                  <w:sz w:val="20"/>
                  <w:szCs w:val="20"/>
                  <w:lang w:bidi="he-IL"/>
                </w:rPr>
                <w:delText xml:space="preserve">         Customer and Order Management</w:delText>
              </w:r>
            </w:del>
          </w:p>
        </w:tc>
        <w:tc>
          <w:tcPr>
            <w:tcW w:w="2534" w:type="pct"/>
            <w:tcBorders>
              <w:top w:val="nil"/>
              <w:left w:val="nil"/>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644" w:author="thaodh" w:date="2013-04-11T11:45:00Z"/>
                <w:rFonts w:cs="Arial"/>
                <w:b/>
                <w:bCs/>
                <w:color w:val="000000"/>
                <w:sz w:val="20"/>
                <w:szCs w:val="20"/>
                <w:lang w:bidi="he-IL"/>
              </w:rPr>
            </w:pPr>
            <w:del w:id="1645" w:author="thaodh" w:date="2013-04-11T11:45:00Z">
              <w:r w:rsidRPr="000D2AEF" w:rsidDel="006B2165">
                <w:rPr>
                  <w:rFonts w:cs="Arial"/>
                  <w:b/>
                  <w:bCs/>
                  <w:color w:val="000000"/>
                  <w:sz w:val="20"/>
                  <w:szCs w:val="20"/>
                  <w:lang w:bidi="he-IL"/>
                </w:rPr>
                <w:delText> </w:delText>
              </w:r>
            </w:del>
          </w:p>
        </w:tc>
        <w:tc>
          <w:tcPr>
            <w:tcW w:w="405" w:type="pct"/>
            <w:tcBorders>
              <w:top w:val="nil"/>
              <w:left w:val="nil"/>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646" w:author="thaodh" w:date="2013-04-11T11:45:00Z"/>
                <w:rFonts w:cs="Arial"/>
                <w:b/>
                <w:bCs/>
                <w:color w:val="000000"/>
                <w:sz w:val="20"/>
                <w:szCs w:val="20"/>
                <w:lang w:bidi="he-IL"/>
              </w:rPr>
            </w:pPr>
            <w:del w:id="1647" w:author="thaodh" w:date="2013-04-11T11:45:00Z">
              <w:r w:rsidRPr="000D2AEF" w:rsidDel="006B2165">
                <w:rPr>
                  <w:rFonts w:cs="Arial"/>
                  <w:b/>
                  <w:bCs/>
                  <w:color w:val="000000"/>
                  <w:sz w:val="20"/>
                  <w:szCs w:val="20"/>
                  <w:lang w:bidi="he-IL"/>
                </w:rPr>
                <w:delText> </w:delText>
              </w:r>
            </w:del>
          </w:p>
        </w:tc>
      </w:tr>
      <w:tr w:rsidR="000D2AEF" w:rsidRPr="000D2AEF" w:rsidDel="006B2165" w:rsidTr="000D2AEF">
        <w:trPr>
          <w:trHeight w:val="255"/>
          <w:del w:id="1648" w:author="thaodh" w:date="2013-04-11T11:45:00Z"/>
        </w:trPr>
        <w:tc>
          <w:tcPr>
            <w:tcW w:w="2061" w:type="pct"/>
            <w:tcBorders>
              <w:top w:val="nil"/>
              <w:left w:val="single" w:sz="4" w:space="0" w:color="000000"/>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649" w:author="thaodh" w:date="2013-04-11T11:45:00Z"/>
                <w:rFonts w:cs="Arial"/>
                <w:color w:val="000000"/>
                <w:sz w:val="20"/>
                <w:szCs w:val="20"/>
                <w:lang w:bidi="he-IL"/>
              </w:rPr>
            </w:pPr>
            <w:del w:id="1650" w:author="thaodh" w:date="2013-04-11T11:45:00Z">
              <w:r w:rsidRPr="000D2AEF" w:rsidDel="006B2165">
                <w:rPr>
                  <w:rFonts w:cs="Arial"/>
                  <w:color w:val="000000"/>
                  <w:sz w:val="20"/>
                  <w:szCs w:val="20"/>
                  <w:lang w:bidi="he-IL"/>
                </w:rPr>
                <w:delText xml:space="preserve">          ONE-API-HS22-SINGLE</w:delText>
              </w:r>
            </w:del>
          </w:p>
        </w:tc>
        <w:tc>
          <w:tcPr>
            <w:tcW w:w="2534"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651" w:author="thaodh" w:date="2013-04-11T11:45:00Z"/>
                <w:rFonts w:cs="Arial"/>
                <w:color w:val="000000"/>
                <w:sz w:val="20"/>
                <w:szCs w:val="20"/>
                <w:lang w:bidi="he-IL"/>
              </w:rPr>
            </w:pPr>
            <w:del w:id="1652" w:author="thaodh" w:date="2013-04-11T11:45:00Z">
              <w:r w:rsidRPr="000D2AEF" w:rsidDel="006B2165">
                <w:rPr>
                  <w:rFonts w:cs="Arial"/>
                  <w:color w:val="000000"/>
                  <w:sz w:val="20"/>
                  <w:szCs w:val="20"/>
                  <w:lang w:bidi="he-IL"/>
                </w:rPr>
                <w:delText>S-API-SINGLE-HS22</w:delText>
              </w:r>
            </w:del>
          </w:p>
        </w:tc>
        <w:tc>
          <w:tcPr>
            <w:tcW w:w="405"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653" w:author="thaodh" w:date="2013-04-11T11:45:00Z"/>
                <w:rFonts w:cs="Arial"/>
                <w:color w:val="000000"/>
                <w:sz w:val="20"/>
                <w:szCs w:val="20"/>
                <w:lang w:bidi="he-IL"/>
              </w:rPr>
            </w:pPr>
            <w:del w:id="1654" w:author="thaodh" w:date="2013-04-11T11:45:00Z">
              <w:r w:rsidRPr="000D2AEF" w:rsidDel="006B2165">
                <w:rPr>
                  <w:rFonts w:cs="Arial"/>
                  <w:color w:val="000000"/>
                  <w:sz w:val="20"/>
                  <w:szCs w:val="20"/>
                  <w:lang w:bidi="he-IL"/>
                </w:rPr>
                <w:delText>2</w:delText>
              </w:r>
            </w:del>
          </w:p>
        </w:tc>
      </w:tr>
      <w:tr w:rsidR="000D2AEF" w:rsidRPr="000D2AEF" w:rsidDel="006B2165" w:rsidTr="000D2AEF">
        <w:trPr>
          <w:trHeight w:val="255"/>
          <w:del w:id="1655" w:author="thaodh" w:date="2013-04-11T11:45:00Z"/>
        </w:trPr>
        <w:tc>
          <w:tcPr>
            <w:tcW w:w="2061" w:type="pct"/>
            <w:tcBorders>
              <w:top w:val="nil"/>
              <w:left w:val="single" w:sz="4" w:space="0" w:color="000000"/>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656" w:author="thaodh" w:date="2013-04-11T11:45:00Z"/>
                <w:rFonts w:cs="Arial"/>
                <w:color w:val="000000"/>
                <w:sz w:val="20"/>
                <w:szCs w:val="20"/>
                <w:lang w:bidi="he-IL"/>
              </w:rPr>
            </w:pPr>
            <w:del w:id="1657" w:author="thaodh" w:date="2013-04-11T11:45:00Z">
              <w:r w:rsidRPr="000D2AEF" w:rsidDel="006B2165">
                <w:rPr>
                  <w:rFonts w:cs="Arial"/>
                  <w:color w:val="000000"/>
                  <w:sz w:val="20"/>
                  <w:szCs w:val="20"/>
                  <w:lang w:bidi="he-IL"/>
                </w:rPr>
                <w:delText xml:space="preserve">          ONE-ASYNC-BATCH-SIG</w:delText>
              </w:r>
            </w:del>
          </w:p>
        </w:tc>
        <w:tc>
          <w:tcPr>
            <w:tcW w:w="2534"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658" w:author="thaodh" w:date="2013-04-11T11:45:00Z"/>
                <w:rFonts w:cs="Arial"/>
                <w:color w:val="000000"/>
                <w:sz w:val="20"/>
                <w:szCs w:val="20"/>
                <w:lang w:bidi="he-IL"/>
              </w:rPr>
            </w:pPr>
            <w:del w:id="1659" w:author="thaodh" w:date="2013-04-11T11:45:00Z">
              <w:r w:rsidRPr="000D2AEF" w:rsidDel="006B2165">
                <w:rPr>
                  <w:rFonts w:cs="Arial"/>
                  <w:color w:val="000000"/>
                  <w:sz w:val="20"/>
                  <w:szCs w:val="20"/>
                  <w:lang w:bidi="he-IL"/>
                </w:rPr>
                <w:delText>ASYNC-BATCH-SINGLE-HS22</w:delText>
              </w:r>
            </w:del>
          </w:p>
        </w:tc>
        <w:tc>
          <w:tcPr>
            <w:tcW w:w="405"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660" w:author="thaodh" w:date="2013-04-11T11:45:00Z"/>
                <w:rFonts w:cs="Arial"/>
                <w:color w:val="000000"/>
                <w:sz w:val="20"/>
                <w:szCs w:val="20"/>
                <w:lang w:bidi="he-IL"/>
              </w:rPr>
            </w:pPr>
            <w:del w:id="1661" w:author="thaodh" w:date="2013-04-11T11:45:00Z">
              <w:r w:rsidRPr="000D2AEF" w:rsidDel="006B2165">
                <w:rPr>
                  <w:rFonts w:cs="Arial"/>
                  <w:color w:val="000000"/>
                  <w:sz w:val="20"/>
                  <w:szCs w:val="20"/>
                  <w:lang w:bidi="he-IL"/>
                </w:rPr>
                <w:delText>2</w:delText>
              </w:r>
            </w:del>
          </w:p>
        </w:tc>
      </w:tr>
      <w:tr w:rsidR="000D2AEF" w:rsidRPr="000D2AEF" w:rsidDel="006B2165" w:rsidTr="000D2AEF">
        <w:trPr>
          <w:trHeight w:val="255"/>
          <w:del w:id="1662" w:author="thaodh" w:date="2013-04-11T11:45:00Z"/>
        </w:trPr>
        <w:tc>
          <w:tcPr>
            <w:tcW w:w="2061" w:type="pct"/>
            <w:tcBorders>
              <w:top w:val="nil"/>
              <w:left w:val="single" w:sz="4" w:space="0" w:color="000000"/>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663" w:author="thaodh" w:date="2013-04-11T11:45:00Z"/>
                <w:rFonts w:cs="Arial"/>
                <w:color w:val="000000"/>
                <w:sz w:val="20"/>
                <w:szCs w:val="20"/>
                <w:lang w:bidi="he-IL"/>
              </w:rPr>
            </w:pPr>
            <w:del w:id="1664" w:author="thaodh" w:date="2013-04-11T11:45:00Z">
              <w:r w:rsidRPr="000D2AEF" w:rsidDel="006B2165">
                <w:rPr>
                  <w:rFonts w:cs="Arial"/>
                  <w:color w:val="000000"/>
                  <w:sz w:val="20"/>
                  <w:szCs w:val="20"/>
                  <w:lang w:bidi="he-IL"/>
                </w:rPr>
                <w:delText xml:space="preserve">          ONE-ASYNC-JMS-SIG</w:delText>
              </w:r>
            </w:del>
          </w:p>
        </w:tc>
        <w:tc>
          <w:tcPr>
            <w:tcW w:w="2534"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665" w:author="thaodh" w:date="2013-04-11T11:45:00Z"/>
                <w:rFonts w:cs="Arial"/>
                <w:color w:val="000000"/>
                <w:sz w:val="20"/>
                <w:szCs w:val="20"/>
                <w:lang w:bidi="he-IL"/>
              </w:rPr>
            </w:pPr>
            <w:del w:id="1666" w:author="thaodh" w:date="2013-04-11T11:45:00Z">
              <w:r w:rsidRPr="000D2AEF" w:rsidDel="006B2165">
                <w:rPr>
                  <w:rFonts w:cs="Arial"/>
                  <w:color w:val="000000"/>
                  <w:sz w:val="20"/>
                  <w:szCs w:val="20"/>
                  <w:lang w:bidi="he-IL"/>
                </w:rPr>
                <w:delText>ASYNC-JMS-SINGLE-HS22</w:delText>
              </w:r>
            </w:del>
          </w:p>
        </w:tc>
        <w:tc>
          <w:tcPr>
            <w:tcW w:w="405"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667" w:author="thaodh" w:date="2013-04-11T11:45:00Z"/>
                <w:rFonts w:cs="Arial"/>
                <w:color w:val="000000"/>
                <w:sz w:val="20"/>
                <w:szCs w:val="20"/>
                <w:lang w:bidi="he-IL"/>
              </w:rPr>
            </w:pPr>
            <w:del w:id="1668" w:author="thaodh" w:date="2013-04-11T11:45:00Z">
              <w:r w:rsidRPr="000D2AEF" w:rsidDel="006B2165">
                <w:rPr>
                  <w:rFonts w:cs="Arial"/>
                  <w:color w:val="000000"/>
                  <w:sz w:val="20"/>
                  <w:szCs w:val="20"/>
                  <w:lang w:bidi="he-IL"/>
                </w:rPr>
                <w:delText>2</w:delText>
              </w:r>
            </w:del>
          </w:p>
        </w:tc>
      </w:tr>
      <w:tr w:rsidR="000D2AEF" w:rsidRPr="000D2AEF" w:rsidDel="006B2165" w:rsidTr="000D2AEF">
        <w:trPr>
          <w:trHeight w:val="255"/>
          <w:del w:id="1669" w:author="thaodh" w:date="2013-04-11T11:45:00Z"/>
        </w:trPr>
        <w:tc>
          <w:tcPr>
            <w:tcW w:w="2061" w:type="pct"/>
            <w:tcBorders>
              <w:top w:val="nil"/>
              <w:left w:val="single" w:sz="4" w:space="0" w:color="000000"/>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670" w:author="thaodh" w:date="2013-04-11T11:45:00Z"/>
                <w:rFonts w:cs="Arial"/>
                <w:color w:val="000000"/>
                <w:sz w:val="20"/>
                <w:szCs w:val="20"/>
                <w:lang w:bidi="he-IL"/>
              </w:rPr>
            </w:pPr>
            <w:del w:id="1671" w:author="thaodh" w:date="2013-04-11T11:45:00Z">
              <w:r w:rsidRPr="000D2AEF" w:rsidDel="006B2165">
                <w:rPr>
                  <w:rFonts w:cs="Arial"/>
                  <w:color w:val="000000"/>
                  <w:sz w:val="20"/>
                  <w:szCs w:val="20"/>
                  <w:lang w:bidi="he-IL"/>
                </w:rPr>
                <w:delText xml:space="preserve">          ONE-LBA-RED-ODS-DC</w:delText>
              </w:r>
            </w:del>
          </w:p>
        </w:tc>
        <w:tc>
          <w:tcPr>
            <w:tcW w:w="2534"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672" w:author="thaodh" w:date="2013-04-11T11:45:00Z"/>
                <w:rFonts w:cs="Arial"/>
                <w:color w:val="000000"/>
                <w:sz w:val="20"/>
                <w:szCs w:val="20"/>
                <w:lang w:bidi="he-IL"/>
              </w:rPr>
            </w:pPr>
            <w:del w:id="1673" w:author="thaodh" w:date="2013-04-11T11:45:00Z">
              <w:r w:rsidRPr="000D2AEF" w:rsidDel="006B2165">
                <w:rPr>
                  <w:rFonts w:cs="Arial"/>
                  <w:color w:val="000000"/>
                  <w:sz w:val="20"/>
                  <w:szCs w:val="20"/>
                  <w:lang w:bidi="he-IL"/>
                </w:rPr>
                <w:delText>LBA-RED- RW ODS-DC</w:delText>
              </w:r>
            </w:del>
          </w:p>
        </w:tc>
        <w:tc>
          <w:tcPr>
            <w:tcW w:w="405"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674" w:author="thaodh" w:date="2013-04-11T11:45:00Z"/>
                <w:rFonts w:cs="Arial"/>
                <w:color w:val="000000"/>
                <w:sz w:val="20"/>
                <w:szCs w:val="20"/>
                <w:lang w:bidi="he-IL"/>
              </w:rPr>
            </w:pPr>
            <w:del w:id="1675" w:author="thaodh" w:date="2013-04-11T11:45:00Z">
              <w:r w:rsidRPr="000D2AEF" w:rsidDel="006B2165">
                <w:rPr>
                  <w:rFonts w:cs="Arial"/>
                  <w:color w:val="000000"/>
                  <w:sz w:val="20"/>
                  <w:szCs w:val="20"/>
                  <w:lang w:bidi="he-IL"/>
                </w:rPr>
                <w:delText>1</w:delText>
              </w:r>
            </w:del>
          </w:p>
        </w:tc>
      </w:tr>
      <w:tr w:rsidR="000D2AEF" w:rsidRPr="000D2AEF" w:rsidDel="006B2165" w:rsidTr="000D2AEF">
        <w:trPr>
          <w:trHeight w:val="255"/>
          <w:del w:id="1676" w:author="thaodh" w:date="2013-04-11T11:45:00Z"/>
        </w:trPr>
        <w:tc>
          <w:tcPr>
            <w:tcW w:w="2061" w:type="pct"/>
            <w:tcBorders>
              <w:top w:val="nil"/>
              <w:left w:val="single" w:sz="4" w:space="0" w:color="000000"/>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677" w:author="thaodh" w:date="2013-04-11T11:45:00Z"/>
                <w:rFonts w:cs="Arial"/>
                <w:b/>
                <w:bCs/>
                <w:color w:val="000000"/>
                <w:sz w:val="20"/>
                <w:szCs w:val="20"/>
                <w:lang w:bidi="he-IL"/>
              </w:rPr>
            </w:pPr>
            <w:del w:id="1678" w:author="thaodh" w:date="2013-04-11T11:45:00Z">
              <w:r w:rsidRPr="000D2AEF" w:rsidDel="006B2165">
                <w:rPr>
                  <w:rFonts w:cs="Arial"/>
                  <w:b/>
                  <w:bCs/>
                  <w:color w:val="000000"/>
                  <w:sz w:val="20"/>
                  <w:szCs w:val="20"/>
                  <w:lang w:bidi="he-IL"/>
                </w:rPr>
                <w:delText xml:space="preserve">         Rating Database</w:delText>
              </w:r>
            </w:del>
          </w:p>
        </w:tc>
        <w:tc>
          <w:tcPr>
            <w:tcW w:w="2534" w:type="pct"/>
            <w:tcBorders>
              <w:top w:val="nil"/>
              <w:left w:val="nil"/>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679" w:author="thaodh" w:date="2013-04-11T11:45:00Z"/>
                <w:rFonts w:cs="Arial"/>
                <w:b/>
                <w:bCs/>
                <w:color w:val="000000"/>
                <w:sz w:val="20"/>
                <w:szCs w:val="20"/>
                <w:lang w:bidi="he-IL"/>
              </w:rPr>
            </w:pPr>
            <w:del w:id="1680" w:author="thaodh" w:date="2013-04-11T11:45:00Z">
              <w:r w:rsidRPr="000D2AEF" w:rsidDel="006B2165">
                <w:rPr>
                  <w:rFonts w:cs="Arial"/>
                  <w:b/>
                  <w:bCs/>
                  <w:color w:val="000000"/>
                  <w:sz w:val="20"/>
                  <w:szCs w:val="20"/>
                  <w:lang w:bidi="he-IL"/>
                </w:rPr>
                <w:delText> </w:delText>
              </w:r>
            </w:del>
          </w:p>
        </w:tc>
        <w:tc>
          <w:tcPr>
            <w:tcW w:w="405" w:type="pct"/>
            <w:tcBorders>
              <w:top w:val="nil"/>
              <w:left w:val="nil"/>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681" w:author="thaodh" w:date="2013-04-11T11:45:00Z"/>
                <w:rFonts w:cs="Arial"/>
                <w:b/>
                <w:bCs/>
                <w:color w:val="000000"/>
                <w:sz w:val="20"/>
                <w:szCs w:val="20"/>
                <w:lang w:bidi="he-IL"/>
              </w:rPr>
            </w:pPr>
            <w:del w:id="1682" w:author="thaodh" w:date="2013-04-11T11:45:00Z">
              <w:r w:rsidRPr="000D2AEF" w:rsidDel="006B2165">
                <w:rPr>
                  <w:rFonts w:cs="Arial"/>
                  <w:b/>
                  <w:bCs/>
                  <w:color w:val="000000"/>
                  <w:sz w:val="20"/>
                  <w:szCs w:val="20"/>
                  <w:lang w:bidi="he-IL"/>
                </w:rPr>
                <w:delText> </w:delText>
              </w:r>
            </w:del>
          </w:p>
        </w:tc>
      </w:tr>
      <w:tr w:rsidR="000D2AEF" w:rsidRPr="000D2AEF" w:rsidDel="006B2165" w:rsidTr="000D2AEF">
        <w:trPr>
          <w:trHeight w:val="255"/>
          <w:del w:id="1683" w:author="thaodh" w:date="2013-04-11T11:45:00Z"/>
        </w:trPr>
        <w:tc>
          <w:tcPr>
            <w:tcW w:w="2061" w:type="pct"/>
            <w:tcBorders>
              <w:top w:val="nil"/>
              <w:left w:val="single" w:sz="4" w:space="0" w:color="000000"/>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684" w:author="thaodh" w:date="2013-04-11T11:45:00Z"/>
                <w:rFonts w:cs="Arial"/>
                <w:b/>
                <w:bCs/>
                <w:color w:val="000000"/>
                <w:sz w:val="20"/>
                <w:szCs w:val="20"/>
                <w:lang w:bidi="he-IL"/>
              </w:rPr>
            </w:pPr>
            <w:del w:id="1685" w:author="thaodh" w:date="2013-04-11T11:45:00Z">
              <w:r w:rsidRPr="000D2AEF" w:rsidDel="006B2165">
                <w:rPr>
                  <w:rFonts w:cs="Arial"/>
                  <w:b/>
                  <w:bCs/>
                  <w:color w:val="000000"/>
                  <w:sz w:val="20"/>
                  <w:szCs w:val="20"/>
                  <w:lang w:bidi="he-IL"/>
                </w:rPr>
                <w:delText xml:space="preserve">          IBM High-End SDP - SDP 1 (No Partitions)</w:delText>
              </w:r>
            </w:del>
          </w:p>
        </w:tc>
        <w:tc>
          <w:tcPr>
            <w:tcW w:w="2534" w:type="pct"/>
            <w:tcBorders>
              <w:top w:val="nil"/>
              <w:left w:val="nil"/>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686" w:author="thaodh" w:date="2013-04-11T11:45:00Z"/>
                <w:rFonts w:cs="Arial"/>
                <w:b/>
                <w:bCs/>
                <w:color w:val="000000"/>
                <w:sz w:val="20"/>
                <w:szCs w:val="20"/>
                <w:lang w:bidi="he-IL"/>
              </w:rPr>
            </w:pPr>
            <w:del w:id="1687" w:author="thaodh" w:date="2013-04-11T11:45:00Z">
              <w:r w:rsidRPr="000D2AEF" w:rsidDel="006B2165">
                <w:rPr>
                  <w:rFonts w:cs="Arial"/>
                  <w:b/>
                  <w:bCs/>
                  <w:color w:val="000000"/>
                  <w:sz w:val="20"/>
                  <w:szCs w:val="20"/>
                  <w:lang w:bidi="he-IL"/>
                </w:rPr>
                <w:delText> </w:delText>
              </w:r>
            </w:del>
          </w:p>
        </w:tc>
        <w:tc>
          <w:tcPr>
            <w:tcW w:w="405" w:type="pct"/>
            <w:tcBorders>
              <w:top w:val="nil"/>
              <w:left w:val="nil"/>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688" w:author="thaodh" w:date="2013-04-11T11:45:00Z"/>
                <w:rFonts w:cs="Arial"/>
                <w:b/>
                <w:bCs/>
                <w:color w:val="000000"/>
                <w:sz w:val="20"/>
                <w:szCs w:val="20"/>
                <w:lang w:bidi="he-IL"/>
              </w:rPr>
            </w:pPr>
            <w:del w:id="1689" w:author="thaodh" w:date="2013-04-11T11:45:00Z">
              <w:r w:rsidRPr="000D2AEF" w:rsidDel="006B2165">
                <w:rPr>
                  <w:rFonts w:cs="Arial"/>
                  <w:b/>
                  <w:bCs/>
                  <w:color w:val="000000"/>
                  <w:sz w:val="20"/>
                  <w:szCs w:val="20"/>
                  <w:lang w:bidi="he-IL"/>
                </w:rPr>
                <w:delText> </w:delText>
              </w:r>
            </w:del>
          </w:p>
        </w:tc>
      </w:tr>
      <w:tr w:rsidR="000D2AEF" w:rsidRPr="000D2AEF" w:rsidDel="006B2165" w:rsidTr="000D2AEF">
        <w:trPr>
          <w:trHeight w:val="255"/>
          <w:del w:id="1690" w:author="thaodh" w:date="2013-04-11T11:45:00Z"/>
        </w:trPr>
        <w:tc>
          <w:tcPr>
            <w:tcW w:w="2061" w:type="pct"/>
            <w:tcBorders>
              <w:top w:val="nil"/>
              <w:left w:val="single" w:sz="4" w:space="0" w:color="000000"/>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691" w:author="thaodh" w:date="2013-04-11T11:45:00Z"/>
                <w:rFonts w:cs="Arial"/>
                <w:color w:val="000000"/>
                <w:sz w:val="20"/>
                <w:szCs w:val="20"/>
                <w:lang w:bidi="he-IL"/>
              </w:rPr>
            </w:pPr>
            <w:del w:id="1692" w:author="thaodh" w:date="2013-04-11T11:45:00Z">
              <w:r w:rsidRPr="000D2AEF" w:rsidDel="006B2165">
                <w:rPr>
                  <w:rFonts w:cs="Arial"/>
                  <w:color w:val="000000"/>
                  <w:sz w:val="20"/>
                  <w:szCs w:val="20"/>
                  <w:lang w:bidi="he-IL"/>
                </w:rPr>
                <w:delText xml:space="preserve">           ONE-SERV-IBM-DC</w:delText>
              </w:r>
            </w:del>
          </w:p>
        </w:tc>
        <w:tc>
          <w:tcPr>
            <w:tcW w:w="2534"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693" w:author="thaodh" w:date="2013-04-11T11:45:00Z"/>
                <w:rFonts w:cs="Arial"/>
                <w:color w:val="000000"/>
                <w:sz w:val="20"/>
                <w:szCs w:val="20"/>
                <w:lang w:bidi="he-IL"/>
              </w:rPr>
            </w:pPr>
            <w:del w:id="1694" w:author="thaodh" w:date="2013-04-11T11:45:00Z">
              <w:r w:rsidRPr="000D2AEF" w:rsidDel="006B2165">
                <w:rPr>
                  <w:rFonts w:cs="Arial"/>
                  <w:color w:val="000000"/>
                  <w:sz w:val="20"/>
                  <w:szCs w:val="20"/>
                  <w:lang w:bidi="he-IL"/>
                </w:rPr>
                <w:delText>HE SDP-P7 750-SINGLE-8-CORES-DC</w:delText>
              </w:r>
            </w:del>
          </w:p>
        </w:tc>
        <w:tc>
          <w:tcPr>
            <w:tcW w:w="405"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695" w:author="thaodh" w:date="2013-04-11T11:45:00Z"/>
                <w:rFonts w:cs="Arial"/>
                <w:color w:val="000000"/>
                <w:sz w:val="20"/>
                <w:szCs w:val="20"/>
                <w:lang w:bidi="he-IL"/>
              </w:rPr>
            </w:pPr>
            <w:del w:id="1696" w:author="thaodh" w:date="2013-04-11T11:45:00Z">
              <w:r w:rsidRPr="000D2AEF" w:rsidDel="006B2165">
                <w:rPr>
                  <w:rFonts w:cs="Arial"/>
                  <w:color w:val="000000"/>
                  <w:sz w:val="20"/>
                  <w:szCs w:val="20"/>
                  <w:lang w:bidi="he-IL"/>
                </w:rPr>
                <w:delText>2</w:delText>
              </w:r>
            </w:del>
          </w:p>
        </w:tc>
      </w:tr>
      <w:tr w:rsidR="000D2AEF" w:rsidRPr="000D2AEF" w:rsidDel="006B2165" w:rsidTr="000D2AEF">
        <w:trPr>
          <w:trHeight w:val="510"/>
          <w:del w:id="1697" w:author="thaodh" w:date="2013-04-11T11:45:00Z"/>
        </w:trPr>
        <w:tc>
          <w:tcPr>
            <w:tcW w:w="2061" w:type="pct"/>
            <w:tcBorders>
              <w:top w:val="nil"/>
              <w:left w:val="single" w:sz="4" w:space="0" w:color="000000"/>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698" w:author="thaodh" w:date="2013-04-11T11:45:00Z"/>
                <w:rFonts w:cs="Arial"/>
                <w:color w:val="000000"/>
                <w:sz w:val="20"/>
                <w:szCs w:val="20"/>
                <w:lang w:bidi="he-IL"/>
              </w:rPr>
            </w:pPr>
            <w:del w:id="1699" w:author="thaodh" w:date="2013-04-11T11:45:00Z">
              <w:r w:rsidRPr="000D2AEF" w:rsidDel="006B2165">
                <w:rPr>
                  <w:rFonts w:cs="Arial"/>
                  <w:color w:val="000000"/>
                  <w:sz w:val="20"/>
                  <w:szCs w:val="20"/>
                  <w:lang w:bidi="he-IL"/>
                </w:rPr>
                <w:delText xml:space="preserve">           ONE-EMC-CX4-480-300GB-DC</w:delText>
              </w:r>
            </w:del>
          </w:p>
        </w:tc>
        <w:tc>
          <w:tcPr>
            <w:tcW w:w="2534"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700" w:author="thaodh" w:date="2013-04-11T11:45:00Z"/>
                <w:rFonts w:cs="Arial"/>
                <w:color w:val="000000"/>
                <w:sz w:val="20"/>
                <w:szCs w:val="20"/>
                <w:lang w:bidi="he-IL"/>
              </w:rPr>
            </w:pPr>
            <w:del w:id="1701" w:author="thaodh" w:date="2013-04-11T11:45:00Z">
              <w:r w:rsidRPr="000D2AEF" w:rsidDel="006B2165">
                <w:rPr>
                  <w:rFonts w:cs="Arial"/>
                  <w:color w:val="000000"/>
                  <w:sz w:val="20"/>
                  <w:szCs w:val="20"/>
                  <w:lang w:bidi="he-IL"/>
                </w:rPr>
                <w:delText>Storage , EMC , CX4-480 , RAID with F.JBOD , DC , 15 x 300GB FC , 4GB , 750W , 5U, [4GB FC]</w:delText>
              </w:r>
            </w:del>
          </w:p>
        </w:tc>
        <w:tc>
          <w:tcPr>
            <w:tcW w:w="405"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702" w:author="thaodh" w:date="2013-04-11T11:45:00Z"/>
                <w:rFonts w:cs="Arial"/>
                <w:color w:val="000000"/>
                <w:sz w:val="20"/>
                <w:szCs w:val="20"/>
                <w:lang w:bidi="he-IL"/>
              </w:rPr>
            </w:pPr>
            <w:del w:id="1703" w:author="thaodh" w:date="2013-04-11T11:45:00Z">
              <w:r w:rsidRPr="000D2AEF" w:rsidDel="006B2165">
                <w:rPr>
                  <w:rFonts w:cs="Arial"/>
                  <w:color w:val="000000"/>
                  <w:sz w:val="20"/>
                  <w:szCs w:val="20"/>
                  <w:lang w:bidi="he-IL"/>
                </w:rPr>
                <w:delText>1</w:delText>
              </w:r>
            </w:del>
          </w:p>
        </w:tc>
      </w:tr>
      <w:tr w:rsidR="000D2AEF" w:rsidRPr="000D2AEF" w:rsidDel="006B2165" w:rsidTr="000D2AEF">
        <w:trPr>
          <w:trHeight w:val="510"/>
          <w:del w:id="1704" w:author="thaodh" w:date="2013-04-11T11:45:00Z"/>
        </w:trPr>
        <w:tc>
          <w:tcPr>
            <w:tcW w:w="2061" w:type="pct"/>
            <w:tcBorders>
              <w:top w:val="nil"/>
              <w:left w:val="single" w:sz="4" w:space="0" w:color="000000"/>
              <w:bottom w:val="single" w:sz="4" w:space="0" w:color="000000"/>
              <w:right w:val="single" w:sz="4" w:space="0" w:color="000000"/>
            </w:tcBorders>
            <w:shd w:val="clear" w:color="000000" w:fill="FFFFFF"/>
            <w:hideMark/>
          </w:tcPr>
          <w:p w:rsidR="000D2AEF" w:rsidRPr="000D2AEF" w:rsidDel="006B2165" w:rsidRDefault="000D2AEF" w:rsidP="000D2AEF">
            <w:pPr>
              <w:spacing w:before="0" w:after="0"/>
              <w:ind w:left="630"/>
              <w:jc w:val="left"/>
              <w:rPr>
                <w:del w:id="1705" w:author="thaodh" w:date="2013-04-11T11:45:00Z"/>
                <w:rFonts w:cs="Arial"/>
                <w:color w:val="000000"/>
                <w:sz w:val="20"/>
                <w:szCs w:val="20"/>
                <w:lang w:bidi="he-IL"/>
              </w:rPr>
            </w:pPr>
            <w:del w:id="1706" w:author="thaodh" w:date="2013-04-11T11:45:00Z">
              <w:r w:rsidRPr="000D2AEF" w:rsidDel="006B2165">
                <w:rPr>
                  <w:rFonts w:cs="Arial"/>
                  <w:color w:val="000000"/>
                  <w:sz w:val="20"/>
                  <w:szCs w:val="20"/>
                  <w:lang w:bidi="he-IL"/>
                </w:rPr>
                <w:delText>ONE-EMC-JBOD-CX4-480-</w:delText>
              </w:r>
              <w:r w:rsidDel="006B2165">
                <w:rPr>
                  <w:rFonts w:cs="Arial"/>
                  <w:color w:val="000000"/>
                  <w:sz w:val="20"/>
                  <w:szCs w:val="20"/>
                  <w:lang w:bidi="he-IL"/>
                </w:rPr>
                <w:delText xml:space="preserve">     </w:delText>
              </w:r>
              <w:r w:rsidRPr="000D2AEF" w:rsidDel="006B2165">
                <w:rPr>
                  <w:rFonts w:cs="Arial"/>
                  <w:color w:val="000000"/>
                  <w:sz w:val="20"/>
                  <w:szCs w:val="20"/>
                  <w:lang w:bidi="he-IL"/>
                </w:rPr>
                <w:delText>300GB-DC</w:delText>
              </w:r>
            </w:del>
          </w:p>
        </w:tc>
        <w:tc>
          <w:tcPr>
            <w:tcW w:w="2534"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707" w:author="thaodh" w:date="2013-04-11T11:45:00Z"/>
                <w:rFonts w:cs="Arial"/>
                <w:color w:val="000000"/>
                <w:sz w:val="20"/>
                <w:szCs w:val="20"/>
                <w:lang w:bidi="he-IL"/>
              </w:rPr>
            </w:pPr>
            <w:del w:id="1708" w:author="thaodh" w:date="2013-04-11T11:45:00Z">
              <w:r w:rsidRPr="000D2AEF" w:rsidDel="006B2165">
                <w:rPr>
                  <w:rFonts w:cs="Arial"/>
                  <w:color w:val="000000"/>
                  <w:sz w:val="20"/>
                  <w:szCs w:val="20"/>
                  <w:lang w:bidi="he-IL"/>
                </w:rPr>
                <w:delText>Storage , EMC , JBOD for CX4-480 , DC , 15 x 300GB FC , 425W , 3U, [4GB FC]</w:delText>
              </w:r>
            </w:del>
          </w:p>
        </w:tc>
        <w:tc>
          <w:tcPr>
            <w:tcW w:w="405"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709" w:author="thaodh" w:date="2013-04-11T11:45:00Z"/>
                <w:rFonts w:cs="Arial"/>
                <w:color w:val="000000"/>
                <w:sz w:val="20"/>
                <w:szCs w:val="20"/>
                <w:lang w:bidi="he-IL"/>
              </w:rPr>
            </w:pPr>
            <w:del w:id="1710" w:author="thaodh" w:date="2013-04-11T11:45:00Z">
              <w:r w:rsidRPr="000D2AEF" w:rsidDel="006B2165">
                <w:rPr>
                  <w:rFonts w:cs="Arial"/>
                  <w:color w:val="000000"/>
                  <w:sz w:val="20"/>
                  <w:szCs w:val="20"/>
                  <w:lang w:bidi="he-IL"/>
                </w:rPr>
                <w:delText>7</w:delText>
              </w:r>
            </w:del>
          </w:p>
        </w:tc>
      </w:tr>
      <w:tr w:rsidR="000D2AEF" w:rsidRPr="000D2AEF" w:rsidDel="006B2165" w:rsidTr="000D2AEF">
        <w:trPr>
          <w:trHeight w:val="255"/>
          <w:del w:id="1711" w:author="thaodh" w:date="2013-04-11T11:45:00Z"/>
        </w:trPr>
        <w:tc>
          <w:tcPr>
            <w:tcW w:w="2061" w:type="pct"/>
            <w:tcBorders>
              <w:top w:val="nil"/>
              <w:left w:val="single" w:sz="4" w:space="0" w:color="000000"/>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712" w:author="thaodh" w:date="2013-04-11T11:45:00Z"/>
                <w:rFonts w:cs="Arial"/>
                <w:color w:val="000000"/>
                <w:sz w:val="20"/>
                <w:szCs w:val="20"/>
                <w:lang w:bidi="he-IL"/>
              </w:rPr>
            </w:pPr>
            <w:del w:id="1713" w:author="thaodh" w:date="2013-04-11T11:45:00Z">
              <w:r w:rsidRPr="000D2AEF" w:rsidDel="006B2165">
                <w:rPr>
                  <w:rFonts w:cs="Arial"/>
                  <w:color w:val="000000"/>
                  <w:sz w:val="20"/>
                  <w:szCs w:val="20"/>
                  <w:lang w:bidi="he-IL"/>
                </w:rPr>
                <w:delText xml:space="preserve">           ONE-FCS-DC</w:delText>
              </w:r>
            </w:del>
          </w:p>
        </w:tc>
        <w:tc>
          <w:tcPr>
            <w:tcW w:w="2534"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714" w:author="thaodh" w:date="2013-04-11T11:45:00Z"/>
                <w:rFonts w:cs="Arial"/>
                <w:color w:val="000000"/>
                <w:sz w:val="20"/>
                <w:szCs w:val="20"/>
                <w:lang w:bidi="he-IL"/>
              </w:rPr>
            </w:pPr>
            <w:del w:id="1715" w:author="thaodh" w:date="2013-04-11T11:45:00Z">
              <w:r w:rsidRPr="000D2AEF" w:rsidDel="006B2165">
                <w:rPr>
                  <w:rFonts w:cs="Arial"/>
                  <w:color w:val="000000"/>
                  <w:sz w:val="20"/>
                  <w:szCs w:val="20"/>
                  <w:lang w:bidi="he-IL"/>
                </w:rPr>
                <w:delText>FCS based on FCS MDS-9124 DC for Comverse One CV 3.x</w:delText>
              </w:r>
            </w:del>
          </w:p>
        </w:tc>
        <w:tc>
          <w:tcPr>
            <w:tcW w:w="405"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716" w:author="thaodh" w:date="2013-04-11T11:45:00Z"/>
                <w:rFonts w:cs="Arial"/>
                <w:color w:val="000000"/>
                <w:sz w:val="20"/>
                <w:szCs w:val="20"/>
                <w:lang w:bidi="he-IL"/>
              </w:rPr>
            </w:pPr>
            <w:del w:id="1717" w:author="thaodh" w:date="2013-04-11T11:45:00Z">
              <w:r w:rsidRPr="000D2AEF" w:rsidDel="006B2165">
                <w:rPr>
                  <w:rFonts w:cs="Arial"/>
                  <w:color w:val="000000"/>
                  <w:sz w:val="20"/>
                  <w:szCs w:val="20"/>
                  <w:lang w:bidi="he-IL"/>
                </w:rPr>
                <w:delText>2</w:delText>
              </w:r>
            </w:del>
          </w:p>
        </w:tc>
      </w:tr>
      <w:tr w:rsidR="000D2AEF" w:rsidRPr="000D2AEF" w:rsidDel="006B2165" w:rsidTr="000D2AEF">
        <w:trPr>
          <w:trHeight w:val="255"/>
          <w:del w:id="1718" w:author="thaodh" w:date="2013-04-11T11:45:00Z"/>
        </w:trPr>
        <w:tc>
          <w:tcPr>
            <w:tcW w:w="2061" w:type="pct"/>
            <w:tcBorders>
              <w:top w:val="nil"/>
              <w:left w:val="single" w:sz="4" w:space="0" w:color="000000"/>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719" w:author="thaodh" w:date="2013-04-11T11:45:00Z"/>
                <w:rFonts w:cs="Arial"/>
                <w:color w:val="000000"/>
                <w:sz w:val="20"/>
                <w:szCs w:val="20"/>
                <w:lang w:bidi="he-IL"/>
              </w:rPr>
            </w:pPr>
            <w:del w:id="1720" w:author="thaodh" w:date="2013-04-11T11:45:00Z">
              <w:r w:rsidRPr="000D2AEF" w:rsidDel="006B2165">
                <w:rPr>
                  <w:rFonts w:cs="Arial"/>
                  <w:color w:val="000000"/>
                  <w:sz w:val="20"/>
                  <w:szCs w:val="20"/>
                  <w:lang w:bidi="he-IL"/>
                </w:rPr>
                <w:delText xml:space="preserve">           ONE-BLU-HP</w:delText>
              </w:r>
            </w:del>
          </w:p>
        </w:tc>
        <w:tc>
          <w:tcPr>
            <w:tcW w:w="2534"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721" w:author="thaodh" w:date="2013-04-11T11:45:00Z"/>
                <w:rFonts w:cs="Arial"/>
                <w:color w:val="000000"/>
                <w:sz w:val="20"/>
                <w:szCs w:val="20"/>
                <w:lang w:bidi="he-IL"/>
              </w:rPr>
            </w:pPr>
            <w:del w:id="1722" w:author="thaodh" w:date="2013-04-11T11:45:00Z">
              <w:r w:rsidRPr="000D2AEF" w:rsidDel="006B2165">
                <w:rPr>
                  <w:rFonts w:cs="Arial"/>
                  <w:color w:val="000000"/>
                  <w:sz w:val="20"/>
                  <w:szCs w:val="20"/>
                  <w:lang w:bidi="he-IL"/>
                </w:rPr>
                <w:delText>BLU FC based on FC HP BLU AC for COMVERSE ONE CBS3</w:delText>
              </w:r>
            </w:del>
          </w:p>
        </w:tc>
        <w:tc>
          <w:tcPr>
            <w:tcW w:w="405"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723" w:author="thaodh" w:date="2013-04-11T11:45:00Z"/>
                <w:rFonts w:cs="Arial"/>
                <w:color w:val="000000"/>
                <w:sz w:val="20"/>
                <w:szCs w:val="20"/>
                <w:lang w:bidi="he-IL"/>
              </w:rPr>
            </w:pPr>
            <w:del w:id="1724" w:author="thaodh" w:date="2013-04-11T11:45:00Z">
              <w:r w:rsidRPr="000D2AEF" w:rsidDel="006B2165">
                <w:rPr>
                  <w:rFonts w:cs="Arial"/>
                  <w:color w:val="000000"/>
                  <w:sz w:val="20"/>
                  <w:szCs w:val="20"/>
                  <w:lang w:bidi="he-IL"/>
                </w:rPr>
                <w:delText>1</w:delText>
              </w:r>
            </w:del>
          </w:p>
        </w:tc>
      </w:tr>
      <w:tr w:rsidR="000D2AEF" w:rsidRPr="000D2AEF" w:rsidDel="006B2165" w:rsidTr="000D2AEF">
        <w:trPr>
          <w:trHeight w:val="255"/>
          <w:del w:id="1725" w:author="thaodh" w:date="2013-04-11T11:45:00Z"/>
        </w:trPr>
        <w:tc>
          <w:tcPr>
            <w:tcW w:w="2061" w:type="pct"/>
            <w:tcBorders>
              <w:top w:val="nil"/>
              <w:left w:val="single" w:sz="4" w:space="0" w:color="000000"/>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726" w:author="thaodh" w:date="2013-04-11T11:45:00Z"/>
                <w:rFonts w:cs="Arial"/>
                <w:color w:val="000000"/>
                <w:sz w:val="20"/>
                <w:szCs w:val="20"/>
                <w:lang w:bidi="he-IL"/>
              </w:rPr>
            </w:pPr>
            <w:del w:id="1727" w:author="thaodh" w:date="2013-04-11T11:45:00Z">
              <w:r w:rsidRPr="000D2AEF" w:rsidDel="006B2165">
                <w:rPr>
                  <w:rFonts w:cs="Arial"/>
                  <w:color w:val="000000"/>
                  <w:sz w:val="20"/>
                  <w:szCs w:val="20"/>
                  <w:lang w:bidi="he-IL"/>
                </w:rPr>
                <w:delText xml:space="preserve">           ONE-POWER-SUPPLY-DC-AC</w:delText>
              </w:r>
            </w:del>
          </w:p>
        </w:tc>
        <w:tc>
          <w:tcPr>
            <w:tcW w:w="2534"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728" w:author="thaodh" w:date="2013-04-11T11:45:00Z"/>
                <w:rFonts w:cs="Arial"/>
                <w:color w:val="000000"/>
                <w:sz w:val="20"/>
                <w:szCs w:val="20"/>
                <w:lang w:bidi="he-IL"/>
              </w:rPr>
            </w:pPr>
            <w:del w:id="1729" w:author="thaodh" w:date="2013-04-11T11:45:00Z">
              <w:r w:rsidRPr="000D2AEF" w:rsidDel="006B2165">
                <w:rPr>
                  <w:rFonts w:cs="Arial"/>
                  <w:color w:val="000000"/>
                  <w:sz w:val="20"/>
                  <w:szCs w:val="20"/>
                  <w:lang w:bidi="he-IL"/>
                </w:rPr>
                <w:delText>POWER SUPPLY DC\AC,IN-48VDC,OUT:230VAC,1500W ,1U</w:delText>
              </w:r>
            </w:del>
          </w:p>
        </w:tc>
        <w:tc>
          <w:tcPr>
            <w:tcW w:w="405"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730" w:author="thaodh" w:date="2013-04-11T11:45:00Z"/>
                <w:rFonts w:cs="Arial"/>
                <w:color w:val="000000"/>
                <w:sz w:val="20"/>
                <w:szCs w:val="20"/>
                <w:lang w:bidi="he-IL"/>
              </w:rPr>
            </w:pPr>
            <w:del w:id="1731" w:author="thaodh" w:date="2013-04-11T11:45:00Z">
              <w:r w:rsidRPr="000D2AEF" w:rsidDel="006B2165">
                <w:rPr>
                  <w:rFonts w:cs="Arial"/>
                  <w:color w:val="000000"/>
                  <w:sz w:val="20"/>
                  <w:szCs w:val="20"/>
                  <w:lang w:bidi="he-IL"/>
                </w:rPr>
                <w:delText>1</w:delText>
              </w:r>
            </w:del>
          </w:p>
        </w:tc>
      </w:tr>
      <w:tr w:rsidR="000D2AEF" w:rsidRPr="000D2AEF" w:rsidDel="006B2165" w:rsidTr="000D2AEF">
        <w:trPr>
          <w:trHeight w:val="255"/>
          <w:del w:id="1732" w:author="thaodh" w:date="2013-04-11T11:45:00Z"/>
        </w:trPr>
        <w:tc>
          <w:tcPr>
            <w:tcW w:w="2061" w:type="pct"/>
            <w:tcBorders>
              <w:top w:val="nil"/>
              <w:left w:val="single" w:sz="4" w:space="0" w:color="000000"/>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733" w:author="thaodh" w:date="2013-04-11T11:45:00Z"/>
                <w:rFonts w:cs="Arial"/>
                <w:color w:val="000000"/>
                <w:sz w:val="20"/>
                <w:szCs w:val="20"/>
                <w:lang w:bidi="he-IL"/>
              </w:rPr>
            </w:pPr>
            <w:del w:id="1734" w:author="thaodh" w:date="2013-04-11T11:45:00Z">
              <w:r w:rsidRPr="000D2AEF" w:rsidDel="006B2165">
                <w:rPr>
                  <w:rFonts w:cs="Arial"/>
                  <w:color w:val="000000"/>
                  <w:sz w:val="20"/>
                  <w:szCs w:val="20"/>
                  <w:lang w:bidi="he-IL"/>
                </w:rPr>
                <w:delText xml:space="preserve">           ONE-MEDIA-TAPE</w:delText>
              </w:r>
            </w:del>
          </w:p>
        </w:tc>
        <w:tc>
          <w:tcPr>
            <w:tcW w:w="2534"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735" w:author="thaodh" w:date="2013-04-11T11:45:00Z"/>
                <w:rFonts w:cs="Arial"/>
                <w:color w:val="000000"/>
                <w:sz w:val="20"/>
                <w:szCs w:val="20"/>
                <w:lang w:bidi="he-IL"/>
              </w:rPr>
            </w:pPr>
            <w:del w:id="1736" w:author="thaodh" w:date="2013-04-11T11:45:00Z">
              <w:r w:rsidRPr="000D2AEF" w:rsidDel="006B2165">
                <w:rPr>
                  <w:rFonts w:cs="Arial"/>
                  <w:color w:val="000000"/>
                  <w:sz w:val="20"/>
                  <w:szCs w:val="20"/>
                  <w:lang w:bidi="he-IL"/>
                </w:rPr>
                <w:delText>Media, Tape Cartridge, 400GB, LTO-4</w:delText>
              </w:r>
            </w:del>
          </w:p>
        </w:tc>
        <w:tc>
          <w:tcPr>
            <w:tcW w:w="405"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737" w:author="thaodh" w:date="2013-04-11T11:45:00Z"/>
                <w:rFonts w:cs="Arial"/>
                <w:color w:val="000000"/>
                <w:sz w:val="20"/>
                <w:szCs w:val="20"/>
                <w:lang w:bidi="he-IL"/>
              </w:rPr>
            </w:pPr>
            <w:del w:id="1738" w:author="thaodh" w:date="2013-04-11T11:45:00Z">
              <w:r w:rsidRPr="000D2AEF" w:rsidDel="006B2165">
                <w:rPr>
                  <w:rFonts w:cs="Arial"/>
                  <w:color w:val="000000"/>
                  <w:sz w:val="20"/>
                  <w:szCs w:val="20"/>
                  <w:lang w:bidi="he-IL"/>
                </w:rPr>
                <w:delText>13</w:delText>
              </w:r>
            </w:del>
          </w:p>
        </w:tc>
      </w:tr>
      <w:tr w:rsidR="000D2AEF" w:rsidRPr="000D2AEF" w:rsidDel="006B2165" w:rsidTr="000D2AEF">
        <w:trPr>
          <w:trHeight w:val="255"/>
          <w:del w:id="1739" w:author="thaodh" w:date="2013-04-11T11:45:00Z"/>
        </w:trPr>
        <w:tc>
          <w:tcPr>
            <w:tcW w:w="2061" w:type="pct"/>
            <w:tcBorders>
              <w:top w:val="nil"/>
              <w:left w:val="single" w:sz="4" w:space="0" w:color="000000"/>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740" w:author="thaodh" w:date="2013-04-11T11:45:00Z"/>
                <w:rFonts w:cs="Arial"/>
                <w:color w:val="000000"/>
                <w:sz w:val="20"/>
                <w:szCs w:val="20"/>
                <w:lang w:bidi="he-IL"/>
              </w:rPr>
            </w:pPr>
            <w:del w:id="1741" w:author="thaodh" w:date="2013-04-11T11:45:00Z">
              <w:r w:rsidRPr="000D2AEF" w:rsidDel="006B2165">
                <w:rPr>
                  <w:rFonts w:cs="Arial"/>
                  <w:color w:val="000000"/>
                  <w:sz w:val="20"/>
                  <w:szCs w:val="20"/>
                  <w:lang w:bidi="he-IL"/>
                </w:rPr>
                <w:lastRenderedPageBreak/>
                <w:delText xml:space="preserve">           ONE-DATA-CABINET</w:delText>
              </w:r>
            </w:del>
          </w:p>
        </w:tc>
        <w:tc>
          <w:tcPr>
            <w:tcW w:w="2534"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742" w:author="thaodh" w:date="2013-04-11T11:45:00Z"/>
                <w:rFonts w:cs="Arial"/>
                <w:color w:val="000000"/>
                <w:sz w:val="20"/>
                <w:szCs w:val="20"/>
                <w:lang w:bidi="he-IL"/>
              </w:rPr>
            </w:pPr>
            <w:del w:id="1743" w:author="thaodh" w:date="2013-04-11T11:45:00Z">
              <w:r w:rsidRPr="000D2AEF" w:rsidDel="006B2165">
                <w:rPr>
                  <w:rFonts w:cs="Arial"/>
                  <w:color w:val="000000"/>
                  <w:sz w:val="20"/>
                  <w:szCs w:val="20"/>
                  <w:lang w:bidi="he-IL"/>
                </w:rPr>
                <w:delText>DATA AC/DC CABINET</w:delText>
              </w:r>
            </w:del>
          </w:p>
        </w:tc>
        <w:tc>
          <w:tcPr>
            <w:tcW w:w="405"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744" w:author="thaodh" w:date="2013-04-11T11:45:00Z"/>
                <w:rFonts w:cs="Arial"/>
                <w:color w:val="000000"/>
                <w:sz w:val="20"/>
                <w:szCs w:val="20"/>
                <w:lang w:bidi="he-IL"/>
              </w:rPr>
            </w:pPr>
            <w:del w:id="1745" w:author="thaodh" w:date="2013-04-11T11:45:00Z">
              <w:r w:rsidRPr="000D2AEF" w:rsidDel="006B2165">
                <w:rPr>
                  <w:rFonts w:cs="Arial"/>
                  <w:color w:val="000000"/>
                  <w:sz w:val="20"/>
                  <w:szCs w:val="20"/>
                  <w:lang w:bidi="he-IL"/>
                </w:rPr>
                <w:delText>1</w:delText>
              </w:r>
            </w:del>
          </w:p>
        </w:tc>
      </w:tr>
      <w:tr w:rsidR="000D2AEF" w:rsidRPr="000D2AEF" w:rsidDel="006B2165" w:rsidTr="000D2AEF">
        <w:trPr>
          <w:trHeight w:val="255"/>
          <w:del w:id="1746" w:author="thaodh" w:date="2013-04-11T11:45:00Z"/>
        </w:trPr>
        <w:tc>
          <w:tcPr>
            <w:tcW w:w="2061" w:type="pct"/>
            <w:tcBorders>
              <w:top w:val="nil"/>
              <w:left w:val="single" w:sz="4" w:space="0" w:color="000000"/>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747" w:author="thaodh" w:date="2013-04-11T11:45:00Z"/>
                <w:rFonts w:cs="Arial"/>
                <w:color w:val="000000"/>
                <w:sz w:val="20"/>
                <w:szCs w:val="20"/>
                <w:lang w:bidi="he-IL"/>
              </w:rPr>
            </w:pPr>
            <w:del w:id="1748" w:author="thaodh" w:date="2013-04-11T11:45:00Z">
              <w:r w:rsidRPr="000D2AEF" w:rsidDel="006B2165">
                <w:rPr>
                  <w:rFonts w:cs="Arial"/>
                  <w:color w:val="000000"/>
                  <w:sz w:val="20"/>
                  <w:szCs w:val="20"/>
                  <w:lang w:bidi="he-IL"/>
                </w:rPr>
                <w:delText xml:space="preserve">           ONE-STOR-CABINET</w:delText>
              </w:r>
            </w:del>
          </w:p>
        </w:tc>
        <w:tc>
          <w:tcPr>
            <w:tcW w:w="2534"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749" w:author="thaodh" w:date="2013-04-11T11:45:00Z"/>
                <w:rFonts w:cs="Arial"/>
                <w:color w:val="000000"/>
                <w:sz w:val="20"/>
                <w:szCs w:val="20"/>
                <w:lang w:bidi="he-IL"/>
              </w:rPr>
            </w:pPr>
            <w:del w:id="1750" w:author="thaodh" w:date="2013-04-11T11:45:00Z">
              <w:r w:rsidRPr="000D2AEF" w:rsidDel="006B2165">
                <w:rPr>
                  <w:rFonts w:cs="Arial"/>
                  <w:color w:val="000000"/>
                  <w:sz w:val="20"/>
                  <w:szCs w:val="20"/>
                  <w:lang w:bidi="he-IL"/>
                </w:rPr>
                <w:delText>STORAGE AC/DC CABINET</w:delText>
              </w:r>
            </w:del>
          </w:p>
        </w:tc>
        <w:tc>
          <w:tcPr>
            <w:tcW w:w="405"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751" w:author="thaodh" w:date="2013-04-11T11:45:00Z"/>
                <w:rFonts w:cs="Arial"/>
                <w:color w:val="000000"/>
                <w:sz w:val="20"/>
                <w:szCs w:val="20"/>
                <w:lang w:bidi="he-IL"/>
              </w:rPr>
            </w:pPr>
            <w:del w:id="1752" w:author="thaodh" w:date="2013-04-11T11:45:00Z">
              <w:r w:rsidRPr="000D2AEF" w:rsidDel="006B2165">
                <w:rPr>
                  <w:rFonts w:cs="Arial"/>
                  <w:color w:val="000000"/>
                  <w:sz w:val="20"/>
                  <w:szCs w:val="20"/>
                  <w:lang w:bidi="he-IL"/>
                </w:rPr>
                <w:delText>1</w:delText>
              </w:r>
            </w:del>
          </w:p>
        </w:tc>
      </w:tr>
      <w:tr w:rsidR="000D2AEF" w:rsidRPr="000D2AEF" w:rsidDel="006B2165" w:rsidTr="000D2AEF">
        <w:trPr>
          <w:trHeight w:val="255"/>
          <w:del w:id="1753" w:author="thaodh" w:date="2013-04-11T11:45:00Z"/>
        </w:trPr>
        <w:tc>
          <w:tcPr>
            <w:tcW w:w="2061" w:type="pct"/>
            <w:tcBorders>
              <w:top w:val="nil"/>
              <w:left w:val="single" w:sz="4" w:space="0" w:color="000000"/>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754" w:author="thaodh" w:date="2013-04-11T11:45:00Z"/>
                <w:rFonts w:cs="Arial"/>
                <w:b/>
                <w:bCs/>
                <w:color w:val="000000"/>
                <w:sz w:val="20"/>
                <w:szCs w:val="20"/>
                <w:lang w:bidi="he-IL"/>
              </w:rPr>
            </w:pPr>
            <w:del w:id="1755" w:author="thaodh" w:date="2013-04-11T11:45:00Z">
              <w:r w:rsidRPr="000D2AEF" w:rsidDel="006B2165">
                <w:rPr>
                  <w:rFonts w:cs="Arial"/>
                  <w:b/>
                  <w:bCs/>
                  <w:color w:val="000000"/>
                  <w:sz w:val="20"/>
                  <w:szCs w:val="20"/>
                  <w:lang w:bidi="he-IL"/>
                </w:rPr>
                <w:delText xml:space="preserve">         Auxiliary</w:delText>
              </w:r>
            </w:del>
          </w:p>
        </w:tc>
        <w:tc>
          <w:tcPr>
            <w:tcW w:w="2534" w:type="pct"/>
            <w:tcBorders>
              <w:top w:val="nil"/>
              <w:left w:val="nil"/>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756" w:author="thaodh" w:date="2013-04-11T11:45:00Z"/>
                <w:rFonts w:cs="Arial"/>
                <w:b/>
                <w:bCs/>
                <w:color w:val="000000"/>
                <w:sz w:val="20"/>
                <w:szCs w:val="20"/>
                <w:lang w:bidi="he-IL"/>
              </w:rPr>
            </w:pPr>
            <w:del w:id="1757" w:author="thaodh" w:date="2013-04-11T11:45:00Z">
              <w:r w:rsidRPr="000D2AEF" w:rsidDel="006B2165">
                <w:rPr>
                  <w:rFonts w:cs="Arial"/>
                  <w:b/>
                  <w:bCs/>
                  <w:color w:val="000000"/>
                  <w:sz w:val="20"/>
                  <w:szCs w:val="20"/>
                  <w:lang w:bidi="he-IL"/>
                </w:rPr>
                <w:delText> </w:delText>
              </w:r>
            </w:del>
          </w:p>
        </w:tc>
        <w:tc>
          <w:tcPr>
            <w:tcW w:w="405" w:type="pct"/>
            <w:tcBorders>
              <w:top w:val="nil"/>
              <w:left w:val="nil"/>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758" w:author="thaodh" w:date="2013-04-11T11:45:00Z"/>
                <w:rFonts w:cs="Arial"/>
                <w:b/>
                <w:bCs/>
                <w:color w:val="000000"/>
                <w:sz w:val="20"/>
                <w:szCs w:val="20"/>
                <w:lang w:bidi="he-IL"/>
              </w:rPr>
            </w:pPr>
            <w:del w:id="1759" w:author="thaodh" w:date="2013-04-11T11:45:00Z">
              <w:r w:rsidRPr="000D2AEF" w:rsidDel="006B2165">
                <w:rPr>
                  <w:rFonts w:cs="Arial"/>
                  <w:b/>
                  <w:bCs/>
                  <w:color w:val="000000"/>
                  <w:sz w:val="20"/>
                  <w:szCs w:val="20"/>
                  <w:lang w:bidi="he-IL"/>
                </w:rPr>
                <w:delText> </w:delText>
              </w:r>
            </w:del>
          </w:p>
        </w:tc>
      </w:tr>
      <w:tr w:rsidR="000D2AEF" w:rsidRPr="000D2AEF" w:rsidDel="006B2165" w:rsidTr="000D2AEF">
        <w:trPr>
          <w:trHeight w:val="255"/>
          <w:del w:id="1760" w:author="thaodh" w:date="2013-04-11T11:45:00Z"/>
        </w:trPr>
        <w:tc>
          <w:tcPr>
            <w:tcW w:w="2061" w:type="pct"/>
            <w:tcBorders>
              <w:top w:val="nil"/>
              <w:left w:val="single" w:sz="4" w:space="0" w:color="000000"/>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761" w:author="thaodh" w:date="2013-04-11T11:45:00Z"/>
                <w:rFonts w:cs="Arial"/>
                <w:color w:val="000000"/>
                <w:sz w:val="20"/>
                <w:szCs w:val="20"/>
                <w:lang w:bidi="he-IL"/>
              </w:rPr>
            </w:pPr>
            <w:del w:id="1762" w:author="thaodh" w:date="2013-04-11T11:45:00Z">
              <w:r w:rsidRPr="000D2AEF" w:rsidDel="006B2165">
                <w:rPr>
                  <w:rFonts w:cs="Arial"/>
                  <w:color w:val="000000"/>
                  <w:sz w:val="20"/>
                  <w:szCs w:val="20"/>
                  <w:lang w:bidi="he-IL"/>
                </w:rPr>
                <w:delText xml:space="preserve">          ONE-HSBU-RED-4948-DC</w:delText>
              </w:r>
            </w:del>
          </w:p>
        </w:tc>
        <w:tc>
          <w:tcPr>
            <w:tcW w:w="2534"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763" w:author="thaodh" w:date="2013-04-11T11:45:00Z"/>
                <w:rFonts w:cs="Arial"/>
                <w:color w:val="000000"/>
                <w:sz w:val="20"/>
                <w:szCs w:val="20"/>
                <w:lang w:bidi="he-IL"/>
              </w:rPr>
            </w:pPr>
            <w:del w:id="1764" w:author="thaodh" w:date="2013-04-11T11:45:00Z">
              <w:r w:rsidRPr="000D2AEF" w:rsidDel="006B2165">
                <w:rPr>
                  <w:rFonts w:cs="Arial"/>
                  <w:color w:val="000000"/>
                  <w:sz w:val="20"/>
                  <w:szCs w:val="20"/>
                  <w:lang w:bidi="he-IL"/>
                </w:rPr>
                <w:delText>HSBU-RED-4948-DC</w:delText>
              </w:r>
            </w:del>
          </w:p>
        </w:tc>
        <w:tc>
          <w:tcPr>
            <w:tcW w:w="405"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765" w:author="thaodh" w:date="2013-04-11T11:45:00Z"/>
                <w:rFonts w:cs="Arial"/>
                <w:color w:val="000000"/>
                <w:sz w:val="20"/>
                <w:szCs w:val="20"/>
                <w:lang w:bidi="he-IL"/>
              </w:rPr>
            </w:pPr>
            <w:del w:id="1766" w:author="thaodh" w:date="2013-04-11T11:45:00Z">
              <w:r w:rsidRPr="000D2AEF" w:rsidDel="006B2165">
                <w:rPr>
                  <w:rFonts w:cs="Arial"/>
                  <w:color w:val="000000"/>
                  <w:sz w:val="20"/>
                  <w:szCs w:val="20"/>
                  <w:lang w:bidi="he-IL"/>
                </w:rPr>
                <w:delText>1</w:delText>
              </w:r>
            </w:del>
          </w:p>
        </w:tc>
      </w:tr>
      <w:tr w:rsidR="000D2AEF" w:rsidRPr="000D2AEF" w:rsidDel="006B2165" w:rsidTr="000D2AEF">
        <w:trPr>
          <w:trHeight w:val="255"/>
          <w:del w:id="1767" w:author="thaodh" w:date="2013-04-11T11:45:00Z"/>
        </w:trPr>
        <w:tc>
          <w:tcPr>
            <w:tcW w:w="2061" w:type="pct"/>
            <w:tcBorders>
              <w:top w:val="nil"/>
              <w:left w:val="single" w:sz="4" w:space="0" w:color="000000"/>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768" w:author="thaodh" w:date="2013-04-11T11:45:00Z"/>
                <w:rFonts w:cs="Arial"/>
                <w:color w:val="000000"/>
                <w:sz w:val="20"/>
                <w:szCs w:val="20"/>
                <w:lang w:bidi="he-IL"/>
              </w:rPr>
            </w:pPr>
            <w:del w:id="1769" w:author="thaodh" w:date="2013-04-11T11:45:00Z">
              <w:r w:rsidRPr="000D2AEF" w:rsidDel="006B2165">
                <w:rPr>
                  <w:rFonts w:cs="Arial"/>
                  <w:color w:val="000000"/>
                  <w:sz w:val="20"/>
                  <w:szCs w:val="20"/>
                  <w:lang w:bidi="he-IL"/>
                </w:rPr>
                <w:delText xml:space="preserve">          ONE-RSM-HS22-SINGLE</w:delText>
              </w:r>
            </w:del>
          </w:p>
        </w:tc>
        <w:tc>
          <w:tcPr>
            <w:tcW w:w="2534"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770" w:author="thaodh" w:date="2013-04-11T11:45:00Z"/>
                <w:rFonts w:cs="Arial"/>
                <w:color w:val="000000"/>
                <w:sz w:val="20"/>
                <w:szCs w:val="20"/>
                <w:lang w:bidi="he-IL"/>
              </w:rPr>
            </w:pPr>
            <w:del w:id="1771" w:author="thaodh" w:date="2013-04-11T11:45:00Z">
              <w:r w:rsidRPr="000D2AEF" w:rsidDel="006B2165">
                <w:rPr>
                  <w:rFonts w:cs="Arial"/>
                  <w:color w:val="000000"/>
                  <w:sz w:val="20"/>
                  <w:szCs w:val="20"/>
                  <w:lang w:bidi="he-IL"/>
                </w:rPr>
                <w:delText>RSM-SINGLE-HS22</w:delText>
              </w:r>
            </w:del>
          </w:p>
        </w:tc>
        <w:tc>
          <w:tcPr>
            <w:tcW w:w="405"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772" w:author="thaodh" w:date="2013-04-11T11:45:00Z"/>
                <w:rFonts w:cs="Arial"/>
                <w:color w:val="000000"/>
                <w:sz w:val="20"/>
                <w:szCs w:val="20"/>
                <w:lang w:bidi="he-IL"/>
              </w:rPr>
            </w:pPr>
            <w:del w:id="1773" w:author="thaodh" w:date="2013-04-11T11:45:00Z">
              <w:r w:rsidRPr="000D2AEF" w:rsidDel="006B2165">
                <w:rPr>
                  <w:rFonts w:cs="Arial"/>
                  <w:color w:val="000000"/>
                  <w:sz w:val="20"/>
                  <w:szCs w:val="20"/>
                  <w:lang w:bidi="he-IL"/>
                </w:rPr>
                <w:delText>1</w:delText>
              </w:r>
            </w:del>
          </w:p>
        </w:tc>
      </w:tr>
      <w:tr w:rsidR="000D2AEF" w:rsidRPr="000D2AEF" w:rsidDel="006B2165" w:rsidTr="000D2AEF">
        <w:trPr>
          <w:trHeight w:val="255"/>
          <w:del w:id="1774" w:author="thaodh" w:date="2013-04-11T11:45:00Z"/>
        </w:trPr>
        <w:tc>
          <w:tcPr>
            <w:tcW w:w="2061" w:type="pct"/>
            <w:tcBorders>
              <w:top w:val="nil"/>
              <w:left w:val="single" w:sz="4" w:space="0" w:color="000000"/>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775" w:author="thaodh" w:date="2013-04-11T11:45:00Z"/>
                <w:rFonts w:cs="Arial"/>
                <w:color w:val="000000"/>
                <w:sz w:val="20"/>
                <w:szCs w:val="20"/>
                <w:lang w:bidi="he-IL"/>
              </w:rPr>
            </w:pPr>
            <w:del w:id="1776" w:author="thaodh" w:date="2013-04-11T11:45:00Z">
              <w:r w:rsidRPr="000D2AEF" w:rsidDel="006B2165">
                <w:rPr>
                  <w:rFonts w:cs="Arial"/>
                  <w:color w:val="000000"/>
                  <w:sz w:val="20"/>
                  <w:szCs w:val="20"/>
                  <w:lang w:bidi="he-IL"/>
                </w:rPr>
                <w:delText xml:space="preserve">          ONE-MAU-SINGLE</w:delText>
              </w:r>
            </w:del>
          </w:p>
        </w:tc>
        <w:tc>
          <w:tcPr>
            <w:tcW w:w="2534"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777" w:author="thaodh" w:date="2013-04-11T11:45:00Z"/>
                <w:rFonts w:cs="Arial"/>
                <w:color w:val="000000"/>
                <w:sz w:val="20"/>
                <w:szCs w:val="20"/>
                <w:lang w:bidi="he-IL"/>
              </w:rPr>
            </w:pPr>
            <w:del w:id="1778" w:author="thaodh" w:date="2013-04-11T11:45:00Z">
              <w:r w:rsidRPr="000D2AEF" w:rsidDel="006B2165">
                <w:rPr>
                  <w:rFonts w:cs="Arial"/>
                  <w:color w:val="000000"/>
                  <w:sz w:val="20"/>
                  <w:szCs w:val="20"/>
                  <w:lang w:bidi="he-IL"/>
                </w:rPr>
                <w:delText>Maintenance Access Unit</w:delText>
              </w:r>
            </w:del>
          </w:p>
        </w:tc>
        <w:tc>
          <w:tcPr>
            <w:tcW w:w="405"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779" w:author="thaodh" w:date="2013-04-11T11:45:00Z"/>
                <w:rFonts w:cs="Arial"/>
                <w:color w:val="000000"/>
                <w:sz w:val="20"/>
                <w:szCs w:val="20"/>
                <w:lang w:bidi="he-IL"/>
              </w:rPr>
            </w:pPr>
            <w:del w:id="1780" w:author="thaodh" w:date="2013-04-11T11:45:00Z">
              <w:r w:rsidRPr="000D2AEF" w:rsidDel="006B2165">
                <w:rPr>
                  <w:rFonts w:cs="Arial"/>
                  <w:color w:val="000000"/>
                  <w:sz w:val="20"/>
                  <w:szCs w:val="20"/>
                  <w:lang w:bidi="he-IL"/>
                </w:rPr>
                <w:delText>1</w:delText>
              </w:r>
            </w:del>
          </w:p>
        </w:tc>
      </w:tr>
      <w:tr w:rsidR="000D2AEF" w:rsidRPr="000D2AEF" w:rsidDel="006B2165" w:rsidTr="000D2AEF">
        <w:trPr>
          <w:trHeight w:val="510"/>
          <w:del w:id="1781" w:author="thaodh" w:date="2013-04-11T11:45:00Z"/>
        </w:trPr>
        <w:tc>
          <w:tcPr>
            <w:tcW w:w="2061" w:type="pct"/>
            <w:tcBorders>
              <w:top w:val="nil"/>
              <w:left w:val="single" w:sz="4" w:space="0" w:color="000000"/>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782" w:author="thaodh" w:date="2013-04-11T11:45:00Z"/>
                <w:rFonts w:cs="Arial"/>
                <w:color w:val="000000"/>
                <w:sz w:val="20"/>
                <w:szCs w:val="20"/>
                <w:lang w:bidi="he-IL"/>
              </w:rPr>
            </w:pPr>
            <w:del w:id="1783" w:author="thaodh" w:date="2013-04-11T11:45:00Z">
              <w:r w:rsidRPr="000D2AEF" w:rsidDel="006B2165">
                <w:rPr>
                  <w:rFonts w:cs="Arial"/>
                  <w:color w:val="000000"/>
                  <w:sz w:val="20"/>
                  <w:szCs w:val="20"/>
                  <w:lang w:bidi="he-IL"/>
                </w:rPr>
                <w:delText xml:space="preserve">          ONE-TRSU-TS16-DC</w:delText>
              </w:r>
            </w:del>
          </w:p>
        </w:tc>
        <w:tc>
          <w:tcPr>
            <w:tcW w:w="2534"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784" w:author="thaodh" w:date="2013-04-11T11:45:00Z"/>
                <w:rFonts w:cs="Arial"/>
                <w:color w:val="000000"/>
                <w:sz w:val="20"/>
                <w:szCs w:val="20"/>
                <w:lang w:bidi="he-IL"/>
              </w:rPr>
            </w:pPr>
            <w:del w:id="1785" w:author="thaodh" w:date="2013-04-11T11:45:00Z">
              <w:r w:rsidRPr="000D2AEF" w:rsidDel="006B2165">
                <w:rPr>
                  <w:rFonts w:cs="Arial"/>
                  <w:color w:val="000000"/>
                  <w:sz w:val="20"/>
                  <w:szCs w:val="20"/>
                  <w:lang w:bidi="he-IL"/>
                </w:rPr>
                <w:delText>TRSU based on Port Server TS16 DC for Comverse One CV 3.x</w:delText>
              </w:r>
            </w:del>
          </w:p>
        </w:tc>
        <w:tc>
          <w:tcPr>
            <w:tcW w:w="405"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786" w:author="thaodh" w:date="2013-04-11T11:45:00Z"/>
                <w:rFonts w:cs="Arial"/>
                <w:color w:val="000000"/>
                <w:sz w:val="20"/>
                <w:szCs w:val="20"/>
                <w:lang w:bidi="he-IL"/>
              </w:rPr>
            </w:pPr>
            <w:del w:id="1787" w:author="thaodh" w:date="2013-04-11T11:45:00Z">
              <w:r w:rsidRPr="000D2AEF" w:rsidDel="006B2165">
                <w:rPr>
                  <w:rFonts w:cs="Arial"/>
                  <w:color w:val="000000"/>
                  <w:sz w:val="20"/>
                  <w:szCs w:val="20"/>
                  <w:lang w:bidi="he-IL"/>
                </w:rPr>
                <w:delText>4</w:delText>
              </w:r>
            </w:del>
          </w:p>
        </w:tc>
      </w:tr>
      <w:tr w:rsidR="000D2AEF" w:rsidRPr="000D2AEF" w:rsidDel="006B2165" w:rsidTr="000D2AEF">
        <w:trPr>
          <w:trHeight w:val="255"/>
          <w:del w:id="1788" w:author="thaodh" w:date="2013-04-11T11:45:00Z"/>
        </w:trPr>
        <w:tc>
          <w:tcPr>
            <w:tcW w:w="2061" w:type="pct"/>
            <w:tcBorders>
              <w:top w:val="nil"/>
              <w:left w:val="single" w:sz="4" w:space="0" w:color="000000"/>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789" w:author="thaodh" w:date="2013-04-11T11:45:00Z"/>
                <w:rFonts w:cs="Arial"/>
                <w:color w:val="000000"/>
                <w:sz w:val="20"/>
                <w:szCs w:val="20"/>
                <w:lang w:bidi="he-IL"/>
              </w:rPr>
            </w:pPr>
            <w:del w:id="1790" w:author="thaodh" w:date="2013-04-11T11:45:00Z">
              <w:r w:rsidRPr="000D2AEF" w:rsidDel="006B2165">
                <w:rPr>
                  <w:rFonts w:cs="Arial"/>
                  <w:color w:val="000000"/>
                  <w:sz w:val="20"/>
                  <w:szCs w:val="20"/>
                  <w:lang w:bidi="he-IL"/>
                </w:rPr>
                <w:delText xml:space="preserve">          ONE-MKU</w:delText>
              </w:r>
            </w:del>
          </w:p>
        </w:tc>
        <w:tc>
          <w:tcPr>
            <w:tcW w:w="2534"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791" w:author="thaodh" w:date="2013-04-11T11:45:00Z"/>
                <w:rFonts w:cs="Arial"/>
                <w:color w:val="000000"/>
                <w:sz w:val="20"/>
                <w:szCs w:val="20"/>
                <w:lang w:bidi="he-IL"/>
              </w:rPr>
            </w:pPr>
            <w:del w:id="1792" w:author="thaodh" w:date="2013-04-11T11:45:00Z">
              <w:r w:rsidRPr="000D2AEF" w:rsidDel="006B2165">
                <w:rPr>
                  <w:rFonts w:cs="Arial"/>
                  <w:color w:val="000000"/>
                  <w:sz w:val="20"/>
                  <w:szCs w:val="20"/>
                  <w:lang w:bidi="he-IL"/>
                </w:rPr>
                <w:delText>Fujitsu MKU</w:delText>
              </w:r>
            </w:del>
          </w:p>
        </w:tc>
        <w:tc>
          <w:tcPr>
            <w:tcW w:w="405"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793" w:author="thaodh" w:date="2013-04-11T11:45:00Z"/>
                <w:rFonts w:cs="Arial"/>
                <w:color w:val="000000"/>
                <w:sz w:val="20"/>
                <w:szCs w:val="20"/>
                <w:lang w:bidi="he-IL"/>
              </w:rPr>
            </w:pPr>
            <w:del w:id="1794" w:author="thaodh" w:date="2013-04-11T11:45:00Z">
              <w:r w:rsidRPr="000D2AEF" w:rsidDel="006B2165">
                <w:rPr>
                  <w:rFonts w:cs="Arial"/>
                  <w:color w:val="000000"/>
                  <w:sz w:val="20"/>
                  <w:szCs w:val="20"/>
                  <w:lang w:bidi="he-IL"/>
                </w:rPr>
                <w:delText>1</w:delText>
              </w:r>
            </w:del>
          </w:p>
        </w:tc>
      </w:tr>
      <w:tr w:rsidR="000D2AEF" w:rsidRPr="000D2AEF" w:rsidDel="006B2165" w:rsidTr="000D2AEF">
        <w:trPr>
          <w:trHeight w:val="255"/>
          <w:del w:id="1795" w:author="thaodh" w:date="2013-04-11T11:45:00Z"/>
        </w:trPr>
        <w:tc>
          <w:tcPr>
            <w:tcW w:w="2061" w:type="pct"/>
            <w:tcBorders>
              <w:top w:val="nil"/>
              <w:left w:val="single" w:sz="4" w:space="0" w:color="000000"/>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796" w:author="thaodh" w:date="2013-04-11T11:45:00Z"/>
                <w:rFonts w:cs="Arial"/>
                <w:color w:val="000000"/>
                <w:sz w:val="20"/>
                <w:szCs w:val="20"/>
                <w:lang w:bidi="he-IL"/>
              </w:rPr>
            </w:pPr>
            <w:del w:id="1797" w:author="thaodh" w:date="2013-04-11T11:45:00Z">
              <w:r w:rsidRPr="000D2AEF" w:rsidDel="006B2165">
                <w:rPr>
                  <w:rFonts w:cs="Arial"/>
                  <w:color w:val="000000"/>
                  <w:sz w:val="20"/>
                  <w:szCs w:val="20"/>
                  <w:lang w:bidi="he-IL"/>
                </w:rPr>
                <w:delText xml:space="preserve">          ONE-SCTP</w:delText>
              </w:r>
            </w:del>
          </w:p>
        </w:tc>
        <w:tc>
          <w:tcPr>
            <w:tcW w:w="2534"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798" w:author="thaodh" w:date="2013-04-11T11:45:00Z"/>
                <w:rFonts w:cs="Arial"/>
                <w:color w:val="000000"/>
                <w:sz w:val="20"/>
                <w:szCs w:val="20"/>
                <w:lang w:bidi="he-IL"/>
              </w:rPr>
            </w:pPr>
            <w:del w:id="1799" w:author="thaodh" w:date="2013-04-11T11:45:00Z">
              <w:r w:rsidRPr="000D2AEF" w:rsidDel="006B2165">
                <w:rPr>
                  <w:rFonts w:cs="Arial"/>
                  <w:color w:val="000000"/>
                  <w:sz w:val="20"/>
                  <w:szCs w:val="20"/>
                  <w:lang w:bidi="he-IL"/>
                </w:rPr>
                <w:delText>Open SS7 - SCTP 0.8.2</w:delText>
              </w:r>
            </w:del>
          </w:p>
        </w:tc>
        <w:tc>
          <w:tcPr>
            <w:tcW w:w="405"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800" w:author="thaodh" w:date="2013-04-11T11:45:00Z"/>
                <w:rFonts w:cs="Arial"/>
                <w:color w:val="000000"/>
                <w:sz w:val="20"/>
                <w:szCs w:val="20"/>
                <w:lang w:bidi="he-IL"/>
              </w:rPr>
            </w:pPr>
            <w:del w:id="1801" w:author="thaodh" w:date="2013-04-11T11:45:00Z">
              <w:r w:rsidRPr="000D2AEF" w:rsidDel="006B2165">
                <w:rPr>
                  <w:rFonts w:cs="Arial"/>
                  <w:color w:val="000000"/>
                  <w:sz w:val="20"/>
                  <w:szCs w:val="20"/>
                  <w:lang w:bidi="he-IL"/>
                </w:rPr>
                <w:delText>1</w:delText>
              </w:r>
            </w:del>
          </w:p>
        </w:tc>
      </w:tr>
      <w:tr w:rsidR="000D2AEF" w:rsidRPr="000D2AEF" w:rsidDel="006B2165" w:rsidTr="000D2AEF">
        <w:trPr>
          <w:trHeight w:val="255"/>
          <w:del w:id="1802" w:author="thaodh" w:date="2013-04-11T11:45:00Z"/>
        </w:trPr>
        <w:tc>
          <w:tcPr>
            <w:tcW w:w="2061" w:type="pct"/>
            <w:tcBorders>
              <w:top w:val="nil"/>
              <w:left w:val="single" w:sz="4" w:space="0" w:color="000000"/>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803" w:author="thaodh" w:date="2013-04-11T11:45:00Z"/>
                <w:rFonts w:cs="Arial"/>
                <w:b/>
                <w:bCs/>
                <w:color w:val="000000"/>
                <w:sz w:val="20"/>
                <w:szCs w:val="20"/>
                <w:lang w:bidi="he-IL"/>
              </w:rPr>
            </w:pPr>
            <w:del w:id="1804" w:author="thaodh" w:date="2013-04-11T11:45:00Z">
              <w:r w:rsidRPr="000D2AEF" w:rsidDel="006B2165">
                <w:rPr>
                  <w:rFonts w:cs="Arial"/>
                  <w:b/>
                  <w:bCs/>
                  <w:color w:val="000000"/>
                  <w:sz w:val="20"/>
                  <w:szCs w:val="20"/>
                  <w:lang w:bidi="he-IL"/>
                </w:rPr>
                <w:delText xml:space="preserve">          Unified Platform Manager</w:delText>
              </w:r>
            </w:del>
          </w:p>
        </w:tc>
        <w:tc>
          <w:tcPr>
            <w:tcW w:w="2534" w:type="pct"/>
            <w:tcBorders>
              <w:top w:val="nil"/>
              <w:left w:val="nil"/>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805" w:author="thaodh" w:date="2013-04-11T11:45:00Z"/>
                <w:rFonts w:cs="Arial"/>
                <w:b/>
                <w:bCs/>
                <w:color w:val="000000"/>
                <w:sz w:val="20"/>
                <w:szCs w:val="20"/>
                <w:lang w:bidi="he-IL"/>
              </w:rPr>
            </w:pPr>
            <w:del w:id="1806" w:author="thaodh" w:date="2013-04-11T11:45:00Z">
              <w:r w:rsidRPr="000D2AEF" w:rsidDel="006B2165">
                <w:rPr>
                  <w:rFonts w:cs="Arial"/>
                  <w:b/>
                  <w:bCs/>
                  <w:color w:val="000000"/>
                  <w:sz w:val="20"/>
                  <w:szCs w:val="20"/>
                  <w:lang w:bidi="he-IL"/>
                </w:rPr>
                <w:delText> </w:delText>
              </w:r>
            </w:del>
          </w:p>
        </w:tc>
        <w:tc>
          <w:tcPr>
            <w:tcW w:w="405" w:type="pct"/>
            <w:tcBorders>
              <w:top w:val="nil"/>
              <w:left w:val="nil"/>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807" w:author="thaodh" w:date="2013-04-11T11:45:00Z"/>
                <w:rFonts w:cs="Arial"/>
                <w:b/>
                <w:bCs/>
                <w:color w:val="000000"/>
                <w:sz w:val="20"/>
                <w:szCs w:val="20"/>
                <w:lang w:bidi="he-IL"/>
              </w:rPr>
            </w:pPr>
            <w:del w:id="1808" w:author="thaodh" w:date="2013-04-11T11:45:00Z">
              <w:r w:rsidRPr="000D2AEF" w:rsidDel="006B2165">
                <w:rPr>
                  <w:rFonts w:cs="Arial"/>
                  <w:b/>
                  <w:bCs/>
                  <w:color w:val="000000"/>
                  <w:sz w:val="20"/>
                  <w:szCs w:val="20"/>
                  <w:lang w:bidi="he-IL"/>
                </w:rPr>
                <w:delText> </w:delText>
              </w:r>
            </w:del>
          </w:p>
        </w:tc>
      </w:tr>
      <w:tr w:rsidR="000D2AEF" w:rsidRPr="000D2AEF" w:rsidDel="006B2165" w:rsidTr="000D2AEF">
        <w:trPr>
          <w:trHeight w:val="255"/>
          <w:del w:id="1809" w:author="thaodh" w:date="2013-04-11T11:45:00Z"/>
        </w:trPr>
        <w:tc>
          <w:tcPr>
            <w:tcW w:w="2061" w:type="pct"/>
            <w:tcBorders>
              <w:top w:val="nil"/>
              <w:left w:val="single" w:sz="4" w:space="0" w:color="000000"/>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810" w:author="thaodh" w:date="2013-04-11T11:45:00Z"/>
                <w:rFonts w:cs="Arial"/>
                <w:color w:val="000000"/>
                <w:sz w:val="20"/>
                <w:szCs w:val="20"/>
                <w:lang w:bidi="he-IL"/>
              </w:rPr>
            </w:pPr>
            <w:del w:id="1811" w:author="thaodh" w:date="2013-04-11T11:45:00Z">
              <w:r w:rsidRPr="000D2AEF" w:rsidDel="006B2165">
                <w:rPr>
                  <w:rFonts w:cs="Arial"/>
                  <w:color w:val="000000"/>
                  <w:sz w:val="20"/>
                  <w:szCs w:val="20"/>
                  <w:lang w:bidi="he-IL"/>
                </w:rPr>
                <w:delText xml:space="preserve">           ONE-UPM-SINGLE-DC</w:delText>
              </w:r>
            </w:del>
          </w:p>
        </w:tc>
        <w:tc>
          <w:tcPr>
            <w:tcW w:w="2534"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812" w:author="thaodh" w:date="2013-04-11T11:45:00Z"/>
                <w:rFonts w:cs="Arial"/>
                <w:color w:val="000000"/>
                <w:sz w:val="20"/>
                <w:szCs w:val="20"/>
                <w:lang w:bidi="he-IL"/>
              </w:rPr>
            </w:pPr>
            <w:del w:id="1813" w:author="thaodh" w:date="2013-04-11T11:45:00Z">
              <w:r w:rsidRPr="000D2AEF" w:rsidDel="006B2165">
                <w:rPr>
                  <w:rFonts w:cs="Arial"/>
                  <w:color w:val="000000"/>
                  <w:sz w:val="20"/>
                  <w:szCs w:val="20"/>
                  <w:lang w:bidi="he-IL"/>
                </w:rPr>
                <w:delText>UPM-SINGLE-SDS2U-DC</w:delText>
              </w:r>
            </w:del>
          </w:p>
        </w:tc>
        <w:tc>
          <w:tcPr>
            <w:tcW w:w="405"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814" w:author="thaodh" w:date="2013-04-11T11:45:00Z"/>
                <w:rFonts w:cs="Arial"/>
                <w:color w:val="000000"/>
                <w:sz w:val="20"/>
                <w:szCs w:val="20"/>
                <w:lang w:bidi="he-IL"/>
              </w:rPr>
            </w:pPr>
            <w:del w:id="1815" w:author="thaodh" w:date="2013-04-11T11:45:00Z">
              <w:r w:rsidRPr="000D2AEF" w:rsidDel="006B2165">
                <w:rPr>
                  <w:rFonts w:cs="Arial"/>
                  <w:color w:val="000000"/>
                  <w:sz w:val="20"/>
                  <w:szCs w:val="20"/>
                  <w:lang w:bidi="he-IL"/>
                </w:rPr>
                <w:delText>2</w:delText>
              </w:r>
            </w:del>
          </w:p>
        </w:tc>
      </w:tr>
      <w:tr w:rsidR="000D2AEF" w:rsidRPr="000D2AEF" w:rsidDel="006B2165" w:rsidTr="000D2AEF">
        <w:trPr>
          <w:trHeight w:val="255"/>
          <w:del w:id="1816" w:author="thaodh" w:date="2013-04-11T11:45:00Z"/>
        </w:trPr>
        <w:tc>
          <w:tcPr>
            <w:tcW w:w="2061" w:type="pct"/>
            <w:tcBorders>
              <w:top w:val="nil"/>
              <w:left w:val="single" w:sz="4" w:space="0" w:color="000000"/>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817" w:author="thaodh" w:date="2013-04-11T11:45:00Z"/>
                <w:rFonts w:cs="Arial"/>
                <w:color w:val="000000"/>
                <w:sz w:val="20"/>
                <w:szCs w:val="20"/>
                <w:lang w:bidi="he-IL"/>
              </w:rPr>
            </w:pPr>
            <w:del w:id="1818" w:author="thaodh" w:date="2013-04-11T11:45:00Z">
              <w:r w:rsidRPr="000D2AEF" w:rsidDel="006B2165">
                <w:rPr>
                  <w:rFonts w:cs="Arial"/>
                  <w:color w:val="000000"/>
                  <w:sz w:val="20"/>
                  <w:szCs w:val="20"/>
                  <w:lang w:bidi="he-IL"/>
                </w:rPr>
                <w:delText xml:space="preserve">           ONE-SPE-EMC-CX4-DC</w:delText>
              </w:r>
            </w:del>
          </w:p>
        </w:tc>
        <w:tc>
          <w:tcPr>
            <w:tcW w:w="2534"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819" w:author="thaodh" w:date="2013-04-11T11:45:00Z"/>
                <w:rFonts w:cs="Arial"/>
                <w:color w:val="000000"/>
                <w:sz w:val="20"/>
                <w:szCs w:val="20"/>
                <w:lang w:bidi="he-IL"/>
              </w:rPr>
            </w:pPr>
            <w:del w:id="1820" w:author="thaodh" w:date="2013-04-11T11:45:00Z">
              <w:r w:rsidRPr="000D2AEF" w:rsidDel="006B2165">
                <w:rPr>
                  <w:rFonts w:cs="Arial"/>
                  <w:color w:val="000000"/>
                  <w:sz w:val="20"/>
                  <w:szCs w:val="20"/>
                  <w:lang w:bidi="he-IL"/>
                </w:rPr>
                <w:delText>SPE-120-DC based on EMC CX4-120 DC for Comverse One CV 3.x</w:delText>
              </w:r>
            </w:del>
          </w:p>
        </w:tc>
        <w:tc>
          <w:tcPr>
            <w:tcW w:w="405"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821" w:author="thaodh" w:date="2013-04-11T11:45:00Z"/>
                <w:rFonts w:cs="Arial"/>
                <w:color w:val="000000"/>
                <w:sz w:val="20"/>
                <w:szCs w:val="20"/>
                <w:lang w:bidi="he-IL"/>
              </w:rPr>
            </w:pPr>
            <w:del w:id="1822" w:author="thaodh" w:date="2013-04-11T11:45:00Z">
              <w:r w:rsidRPr="000D2AEF" w:rsidDel="006B2165">
                <w:rPr>
                  <w:rFonts w:cs="Arial"/>
                  <w:color w:val="000000"/>
                  <w:sz w:val="20"/>
                  <w:szCs w:val="20"/>
                  <w:lang w:bidi="he-IL"/>
                </w:rPr>
                <w:delText>1</w:delText>
              </w:r>
            </w:del>
          </w:p>
        </w:tc>
      </w:tr>
      <w:tr w:rsidR="000D2AEF" w:rsidRPr="000D2AEF" w:rsidDel="006B2165" w:rsidTr="000D2AEF">
        <w:trPr>
          <w:trHeight w:val="255"/>
          <w:del w:id="1823" w:author="thaodh" w:date="2013-04-11T11:45:00Z"/>
        </w:trPr>
        <w:tc>
          <w:tcPr>
            <w:tcW w:w="2061" w:type="pct"/>
            <w:tcBorders>
              <w:top w:val="nil"/>
              <w:left w:val="single" w:sz="4" w:space="0" w:color="000000"/>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824" w:author="thaodh" w:date="2013-04-11T11:45:00Z"/>
                <w:rFonts w:cs="Arial"/>
                <w:color w:val="000000"/>
                <w:sz w:val="20"/>
                <w:szCs w:val="20"/>
                <w:lang w:bidi="he-IL"/>
              </w:rPr>
            </w:pPr>
            <w:del w:id="1825" w:author="thaodh" w:date="2013-04-11T11:45:00Z">
              <w:r w:rsidRPr="000D2AEF" w:rsidDel="006B2165">
                <w:rPr>
                  <w:rFonts w:cs="Arial"/>
                  <w:color w:val="000000"/>
                  <w:sz w:val="20"/>
                  <w:szCs w:val="20"/>
                  <w:lang w:bidi="he-IL"/>
                </w:rPr>
                <w:delText xml:space="preserve">           ONE-BDU-IBM-LTO5-AC</w:delText>
              </w:r>
            </w:del>
          </w:p>
        </w:tc>
        <w:tc>
          <w:tcPr>
            <w:tcW w:w="2534"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826" w:author="thaodh" w:date="2013-04-11T11:45:00Z"/>
                <w:rFonts w:cs="Arial"/>
                <w:color w:val="000000"/>
                <w:sz w:val="20"/>
                <w:szCs w:val="20"/>
                <w:lang w:bidi="he-IL"/>
              </w:rPr>
            </w:pPr>
            <w:del w:id="1827" w:author="thaodh" w:date="2013-04-11T11:45:00Z">
              <w:r w:rsidRPr="000D2AEF" w:rsidDel="006B2165">
                <w:rPr>
                  <w:rFonts w:cs="Arial"/>
                  <w:color w:val="000000"/>
                  <w:sz w:val="20"/>
                  <w:szCs w:val="20"/>
                  <w:lang w:bidi="he-IL"/>
                </w:rPr>
                <w:delText>BDU based on IBM BDU LTO5 AC for Comverse One CV 3.x</w:delText>
              </w:r>
            </w:del>
          </w:p>
        </w:tc>
        <w:tc>
          <w:tcPr>
            <w:tcW w:w="405"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828" w:author="thaodh" w:date="2013-04-11T11:45:00Z"/>
                <w:rFonts w:cs="Arial"/>
                <w:color w:val="000000"/>
                <w:sz w:val="20"/>
                <w:szCs w:val="20"/>
                <w:lang w:bidi="he-IL"/>
              </w:rPr>
            </w:pPr>
            <w:del w:id="1829" w:author="thaodh" w:date="2013-04-11T11:45:00Z">
              <w:r w:rsidRPr="000D2AEF" w:rsidDel="006B2165">
                <w:rPr>
                  <w:rFonts w:cs="Arial"/>
                  <w:color w:val="000000"/>
                  <w:sz w:val="20"/>
                  <w:szCs w:val="20"/>
                  <w:lang w:bidi="he-IL"/>
                </w:rPr>
                <w:delText>2</w:delText>
              </w:r>
            </w:del>
          </w:p>
        </w:tc>
      </w:tr>
      <w:tr w:rsidR="000D2AEF" w:rsidRPr="000D2AEF" w:rsidDel="006B2165" w:rsidTr="000D2AEF">
        <w:trPr>
          <w:trHeight w:val="255"/>
          <w:del w:id="1830" w:author="thaodh" w:date="2013-04-11T11:45:00Z"/>
        </w:trPr>
        <w:tc>
          <w:tcPr>
            <w:tcW w:w="2061" w:type="pct"/>
            <w:tcBorders>
              <w:top w:val="nil"/>
              <w:left w:val="single" w:sz="4" w:space="0" w:color="000000"/>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831" w:author="thaodh" w:date="2013-04-11T11:45:00Z"/>
                <w:rFonts w:cs="Arial"/>
                <w:color w:val="000000"/>
                <w:sz w:val="20"/>
                <w:szCs w:val="20"/>
                <w:lang w:bidi="he-IL"/>
              </w:rPr>
            </w:pPr>
            <w:del w:id="1832" w:author="thaodh" w:date="2013-04-11T11:45:00Z">
              <w:r w:rsidRPr="000D2AEF" w:rsidDel="006B2165">
                <w:rPr>
                  <w:rFonts w:cs="Arial"/>
                  <w:color w:val="000000"/>
                  <w:sz w:val="20"/>
                  <w:szCs w:val="20"/>
                  <w:lang w:bidi="he-IL"/>
                </w:rPr>
                <w:delText xml:space="preserve">           ONE-POWER-SUPPLY-DC-AC</w:delText>
              </w:r>
            </w:del>
          </w:p>
        </w:tc>
        <w:tc>
          <w:tcPr>
            <w:tcW w:w="2534"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833" w:author="thaodh" w:date="2013-04-11T11:45:00Z"/>
                <w:rFonts w:cs="Arial"/>
                <w:color w:val="000000"/>
                <w:sz w:val="20"/>
                <w:szCs w:val="20"/>
                <w:lang w:bidi="he-IL"/>
              </w:rPr>
            </w:pPr>
            <w:del w:id="1834" w:author="thaodh" w:date="2013-04-11T11:45:00Z">
              <w:r w:rsidRPr="000D2AEF" w:rsidDel="006B2165">
                <w:rPr>
                  <w:rFonts w:cs="Arial"/>
                  <w:color w:val="000000"/>
                  <w:sz w:val="20"/>
                  <w:szCs w:val="20"/>
                  <w:lang w:bidi="he-IL"/>
                </w:rPr>
                <w:delText>POWER SUPPLY DC\AC,IN-48VDC,OUT:230VAC,1500W ,1U</w:delText>
              </w:r>
            </w:del>
          </w:p>
        </w:tc>
        <w:tc>
          <w:tcPr>
            <w:tcW w:w="405"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835" w:author="thaodh" w:date="2013-04-11T11:45:00Z"/>
                <w:rFonts w:cs="Arial"/>
                <w:color w:val="000000"/>
                <w:sz w:val="20"/>
                <w:szCs w:val="20"/>
                <w:lang w:bidi="he-IL"/>
              </w:rPr>
            </w:pPr>
            <w:del w:id="1836" w:author="thaodh" w:date="2013-04-11T11:45:00Z">
              <w:r w:rsidRPr="000D2AEF" w:rsidDel="006B2165">
                <w:rPr>
                  <w:rFonts w:cs="Arial"/>
                  <w:color w:val="000000"/>
                  <w:sz w:val="20"/>
                  <w:szCs w:val="20"/>
                  <w:lang w:bidi="he-IL"/>
                </w:rPr>
                <w:delText>2</w:delText>
              </w:r>
            </w:del>
          </w:p>
        </w:tc>
      </w:tr>
      <w:tr w:rsidR="000D2AEF" w:rsidRPr="000D2AEF" w:rsidDel="006B2165" w:rsidTr="000D2AEF">
        <w:trPr>
          <w:trHeight w:val="255"/>
          <w:del w:id="1837" w:author="thaodh" w:date="2013-04-11T11:45:00Z"/>
        </w:trPr>
        <w:tc>
          <w:tcPr>
            <w:tcW w:w="2061" w:type="pct"/>
            <w:tcBorders>
              <w:top w:val="nil"/>
              <w:left w:val="single" w:sz="4" w:space="0" w:color="000000"/>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838" w:author="thaodh" w:date="2013-04-11T11:45:00Z"/>
                <w:rFonts w:cs="Arial"/>
                <w:b/>
                <w:bCs/>
                <w:color w:val="000000"/>
                <w:sz w:val="20"/>
                <w:szCs w:val="20"/>
                <w:lang w:bidi="he-IL"/>
              </w:rPr>
            </w:pPr>
            <w:del w:id="1839" w:author="thaodh" w:date="2013-04-11T11:45:00Z">
              <w:r w:rsidRPr="000D2AEF" w:rsidDel="006B2165">
                <w:rPr>
                  <w:rFonts w:cs="Arial"/>
                  <w:b/>
                  <w:bCs/>
                  <w:color w:val="000000"/>
                  <w:sz w:val="20"/>
                  <w:szCs w:val="20"/>
                  <w:lang w:bidi="he-IL"/>
                </w:rPr>
                <w:delText xml:space="preserve">         Chassis &amp; Cabinets</w:delText>
              </w:r>
            </w:del>
          </w:p>
        </w:tc>
        <w:tc>
          <w:tcPr>
            <w:tcW w:w="2534" w:type="pct"/>
            <w:tcBorders>
              <w:top w:val="nil"/>
              <w:left w:val="nil"/>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840" w:author="thaodh" w:date="2013-04-11T11:45:00Z"/>
                <w:rFonts w:cs="Arial"/>
                <w:b/>
                <w:bCs/>
                <w:color w:val="000000"/>
                <w:sz w:val="20"/>
                <w:szCs w:val="20"/>
                <w:lang w:bidi="he-IL"/>
              </w:rPr>
            </w:pPr>
            <w:del w:id="1841" w:author="thaodh" w:date="2013-04-11T11:45:00Z">
              <w:r w:rsidRPr="000D2AEF" w:rsidDel="006B2165">
                <w:rPr>
                  <w:rFonts w:cs="Arial"/>
                  <w:b/>
                  <w:bCs/>
                  <w:color w:val="000000"/>
                  <w:sz w:val="20"/>
                  <w:szCs w:val="20"/>
                  <w:lang w:bidi="he-IL"/>
                </w:rPr>
                <w:delText> </w:delText>
              </w:r>
            </w:del>
          </w:p>
        </w:tc>
        <w:tc>
          <w:tcPr>
            <w:tcW w:w="405" w:type="pct"/>
            <w:tcBorders>
              <w:top w:val="nil"/>
              <w:left w:val="nil"/>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842" w:author="thaodh" w:date="2013-04-11T11:45:00Z"/>
                <w:rFonts w:cs="Arial"/>
                <w:b/>
                <w:bCs/>
                <w:color w:val="000000"/>
                <w:sz w:val="20"/>
                <w:szCs w:val="20"/>
                <w:lang w:bidi="he-IL"/>
              </w:rPr>
            </w:pPr>
            <w:del w:id="1843" w:author="thaodh" w:date="2013-04-11T11:45:00Z">
              <w:r w:rsidRPr="000D2AEF" w:rsidDel="006B2165">
                <w:rPr>
                  <w:rFonts w:cs="Arial"/>
                  <w:b/>
                  <w:bCs/>
                  <w:color w:val="000000"/>
                  <w:sz w:val="20"/>
                  <w:szCs w:val="20"/>
                  <w:lang w:bidi="he-IL"/>
                </w:rPr>
                <w:delText> </w:delText>
              </w:r>
            </w:del>
          </w:p>
        </w:tc>
      </w:tr>
      <w:tr w:rsidR="000D2AEF" w:rsidRPr="000D2AEF" w:rsidDel="006B2165" w:rsidTr="000D2AEF">
        <w:trPr>
          <w:trHeight w:val="287"/>
          <w:del w:id="1844" w:author="thaodh" w:date="2013-04-11T11:45:00Z"/>
        </w:trPr>
        <w:tc>
          <w:tcPr>
            <w:tcW w:w="2061" w:type="pct"/>
            <w:tcBorders>
              <w:top w:val="nil"/>
              <w:left w:val="single" w:sz="4" w:space="0" w:color="000000"/>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845" w:author="thaodh" w:date="2013-04-11T11:45:00Z"/>
                <w:rFonts w:cs="Arial"/>
                <w:color w:val="000000"/>
                <w:sz w:val="20"/>
                <w:szCs w:val="20"/>
                <w:lang w:bidi="he-IL"/>
              </w:rPr>
            </w:pPr>
            <w:del w:id="1846" w:author="thaodh" w:date="2013-04-11T11:45:00Z">
              <w:r w:rsidRPr="000D2AEF" w:rsidDel="006B2165">
                <w:rPr>
                  <w:rFonts w:cs="Arial"/>
                  <w:color w:val="000000"/>
                  <w:sz w:val="20"/>
                  <w:szCs w:val="20"/>
                  <w:lang w:bidi="he-IL"/>
                </w:rPr>
                <w:delText xml:space="preserve">          ONE-IBM-BCHT</w:delText>
              </w:r>
            </w:del>
          </w:p>
        </w:tc>
        <w:tc>
          <w:tcPr>
            <w:tcW w:w="2534"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847" w:author="thaodh" w:date="2013-04-11T11:45:00Z"/>
                <w:rFonts w:cs="Arial"/>
                <w:color w:val="000000"/>
                <w:sz w:val="20"/>
                <w:szCs w:val="20"/>
                <w:lang w:bidi="he-IL"/>
              </w:rPr>
            </w:pPr>
            <w:del w:id="1848" w:author="thaodh" w:date="2013-04-11T11:45:00Z">
              <w:r w:rsidRPr="000D2AEF" w:rsidDel="006B2165">
                <w:rPr>
                  <w:rFonts w:cs="Arial"/>
                  <w:color w:val="000000"/>
                  <w:sz w:val="20"/>
                  <w:szCs w:val="20"/>
                  <w:lang w:bidi="he-IL"/>
                </w:rPr>
                <w:delText>IBM BCHT with 2xBNT switches</w:delText>
              </w:r>
            </w:del>
          </w:p>
        </w:tc>
        <w:tc>
          <w:tcPr>
            <w:tcW w:w="405"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849" w:author="thaodh" w:date="2013-04-11T11:45:00Z"/>
                <w:rFonts w:cs="Arial"/>
                <w:color w:val="000000"/>
                <w:sz w:val="20"/>
                <w:szCs w:val="20"/>
                <w:lang w:bidi="he-IL"/>
              </w:rPr>
            </w:pPr>
            <w:del w:id="1850" w:author="thaodh" w:date="2013-04-11T11:45:00Z">
              <w:r w:rsidRPr="000D2AEF" w:rsidDel="006B2165">
                <w:rPr>
                  <w:rFonts w:cs="Arial"/>
                  <w:color w:val="000000"/>
                  <w:sz w:val="20"/>
                  <w:szCs w:val="20"/>
                  <w:lang w:bidi="he-IL"/>
                </w:rPr>
                <w:delText>6</w:delText>
              </w:r>
            </w:del>
          </w:p>
        </w:tc>
      </w:tr>
      <w:tr w:rsidR="000D2AEF" w:rsidRPr="000D2AEF" w:rsidDel="006B2165" w:rsidTr="000D2AEF">
        <w:trPr>
          <w:trHeight w:val="260"/>
          <w:del w:id="1851" w:author="thaodh" w:date="2013-04-11T11:45:00Z"/>
        </w:trPr>
        <w:tc>
          <w:tcPr>
            <w:tcW w:w="2061" w:type="pct"/>
            <w:tcBorders>
              <w:top w:val="nil"/>
              <w:left w:val="single" w:sz="4" w:space="0" w:color="000000"/>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852" w:author="thaodh" w:date="2013-04-11T11:45:00Z"/>
                <w:rFonts w:cs="Arial"/>
                <w:color w:val="000000"/>
                <w:sz w:val="20"/>
                <w:szCs w:val="20"/>
                <w:lang w:bidi="he-IL"/>
              </w:rPr>
            </w:pPr>
            <w:del w:id="1853" w:author="thaodh" w:date="2013-04-11T11:45:00Z">
              <w:r w:rsidRPr="000D2AEF" w:rsidDel="006B2165">
                <w:rPr>
                  <w:rFonts w:cs="Arial"/>
                  <w:color w:val="000000"/>
                  <w:sz w:val="20"/>
                  <w:szCs w:val="20"/>
                  <w:lang w:bidi="he-IL"/>
                </w:rPr>
                <w:delText xml:space="preserve">          ONE-ACCAPP-CABINET</w:delText>
              </w:r>
            </w:del>
          </w:p>
        </w:tc>
        <w:tc>
          <w:tcPr>
            <w:tcW w:w="2534"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854" w:author="thaodh" w:date="2013-04-11T11:45:00Z"/>
                <w:rFonts w:cs="Arial"/>
                <w:color w:val="000000"/>
                <w:sz w:val="20"/>
                <w:szCs w:val="20"/>
                <w:lang w:bidi="he-IL"/>
              </w:rPr>
            </w:pPr>
            <w:del w:id="1855" w:author="thaodh" w:date="2013-04-11T11:45:00Z">
              <w:r w:rsidRPr="000D2AEF" w:rsidDel="006B2165">
                <w:rPr>
                  <w:rFonts w:cs="Arial"/>
                  <w:color w:val="000000"/>
                  <w:sz w:val="20"/>
                  <w:szCs w:val="20"/>
                  <w:lang w:bidi="he-IL"/>
                </w:rPr>
                <w:delText>ACC-APP AC/DC CABINET</w:delText>
              </w:r>
            </w:del>
          </w:p>
        </w:tc>
        <w:tc>
          <w:tcPr>
            <w:tcW w:w="405"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856" w:author="thaodh" w:date="2013-04-11T11:45:00Z"/>
                <w:rFonts w:cs="Arial"/>
                <w:color w:val="000000"/>
                <w:sz w:val="20"/>
                <w:szCs w:val="20"/>
                <w:lang w:bidi="he-IL"/>
              </w:rPr>
            </w:pPr>
            <w:del w:id="1857" w:author="thaodh" w:date="2013-04-11T11:45:00Z">
              <w:r w:rsidRPr="000D2AEF" w:rsidDel="006B2165">
                <w:rPr>
                  <w:rFonts w:cs="Arial"/>
                  <w:color w:val="000000"/>
                  <w:sz w:val="20"/>
                  <w:szCs w:val="20"/>
                  <w:lang w:bidi="he-IL"/>
                </w:rPr>
                <w:delText>3</w:delText>
              </w:r>
            </w:del>
          </w:p>
        </w:tc>
      </w:tr>
      <w:tr w:rsidR="000D2AEF" w:rsidRPr="000D2AEF" w:rsidDel="006B2165" w:rsidTr="000D2AEF">
        <w:trPr>
          <w:trHeight w:val="255"/>
          <w:del w:id="1858" w:author="thaodh" w:date="2013-04-11T11:45:00Z"/>
        </w:trPr>
        <w:tc>
          <w:tcPr>
            <w:tcW w:w="2061" w:type="pct"/>
            <w:tcBorders>
              <w:top w:val="nil"/>
              <w:left w:val="single" w:sz="4" w:space="0" w:color="000000"/>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859" w:author="thaodh" w:date="2013-04-11T11:45:00Z"/>
                <w:rFonts w:cs="Arial"/>
                <w:color w:val="000000"/>
                <w:sz w:val="20"/>
                <w:szCs w:val="20"/>
                <w:lang w:bidi="he-IL"/>
              </w:rPr>
            </w:pPr>
            <w:del w:id="1860" w:author="thaodh" w:date="2013-04-11T11:45:00Z">
              <w:r w:rsidRPr="000D2AEF" w:rsidDel="006B2165">
                <w:rPr>
                  <w:rFonts w:cs="Arial"/>
                  <w:color w:val="000000"/>
                  <w:sz w:val="20"/>
                  <w:szCs w:val="20"/>
                  <w:lang w:bidi="he-IL"/>
                </w:rPr>
                <w:delText xml:space="preserve">          ONE-OSS-CABINET</w:delText>
              </w:r>
            </w:del>
          </w:p>
        </w:tc>
        <w:tc>
          <w:tcPr>
            <w:tcW w:w="2534"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861" w:author="thaodh" w:date="2013-04-11T11:45:00Z"/>
                <w:rFonts w:cs="Arial"/>
                <w:color w:val="000000"/>
                <w:sz w:val="20"/>
                <w:szCs w:val="20"/>
                <w:lang w:bidi="he-IL"/>
              </w:rPr>
            </w:pPr>
            <w:del w:id="1862" w:author="thaodh" w:date="2013-04-11T11:45:00Z">
              <w:r w:rsidRPr="000D2AEF" w:rsidDel="006B2165">
                <w:rPr>
                  <w:rFonts w:cs="Arial"/>
                  <w:color w:val="000000"/>
                  <w:sz w:val="20"/>
                  <w:szCs w:val="20"/>
                  <w:lang w:bidi="he-IL"/>
                </w:rPr>
                <w:delText>OSS AC/DC CABINET</w:delText>
              </w:r>
            </w:del>
          </w:p>
        </w:tc>
        <w:tc>
          <w:tcPr>
            <w:tcW w:w="405"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863" w:author="thaodh" w:date="2013-04-11T11:45:00Z"/>
                <w:rFonts w:cs="Arial"/>
                <w:color w:val="000000"/>
                <w:sz w:val="20"/>
                <w:szCs w:val="20"/>
                <w:lang w:bidi="he-IL"/>
              </w:rPr>
            </w:pPr>
            <w:del w:id="1864" w:author="thaodh" w:date="2013-04-11T11:45:00Z">
              <w:r w:rsidRPr="000D2AEF" w:rsidDel="006B2165">
                <w:rPr>
                  <w:rFonts w:cs="Arial"/>
                  <w:color w:val="000000"/>
                  <w:sz w:val="20"/>
                  <w:szCs w:val="20"/>
                  <w:lang w:bidi="he-IL"/>
                </w:rPr>
                <w:delText>1</w:delText>
              </w:r>
            </w:del>
          </w:p>
        </w:tc>
      </w:tr>
      <w:tr w:rsidR="000D2AEF" w:rsidRPr="000D2AEF" w:rsidDel="006B2165" w:rsidTr="000D2AEF">
        <w:trPr>
          <w:trHeight w:val="255"/>
          <w:del w:id="1865" w:author="thaodh" w:date="2013-04-11T11:45:00Z"/>
        </w:trPr>
        <w:tc>
          <w:tcPr>
            <w:tcW w:w="2061" w:type="pct"/>
            <w:tcBorders>
              <w:top w:val="nil"/>
              <w:left w:val="single" w:sz="4" w:space="0" w:color="000000"/>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866" w:author="thaodh" w:date="2013-04-11T11:45:00Z"/>
                <w:rFonts w:cs="Arial"/>
                <w:b/>
                <w:bCs/>
                <w:color w:val="000000"/>
                <w:sz w:val="20"/>
                <w:szCs w:val="20"/>
                <w:lang w:bidi="he-IL"/>
              </w:rPr>
            </w:pPr>
            <w:del w:id="1867" w:author="thaodh" w:date="2013-04-11T11:45:00Z">
              <w:r w:rsidRPr="000D2AEF" w:rsidDel="006B2165">
                <w:rPr>
                  <w:rFonts w:cs="Arial"/>
                  <w:b/>
                  <w:bCs/>
                  <w:color w:val="000000"/>
                  <w:sz w:val="20"/>
                  <w:szCs w:val="20"/>
                  <w:lang w:bidi="he-IL"/>
                </w:rPr>
                <w:delText xml:space="preserve">         Spare Parts</w:delText>
              </w:r>
            </w:del>
          </w:p>
        </w:tc>
        <w:tc>
          <w:tcPr>
            <w:tcW w:w="2534" w:type="pct"/>
            <w:tcBorders>
              <w:top w:val="nil"/>
              <w:left w:val="nil"/>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868" w:author="thaodh" w:date="2013-04-11T11:45:00Z"/>
                <w:rFonts w:cs="Arial"/>
                <w:b/>
                <w:bCs/>
                <w:color w:val="000000"/>
                <w:sz w:val="20"/>
                <w:szCs w:val="20"/>
                <w:lang w:bidi="he-IL"/>
              </w:rPr>
            </w:pPr>
            <w:del w:id="1869" w:author="thaodh" w:date="2013-04-11T11:45:00Z">
              <w:r w:rsidRPr="000D2AEF" w:rsidDel="006B2165">
                <w:rPr>
                  <w:rFonts w:cs="Arial"/>
                  <w:b/>
                  <w:bCs/>
                  <w:color w:val="000000"/>
                  <w:sz w:val="20"/>
                  <w:szCs w:val="20"/>
                  <w:lang w:bidi="he-IL"/>
                </w:rPr>
                <w:delText> </w:delText>
              </w:r>
            </w:del>
          </w:p>
        </w:tc>
        <w:tc>
          <w:tcPr>
            <w:tcW w:w="405" w:type="pct"/>
            <w:tcBorders>
              <w:top w:val="nil"/>
              <w:left w:val="nil"/>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870" w:author="thaodh" w:date="2013-04-11T11:45:00Z"/>
                <w:rFonts w:cs="Arial"/>
                <w:b/>
                <w:bCs/>
                <w:color w:val="000000"/>
                <w:sz w:val="20"/>
                <w:szCs w:val="20"/>
                <w:lang w:bidi="he-IL"/>
              </w:rPr>
            </w:pPr>
            <w:del w:id="1871" w:author="thaodh" w:date="2013-04-11T11:45:00Z">
              <w:r w:rsidRPr="000D2AEF" w:rsidDel="006B2165">
                <w:rPr>
                  <w:rFonts w:cs="Arial"/>
                  <w:b/>
                  <w:bCs/>
                  <w:color w:val="000000"/>
                  <w:sz w:val="20"/>
                  <w:szCs w:val="20"/>
                  <w:lang w:bidi="he-IL"/>
                </w:rPr>
                <w:delText> </w:delText>
              </w:r>
            </w:del>
          </w:p>
        </w:tc>
      </w:tr>
      <w:tr w:rsidR="000D2AEF" w:rsidRPr="000D2AEF" w:rsidDel="006B2165" w:rsidTr="000D2AEF">
        <w:trPr>
          <w:trHeight w:val="255"/>
          <w:del w:id="1872" w:author="thaodh" w:date="2013-04-11T11:45:00Z"/>
        </w:trPr>
        <w:tc>
          <w:tcPr>
            <w:tcW w:w="2061" w:type="pct"/>
            <w:tcBorders>
              <w:top w:val="nil"/>
              <w:left w:val="single" w:sz="4" w:space="0" w:color="000000"/>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873" w:author="thaodh" w:date="2013-04-11T11:45:00Z"/>
                <w:rFonts w:cs="Arial"/>
                <w:color w:val="000000"/>
                <w:sz w:val="20"/>
                <w:szCs w:val="20"/>
                <w:lang w:bidi="he-IL"/>
              </w:rPr>
            </w:pPr>
            <w:del w:id="1874" w:author="thaodh" w:date="2013-04-11T11:45:00Z">
              <w:r w:rsidRPr="000D2AEF" w:rsidDel="006B2165">
                <w:rPr>
                  <w:rFonts w:cs="Arial"/>
                  <w:color w:val="000000"/>
                  <w:sz w:val="20"/>
                  <w:szCs w:val="20"/>
                  <w:lang w:bidi="he-IL"/>
                </w:rPr>
                <w:delText xml:space="preserve">          ONE-BASE-SPARES</w:delText>
              </w:r>
            </w:del>
          </w:p>
        </w:tc>
        <w:tc>
          <w:tcPr>
            <w:tcW w:w="2534"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875" w:author="thaodh" w:date="2013-04-11T11:45:00Z"/>
                <w:rFonts w:cs="Arial"/>
                <w:color w:val="000000"/>
                <w:sz w:val="20"/>
                <w:szCs w:val="20"/>
                <w:lang w:bidi="he-IL"/>
              </w:rPr>
            </w:pPr>
            <w:del w:id="1876" w:author="thaodh" w:date="2013-04-11T11:45:00Z">
              <w:r w:rsidRPr="000D2AEF" w:rsidDel="006B2165">
                <w:rPr>
                  <w:rFonts w:cs="Arial"/>
                  <w:color w:val="000000"/>
                  <w:sz w:val="20"/>
                  <w:szCs w:val="20"/>
                  <w:lang w:bidi="he-IL"/>
                </w:rPr>
                <w:delText>Spare Parts kit</w:delText>
              </w:r>
            </w:del>
          </w:p>
        </w:tc>
        <w:tc>
          <w:tcPr>
            <w:tcW w:w="405"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877" w:author="thaodh" w:date="2013-04-11T11:45:00Z"/>
                <w:rFonts w:cs="Arial"/>
                <w:color w:val="000000"/>
                <w:sz w:val="20"/>
                <w:szCs w:val="20"/>
                <w:lang w:bidi="he-IL"/>
              </w:rPr>
            </w:pPr>
            <w:del w:id="1878" w:author="thaodh" w:date="2013-04-11T11:45:00Z">
              <w:r w:rsidRPr="000D2AEF" w:rsidDel="006B2165">
                <w:rPr>
                  <w:rFonts w:cs="Arial"/>
                  <w:color w:val="000000"/>
                  <w:sz w:val="20"/>
                  <w:szCs w:val="20"/>
                  <w:lang w:bidi="he-IL"/>
                </w:rPr>
                <w:delText>1</w:delText>
              </w:r>
            </w:del>
          </w:p>
        </w:tc>
      </w:tr>
      <w:tr w:rsidR="000D2AEF" w:rsidRPr="000D2AEF" w:rsidDel="006B2165" w:rsidTr="000D2AEF">
        <w:trPr>
          <w:trHeight w:val="255"/>
          <w:del w:id="1879" w:author="thaodh" w:date="2013-04-11T11:45:00Z"/>
        </w:trPr>
        <w:tc>
          <w:tcPr>
            <w:tcW w:w="2061" w:type="pct"/>
            <w:tcBorders>
              <w:top w:val="nil"/>
              <w:left w:val="single" w:sz="4" w:space="0" w:color="000000"/>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880" w:author="thaodh" w:date="2013-04-11T11:45:00Z"/>
                <w:rFonts w:cs="Arial"/>
                <w:b/>
                <w:bCs/>
                <w:color w:val="000000"/>
                <w:sz w:val="20"/>
                <w:szCs w:val="20"/>
                <w:lang w:bidi="he-IL"/>
              </w:rPr>
            </w:pPr>
            <w:del w:id="1881" w:author="thaodh" w:date="2013-04-11T11:45:00Z">
              <w:r w:rsidRPr="000D2AEF" w:rsidDel="006B2165">
                <w:rPr>
                  <w:rFonts w:cs="Arial"/>
                  <w:b/>
                  <w:bCs/>
                  <w:color w:val="000000"/>
                  <w:sz w:val="20"/>
                  <w:szCs w:val="20"/>
                  <w:lang w:bidi="he-IL"/>
                </w:rPr>
                <w:delText xml:space="preserve">         Elcom Mediation Gateway</w:delText>
              </w:r>
            </w:del>
          </w:p>
        </w:tc>
        <w:tc>
          <w:tcPr>
            <w:tcW w:w="2534" w:type="pct"/>
            <w:tcBorders>
              <w:top w:val="nil"/>
              <w:left w:val="nil"/>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882" w:author="thaodh" w:date="2013-04-11T11:45:00Z"/>
                <w:rFonts w:cs="Arial"/>
                <w:b/>
                <w:bCs/>
                <w:color w:val="000000"/>
                <w:sz w:val="20"/>
                <w:szCs w:val="20"/>
                <w:lang w:bidi="he-IL"/>
              </w:rPr>
            </w:pPr>
            <w:del w:id="1883" w:author="thaodh" w:date="2013-04-11T11:45:00Z">
              <w:r w:rsidRPr="000D2AEF" w:rsidDel="006B2165">
                <w:rPr>
                  <w:rFonts w:cs="Arial"/>
                  <w:b/>
                  <w:bCs/>
                  <w:color w:val="000000"/>
                  <w:sz w:val="20"/>
                  <w:szCs w:val="20"/>
                  <w:lang w:bidi="he-IL"/>
                </w:rPr>
                <w:delText> </w:delText>
              </w:r>
            </w:del>
          </w:p>
        </w:tc>
        <w:tc>
          <w:tcPr>
            <w:tcW w:w="405" w:type="pct"/>
            <w:tcBorders>
              <w:top w:val="nil"/>
              <w:left w:val="nil"/>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884" w:author="thaodh" w:date="2013-04-11T11:45:00Z"/>
                <w:rFonts w:cs="Arial"/>
                <w:b/>
                <w:bCs/>
                <w:color w:val="000000"/>
                <w:sz w:val="20"/>
                <w:szCs w:val="20"/>
                <w:lang w:bidi="he-IL"/>
              </w:rPr>
            </w:pPr>
            <w:del w:id="1885" w:author="thaodh" w:date="2013-04-11T11:45:00Z">
              <w:r w:rsidRPr="000D2AEF" w:rsidDel="006B2165">
                <w:rPr>
                  <w:rFonts w:cs="Arial"/>
                  <w:b/>
                  <w:bCs/>
                  <w:color w:val="000000"/>
                  <w:sz w:val="20"/>
                  <w:szCs w:val="20"/>
                  <w:lang w:bidi="he-IL"/>
                </w:rPr>
                <w:delText> </w:delText>
              </w:r>
            </w:del>
          </w:p>
        </w:tc>
      </w:tr>
      <w:tr w:rsidR="000D2AEF" w:rsidRPr="000D2AEF" w:rsidDel="006B2165" w:rsidTr="000D2AEF">
        <w:trPr>
          <w:trHeight w:val="255"/>
          <w:del w:id="1886" w:author="thaodh" w:date="2013-04-11T11:45:00Z"/>
        </w:trPr>
        <w:tc>
          <w:tcPr>
            <w:tcW w:w="2061" w:type="pct"/>
            <w:tcBorders>
              <w:top w:val="nil"/>
              <w:left w:val="single" w:sz="4" w:space="0" w:color="000000"/>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887" w:author="thaodh" w:date="2013-04-11T11:45:00Z"/>
                <w:rFonts w:cs="Arial"/>
                <w:color w:val="000000"/>
                <w:sz w:val="20"/>
                <w:szCs w:val="20"/>
                <w:lang w:bidi="he-IL"/>
              </w:rPr>
            </w:pPr>
            <w:del w:id="1888" w:author="thaodh" w:date="2013-04-11T11:45:00Z">
              <w:r w:rsidRPr="000D2AEF" w:rsidDel="006B2165">
                <w:rPr>
                  <w:rFonts w:cs="Arial"/>
                  <w:color w:val="000000"/>
                  <w:sz w:val="20"/>
                  <w:szCs w:val="20"/>
                  <w:lang w:bidi="he-IL"/>
                </w:rPr>
                <w:delText xml:space="preserve">          ONE-SLU-HS22-SINGLE</w:delText>
              </w:r>
            </w:del>
          </w:p>
        </w:tc>
        <w:tc>
          <w:tcPr>
            <w:tcW w:w="2534"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889" w:author="thaodh" w:date="2013-04-11T11:45:00Z"/>
                <w:rFonts w:cs="Arial"/>
                <w:color w:val="000000"/>
                <w:sz w:val="20"/>
                <w:szCs w:val="20"/>
                <w:lang w:bidi="he-IL"/>
              </w:rPr>
            </w:pPr>
            <w:del w:id="1890" w:author="thaodh" w:date="2013-04-11T11:45:00Z">
              <w:r w:rsidRPr="000D2AEF" w:rsidDel="006B2165">
                <w:rPr>
                  <w:rFonts w:cs="Arial"/>
                  <w:color w:val="000000"/>
                  <w:sz w:val="20"/>
                  <w:szCs w:val="20"/>
                  <w:lang w:bidi="he-IL"/>
                </w:rPr>
                <w:delText>SLU-BASE-SINGLE-HS22</w:delText>
              </w:r>
            </w:del>
          </w:p>
        </w:tc>
        <w:tc>
          <w:tcPr>
            <w:tcW w:w="405"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891" w:author="thaodh" w:date="2013-04-11T11:45:00Z"/>
                <w:rFonts w:cs="Arial"/>
                <w:color w:val="000000"/>
                <w:sz w:val="20"/>
                <w:szCs w:val="20"/>
                <w:lang w:bidi="he-IL"/>
              </w:rPr>
            </w:pPr>
            <w:del w:id="1892" w:author="thaodh" w:date="2013-04-11T11:45:00Z">
              <w:r w:rsidRPr="000D2AEF" w:rsidDel="006B2165">
                <w:rPr>
                  <w:rFonts w:cs="Arial"/>
                  <w:color w:val="000000"/>
                  <w:sz w:val="20"/>
                  <w:szCs w:val="20"/>
                  <w:lang w:bidi="he-IL"/>
                </w:rPr>
                <w:delText>10</w:delText>
              </w:r>
            </w:del>
          </w:p>
        </w:tc>
      </w:tr>
      <w:tr w:rsidR="000D2AEF" w:rsidRPr="000D2AEF" w:rsidDel="006B2165" w:rsidTr="000D2AEF">
        <w:trPr>
          <w:trHeight w:val="255"/>
          <w:del w:id="1893" w:author="thaodh" w:date="2013-04-11T11:45:00Z"/>
        </w:trPr>
        <w:tc>
          <w:tcPr>
            <w:tcW w:w="2061" w:type="pct"/>
            <w:tcBorders>
              <w:top w:val="nil"/>
              <w:left w:val="single" w:sz="4" w:space="0" w:color="000000"/>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894" w:author="thaodh" w:date="2013-04-11T11:45:00Z"/>
                <w:rFonts w:cs="Arial"/>
                <w:b/>
                <w:bCs/>
                <w:color w:val="000000"/>
                <w:sz w:val="20"/>
                <w:szCs w:val="20"/>
                <w:lang w:bidi="he-IL"/>
              </w:rPr>
            </w:pPr>
            <w:del w:id="1895" w:author="thaodh" w:date="2013-04-11T11:45:00Z">
              <w:r w:rsidRPr="000D2AEF" w:rsidDel="006B2165">
                <w:rPr>
                  <w:rFonts w:cs="Arial"/>
                  <w:b/>
                  <w:bCs/>
                  <w:color w:val="000000"/>
                  <w:sz w:val="20"/>
                  <w:szCs w:val="20"/>
                  <w:lang w:bidi="he-IL"/>
                </w:rPr>
                <w:delText xml:space="preserve">       Software Lic</w:delText>
              </w:r>
            </w:del>
          </w:p>
        </w:tc>
        <w:tc>
          <w:tcPr>
            <w:tcW w:w="2534" w:type="pct"/>
            <w:tcBorders>
              <w:top w:val="nil"/>
              <w:left w:val="nil"/>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896" w:author="thaodh" w:date="2013-04-11T11:45:00Z"/>
                <w:rFonts w:cs="Arial"/>
                <w:b/>
                <w:bCs/>
                <w:color w:val="000000"/>
                <w:sz w:val="20"/>
                <w:szCs w:val="20"/>
                <w:lang w:bidi="he-IL"/>
              </w:rPr>
            </w:pPr>
            <w:del w:id="1897" w:author="thaodh" w:date="2013-04-11T11:45:00Z">
              <w:r w:rsidRPr="000D2AEF" w:rsidDel="006B2165">
                <w:rPr>
                  <w:rFonts w:cs="Arial"/>
                  <w:b/>
                  <w:bCs/>
                  <w:color w:val="000000"/>
                  <w:sz w:val="20"/>
                  <w:szCs w:val="20"/>
                  <w:lang w:bidi="he-IL"/>
                </w:rPr>
                <w:delText> </w:delText>
              </w:r>
            </w:del>
          </w:p>
        </w:tc>
        <w:tc>
          <w:tcPr>
            <w:tcW w:w="405" w:type="pct"/>
            <w:tcBorders>
              <w:top w:val="nil"/>
              <w:left w:val="nil"/>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898" w:author="thaodh" w:date="2013-04-11T11:45:00Z"/>
                <w:rFonts w:cs="Arial"/>
                <w:b/>
                <w:bCs/>
                <w:color w:val="000000"/>
                <w:sz w:val="20"/>
                <w:szCs w:val="20"/>
                <w:lang w:bidi="he-IL"/>
              </w:rPr>
            </w:pPr>
            <w:del w:id="1899" w:author="thaodh" w:date="2013-04-11T11:45:00Z">
              <w:r w:rsidRPr="000D2AEF" w:rsidDel="006B2165">
                <w:rPr>
                  <w:rFonts w:cs="Arial"/>
                  <w:b/>
                  <w:bCs/>
                  <w:color w:val="000000"/>
                  <w:sz w:val="20"/>
                  <w:szCs w:val="20"/>
                  <w:lang w:bidi="he-IL"/>
                </w:rPr>
                <w:delText> </w:delText>
              </w:r>
            </w:del>
          </w:p>
        </w:tc>
      </w:tr>
      <w:tr w:rsidR="000D2AEF" w:rsidRPr="000D2AEF" w:rsidDel="006B2165" w:rsidTr="000D2AEF">
        <w:trPr>
          <w:trHeight w:val="255"/>
          <w:del w:id="1900" w:author="thaodh" w:date="2013-04-11T11:45:00Z"/>
        </w:trPr>
        <w:tc>
          <w:tcPr>
            <w:tcW w:w="2061" w:type="pct"/>
            <w:tcBorders>
              <w:top w:val="nil"/>
              <w:left w:val="single" w:sz="4" w:space="0" w:color="000000"/>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901" w:author="thaodh" w:date="2013-04-11T11:45:00Z"/>
                <w:rFonts w:cs="Arial"/>
                <w:b/>
                <w:bCs/>
                <w:color w:val="000000"/>
                <w:sz w:val="20"/>
                <w:szCs w:val="20"/>
                <w:lang w:bidi="he-IL"/>
              </w:rPr>
            </w:pPr>
            <w:del w:id="1902" w:author="thaodh" w:date="2013-04-11T11:45:00Z">
              <w:r w:rsidRPr="000D2AEF" w:rsidDel="006B2165">
                <w:rPr>
                  <w:rFonts w:cs="Arial"/>
                  <w:b/>
                  <w:bCs/>
                  <w:color w:val="000000"/>
                  <w:sz w:val="20"/>
                  <w:szCs w:val="20"/>
                  <w:lang w:bidi="he-IL"/>
                </w:rPr>
                <w:delText xml:space="preserve">        Rating Charging and Promotions</w:delText>
              </w:r>
            </w:del>
          </w:p>
        </w:tc>
        <w:tc>
          <w:tcPr>
            <w:tcW w:w="2534" w:type="pct"/>
            <w:tcBorders>
              <w:top w:val="nil"/>
              <w:left w:val="nil"/>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903" w:author="thaodh" w:date="2013-04-11T11:45:00Z"/>
                <w:rFonts w:cs="Arial"/>
                <w:b/>
                <w:bCs/>
                <w:color w:val="000000"/>
                <w:sz w:val="20"/>
                <w:szCs w:val="20"/>
                <w:lang w:bidi="he-IL"/>
              </w:rPr>
            </w:pPr>
            <w:del w:id="1904" w:author="thaodh" w:date="2013-04-11T11:45:00Z">
              <w:r w:rsidRPr="000D2AEF" w:rsidDel="006B2165">
                <w:rPr>
                  <w:rFonts w:cs="Arial"/>
                  <w:b/>
                  <w:bCs/>
                  <w:color w:val="000000"/>
                  <w:sz w:val="20"/>
                  <w:szCs w:val="20"/>
                  <w:lang w:bidi="he-IL"/>
                </w:rPr>
                <w:delText> </w:delText>
              </w:r>
            </w:del>
          </w:p>
        </w:tc>
        <w:tc>
          <w:tcPr>
            <w:tcW w:w="405" w:type="pct"/>
            <w:tcBorders>
              <w:top w:val="nil"/>
              <w:left w:val="nil"/>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905" w:author="thaodh" w:date="2013-04-11T11:45:00Z"/>
                <w:rFonts w:cs="Arial"/>
                <w:b/>
                <w:bCs/>
                <w:color w:val="000000"/>
                <w:sz w:val="20"/>
                <w:szCs w:val="20"/>
                <w:lang w:bidi="he-IL"/>
              </w:rPr>
            </w:pPr>
            <w:del w:id="1906" w:author="thaodh" w:date="2013-04-11T11:45:00Z">
              <w:r w:rsidRPr="000D2AEF" w:rsidDel="006B2165">
                <w:rPr>
                  <w:rFonts w:cs="Arial"/>
                  <w:b/>
                  <w:bCs/>
                  <w:color w:val="000000"/>
                  <w:sz w:val="20"/>
                  <w:szCs w:val="20"/>
                  <w:lang w:bidi="he-IL"/>
                </w:rPr>
                <w:delText> </w:delText>
              </w:r>
            </w:del>
          </w:p>
        </w:tc>
      </w:tr>
      <w:tr w:rsidR="000D2AEF" w:rsidRPr="000D2AEF" w:rsidDel="006B2165" w:rsidTr="000D2AEF">
        <w:trPr>
          <w:trHeight w:val="287"/>
          <w:del w:id="1907" w:author="thaodh" w:date="2013-04-11T11:45:00Z"/>
        </w:trPr>
        <w:tc>
          <w:tcPr>
            <w:tcW w:w="2061" w:type="pct"/>
            <w:tcBorders>
              <w:top w:val="nil"/>
              <w:left w:val="single" w:sz="4" w:space="0" w:color="000000"/>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908" w:author="thaodh" w:date="2013-04-11T11:45:00Z"/>
                <w:rFonts w:cs="Arial"/>
                <w:color w:val="000000"/>
                <w:sz w:val="20"/>
                <w:szCs w:val="20"/>
                <w:lang w:bidi="he-IL"/>
              </w:rPr>
            </w:pPr>
            <w:del w:id="1909" w:author="thaodh" w:date="2013-04-11T11:45:00Z">
              <w:r w:rsidRPr="000D2AEF" w:rsidDel="006B2165">
                <w:rPr>
                  <w:rFonts w:cs="Arial"/>
                  <w:color w:val="000000"/>
                  <w:sz w:val="20"/>
                  <w:szCs w:val="20"/>
                  <w:lang w:bidi="he-IL"/>
                </w:rPr>
                <w:delText xml:space="preserve">         ONE-RC-CORE-SW-LIC</w:delText>
              </w:r>
            </w:del>
          </w:p>
        </w:tc>
        <w:tc>
          <w:tcPr>
            <w:tcW w:w="2534"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910" w:author="thaodh" w:date="2013-04-11T11:45:00Z"/>
                <w:rFonts w:cs="Arial"/>
                <w:color w:val="000000"/>
                <w:sz w:val="20"/>
                <w:szCs w:val="20"/>
                <w:lang w:bidi="he-IL"/>
              </w:rPr>
            </w:pPr>
            <w:del w:id="1911" w:author="thaodh" w:date="2013-04-11T11:45:00Z">
              <w:r w:rsidRPr="000D2AEF" w:rsidDel="006B2165">
                <w:rPr>
                  <w:rFonts w:cs="Arial"/>
                  <w:color w:val="000000"/>
                  <w:sz w:val="20"/>
                  <w:szCs w:val="20"/>
                  <w:lang w:bidi="he-IL"/>
                </w:rPr>
                <w:delText>R&amp;C Core (Foundation)</w:delText>
              </w:r>
            </w:del>
          </w:p>
        </w:tc>
        <w:tc>
          <w:tcPr>
            <w:tcW w:w="405"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912" w:author="thaodh" w:date="2013-04-11T11:45:00Z"/>
                <w:rFonts w:cs="Arial"/>
                <w:color w:val="000000"/>
                <w:sz w:val="20"/>
                <w:szCs w:val="20"/>
                <w:lang w:bidi="he-IL"/>
              </w:rPr>
            </w:pPr>
            <w:del w:id="1913" w:author="thaodh" w:date="2013-04-11T11:45:00Z">
              <w:r w:rsidRPr="000D2AEF" w:rsidDel="006B2165">
                <w:rPr>
                  <w:rFonts w:cs="Arial"/>
                  <w:color w:val="000000"/>
                  <w:sz w:val="20"/>
                  <w:szCs w:val="20"/>
                  <w:lang w:bidi="he-IL"/>
                </w:rPr>
                <w:delText>2000000</w:delText>
              </w:r>
            </w:del>
          </w:p>
        </w:tc>
      </w:tr>
      <w:tr w:rsidR="000D2AEF" w:rsidRPr="000D2AEF" w:rsidDel="006B2165" w:rsidTr="000D2AEF">
        <w:trPr>
          <w:trHeight w:val="255"/>
          <w:del w:id="1914" w:author="thaodh" w:date="2013-04-11T11:45:00Z"/>
        </w:trPr>
        <w:tc>
          <w:tcPr>
            <w:tcW w:w="2061" w:type="pct"/>
            <w:tcBorders>
              <w:top w:val="nil"/>
              <w:left w:val="single" w:sz="4" w:space="0" w:color="000000"/>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915" w:author="thaodh" w:date="2013-04-11T11:45:00Z"/>
                <w:rFonts w:cs="Arial"/>
                <w:b/>
                <w:bCs/>
                <w:color w:val="000000"/>
                <w:sz w:val="20"/>
                <w:szCs w:val="20"/>
                <w:lang w:bidi="he-IL"/>
              </w:rPr>
            </w:pPr>
            <w:del w:id="1916" w:author="thaodh" w:date="2013-04-11T11:45:00Z">
              <w:r w:rsidRPr="000D2AEF" w:rsidDel="006B2165">
                <w:rPr>
                  <w:rFonts w:cs="Arial"/>
                  <w:b/>
                  <w:bCs/>
                  <w:color w:val="000000"/>
                  <w:sz w:val="20"/>
                  <w:szCs w:val="20"/>
                  <w:lang w:bidi="he-IL"/>
                </w:rPr>
                <w:delText xml:space="preserve">         Premium Modules</w:delText>
              </w:r>
            </w:del>
          </w:p>
        </w:tc>
        <w:tc>
          <w:tcPr>
            <w:tcW w:w="2534" w:type="pct"/>
            <w:tcBorders>
              <w:top w:val="nil"/>
              <w:left w:val="nil"/>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917" w:author="thaodh" w:date="2013-04-11T11:45:00Z"/>
                <w:rFonts w:cs="Arial"/>
                <w:b/>
                <w:bCs/>
                <w:color w:val="000000"/>
                <w:sz w:val="20"/>
                <w:szCs w:val="20"/>
                <w:lang w:bidi="he-IL"/>
              </w:rPr>
            </w:pPr>
            <w:del w:id="1918" w:author="thaodh" w:date="2013-04-11T11:45:00Z">
              <w:r w:rsidRPr="000D2AEF" w:rsidDel="006B2165">
                <w:rPr>
                  <w:rFonts w:cs="Arial"/>
                  <w:b/>
                  <w:bCs/>
                  <w:color w:val="000000"/>
                  <w:sz w:val="20"/>
                  <w:szCs w:val="20"/>
                  <w:lang w:bidi="he-IL"/>
                </w:rPr>
                <w:delText> </w:delText>
              </w:r>
            </w:del>
          </w:p>
        </w:tc>
        <w:tc>
          <w:tcPr>
            <w:tcW w:w="405" w:type="pct"/>
            <w:tcBorders>
              <w:top w:val="nil"/>
              <w:left w:val="nil"/>
              <w:bottom w:val="single" w:sz="4" w:space="0" w:color="000000"/>
              <w:right w:val="single" w:sz="4" w:space="0" w:color="000000"/>
            </w:tcBorders>
            <w:shd w:val="clear" w:color="000000" w:fill="DBDBDB"/>
            <w:hideMark/>
          </w:tcPr>
          <w:p w:rsidR="000D2AEF" w:rsidRPr="000D2AEF" w:rsidDel="006B2165" w:rsidRDefault="000D2AEF" w:rsidP="000D2AEF">
            <w:pPr>
              <w:spacing w:before="0" w:after="0"/>
              <w:jc w:val="left"/>
              <w:rPr>
                <w:del w:id="1919" w:author="thaodh" w:date="2013-04-11T11:45:00Z"/>
                <w:rFonts w:cs="Arial"/>
                <w:b/>
                <w:bCs/>
                <w:color w:val="000000"/>
                <w:sz w:val="20"/>
                <w:szCs w:val="20"/>
                <w:lang w:bidi="he-IL"/>
              </w:rPr>
            </w:pPr>
            <w:del w:id="1920" w:author="thaodh" w:date="2013-04-11T11:45:00Z">
              <w:r w:rsidRPr="000D2AEF" w:rsidDel="006B2165">
                <w:rPr>
                  <w:rFonts w:cs="Arial"/>
                  <w:b/>
                  <w:bCs/>
                  <w:color w:val="000000"/>
                  <w:sz w:val="20"/>
                  <w:szCs w:val="20"/>
                  <w:lang w:bidi="he-IL"/>
                </w:rPr>
                <w:delText> </w:delText>
              </w:r>
            </w:del>
          </w:p>
        </w:tc>
      </w:tr>
      <w:tr w:rsidR="000D2AEF" w:rsidRPr="000D2AEF" w:rsidDel="006B2165" w:rsidTr="000D2AEF">
        <w:trPr>
          <w:trHeight w:val="255"/>
          <w:del w:id="1921" w:author="thaodh" w:date="2013-04-11T11:45:00Z"/>
        </w:trPr>
        <w:tc>
          <w:tcPr>
            <w:tcW w:w="2061" w:type="pct"/>
            <w:tcBorders>
              <w:top w:val="nil"/>
              <w:left w:val="single" w:sz="4" w:space="0" w:color="000000"/>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922" w:author="thaodh" w:date="2013-04-11T11:45:00Z"/>
                <w:rFonts w:cs="Arial"/>
                <w:color w:val="000000"/>
                <w:sz w:val="20"/>
                <w:szCs w:val="20"/>
                <w:lang w:bidi="he-IL"/>
              </w:rPr>
            </w:pPr>
            <w:del w:id="1923" w:author="thaodh" w:date="2013-04-11T11:45:00Z">
              <w:r w:rsidRPr="000D2AEF" w:rsidDel="006B2165">
                <w:rPr>
                  <w:rFonts w:cs="Arial"/>
                  <w:color w:val="000000"/>
                  <w:sz w:val="20"/>
                  <w:szCs w:val="20"/>
                  <w:lang w:bidi="he-IL"/>
                </w:rPr>
                <w:delText xml:space="preserve">          ONE-RT-CAMEL-SW-LIC</w:delText>
              </w:r>
            </w:del>
          </w:p>
        </w:tc>
        <w:tc>
          <w:tcPr>
            <w:tcW w:w="2534"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924" w:author="thaodh" w:date="2013-04-11T11:45:00Z"/>
                <w:rFonts w:cs="Arial"/>
                <w:color w:val="000000"/>
                <w:sz w:val="20"/>
                <w:szCs w:val="20"/>
                <w:lang w:bidi="he-IL"/>
              </w:rPr>
            </w:pPr>
            <w:del w:id="1925" w:author="thaodh" w:date="2013-04-11T11:45:00Z">
              <w:r w:rsidRPr="000D2AEF" w:rsidDel="006B2165">
                <w:rPr>
                  <w:rFonts w:cs="Arial"/>
                  <w:color w:val="000000"/>
                  <w:sz w:val="20"/>
                  <w:szCs w:val="20"/>
                  <w:lang w:bidi="he-IL"/>
                </w:rPr>
                <w:delText>CAMEL</w:delText>
              </w:r>
            </w:del>
          </w:p>
        </w:tc>
        <w:tc>
          <w:tcPr>
            <w:tcW w:w="405"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926" w:author="thaodh" w:date="2013-04-11T11:45:00Z"/>
                <w:rFonts w:cs="Arial"/>
                <w:color w:val="000000"/>
                <w:sz w:val="20"/>
                <w:szCs w:val="20"/>
                <w:lang w:bidi="he-IL"/>
              </w:rPr>
            </w:pPr>
            <w:del w:id="1927" w:author="thaodh" w:date="2013-04-11T11:45:00Z">
              <w:r w:rsidRPr="000D2AEF" w:rsidDel="006B2165">
                <w:rPr>
                  <w:rFonts w:cs="Arial"/>
                  <w:color w:val="000000"/>
                  <w:sz w:val="20"/>
                  <w:szCs w:val="20"/>
                  <w:lang w:bidi="he-IL"/>
                </w:rPr>
                <w:delText>2000000</w:delText>
              </w:r>
            </w:del>
          </w:p>
        </w:tc>
      </w:tr>
      <w:tr w:rsidR="000D2AEF" w:rsidRPr="000D2AEF" w:rsidDel="006B2165" w:rsidTr="000D2AEF">
        <w:trPr>
          <w:trHeight w:val="255"/>
          <w:del w:id="1928" w:author="thaodh" w:date="2013-04-11T11:45:00Z"/>
        </w:trPr>
        <w:tc>
          <w:tcPr>
            <w:tcW w:w="2061" w:type="pct"/>
            <w:tcBorders>
              <w:top w:val="nil"/>
              <w:left w:val="single" w:sz="4" w:space="0" w:color="000000"/>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929" w:author="thaodh" w:date="2013-04-11T11:45:00Z"/>
                <w:rFonts w:cs="Arial"/>
                <w:color w:val="000000"/>
                <w:sz w:val="20"/>
                <w:szCs w:val="20"/>
                <w:lang w:bidi="he-IL"/>
              </w:rPr>
            </w:pPr>
            <w:del w:id="1930" w:author="thaodh" w:date="2013-04-11T11:45:00Z">
              <w:r w:rsidRPr="000D2AEF" w:rsidDel="006B2165">
                <w:rPr>
                  <w:rFonts w:cs="Arial"/>
                  <w:color w:val="000000"/>
                  <w:sz w:val="20"/>
                  <w:szCs w:val="20"/>
                  <w:lang w:bidi="he-IL"/>
                </w:rPr>
                <w:delText xml:space="preserve">          ONE-RT-DIAMETER-SW-LIC</w:delText>
              </w:r>
            </w:del>
          </w:p>
        </w:tc>
        <w:tc>
          <w:tcPr>
            <w:tcW w:w="2534"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931" w:author="thaodh" w:date="2013-04-11T11:45:00Z"/>
                <w:rFonts w:cs="Arial"/>
                <w:color w:val="000000"/>
                <w:sz w:val="20"/>
                <w:szCs w:val="20"/>
                <w:lang w:bidi="he-IL"/>
              </w:rPr>
            </w:pPr>
            <w:del w:id="1932" w:author="thaodh" w:date="2013-04-11T11:45:00Z">
              <w:r w:rsidRPr="000D2AEF" w:rsidDel="006B2165">
                <w:rPr>
                  <w:rFonts w:cs="Arial"/>
                  <w:color w:val="000000"/>
                  <w:sz w:val="20"/>
                  <w:szCs w:val="20"/>
                  <w:lang w:bidi="he-IL"/>
                </w:rPr>
                <w:delText>Diameter</w:delText>
              </w:r>
            </w:del>
          </w:p>
        </w:tc>
        <w:tc>
          <w:tcPr>
            <w:tcW w:w="405"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933" w:author="thaodh" w:date="2013-04-11T11:45:00Z"/>
                <w:rFonts w:cs="Arial"/>
                <w:color w:val="000000"/>
                <w:sz w:val="20"/>
                <w:szCs w:val="20"/>
                <w:lang w:bidi="he-IL"/>
              </w:rPr>
            </w:pPr>
            <w:del w:id="1934" w:author="thaodh" w:date="2013-04-11T11:45:00Z">
              <w:r w:rsidRPr="000D2AEF" w:rsidDel="006B2165">
                <w:rPr>
                  <w:rFonts w:cs="Arial"/>
                  <w:color w:val="000000"/>
                  <w:sz w:val="20"/>
                  <w:szCs w:val="20"/>
                  <w:lang w:bidi="he-IL"/>
                </w:rPr>
                <w:delText>2000000</w:delText>
              </w:r>
            </w:del>
          </w:p>
        </w:tc>
      </w:tr>
      <w:tr w:rsidR="000D2AEF" w:rsidRPr="000D2AEF" w:rsidDel="006B2165" w:rsidTr="000D2AEF">
        <w:trPr>
          <w:trHeight w:val="255"/>
          <w:del w:id="1935" w:author="thaodh" w:date="2013-04-11T11:45:00Z"/>
        </w:trPr>
        <w:tc>
          <w:tcPr>
            <w:tcW w:w="2061" w:type="pct"/>
            <w:tcBorders>
              <w:top w:val="nil"/>
              <w:left w:val="single" w:sz="4" w:space="0" w:color="000000"/>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936" w:author="thaodh" w:date="2013-04-11T11:45:00Z"/>
                <w:rFonts w:cs="Arial"/>
                <w:color w:val="000000"/>
                <w:sz w:val="20"/>
                <w:szCs w:val="20"/>
                <w:lang w:bidi="he-IL"/>
              </w:rPr>
            </w:pPr>
            <w:del w:id="1937" w:author="thaodh" w:date="2013-04-11T11:45:00Z">
              <w:r w:rsidRPr="000D2AEF" w:rsidDel="006B2165">
                <w:rPr>
                  <w:rFonts w:cs="Arial"/>
                  <w:color w:val="000000"/>
                  <w:sz w:val="20"/>
                  <w:szCs w:val="20"/>
                  <w:lang w:bidi="he-IL"/>
                </w:rPr>
                <w:delText xml:space="preserve">          ONE-RT-DIAMETER-PS-SW-LIC</w:delText>
              </w:r>
            </w:del>
          </w:p>
        </w:tc>
        <w:tc>
          <w:tcPr>
            <w:tcW w:w="2534"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938" w:author="thaodh" w:date="2013-04-11T11:45:00Z"/>
                <w:rFonts w:cs="Arial"/>
                <w:color w:val="000000"/>
                <w:sz w:val="20"/>
                <w:szCs w:val="20"/>
                <w:lang w:bidi="he-IL"/>
              </w:rPr>
            </w:pPr>
            <w:del w:id="1939" w:author="thaodh" w:date="2013-04-11T11:45:00Z">
              <w:r w:rsidRPr="000D2AEF" w:rsidDel="006B2165">
                <w:rPr>
                  <w:rFonts w:cs="Arial"/>
                  <w:color w:val="000000"/>
                  <w:sz w:val="20"/>
                  <w:szCs w:val="20"/>
                  <w:lang w:bidi="he-IL"/>
                </w:rPr>
                <w:delText>Diameter Packet Switched</w:delText>
              </w:r>
            </w:del>
          </w:p>
        </w:tc>
        <w:tc>
          <w:tcPr>
            <w:tcW w:w="405"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940" w:author="thaodh" w:date="2013-04-11T11:45:00Z"/>
                <w:rFonts w:cs="Arial"/>
                <w:color w:val="000000"/>
                <w:sz w:val="20"/>
                <w:szCs w:val="20"/>
                <w:lang w:bidi="he-IL"/>
              </w:rPr>
            </w:pPr>
            <w:del w:id="1941" w:author="thaodh" w:date="2013-04-11T11:45:00Z">
              <w:r w:rsidRPr="000D2AEF" w:rsidDel="006B2165">
                <w:rPr>
                  <w:rFonts w:cs="Arial"/>
                  <w:color w:val="000000"/>
                  <w:sz w:val="20"/>
                  <w:szCs w:val="20"/>
                  <w:lang w:bidi="he-IL"/>
                </w:rPr>
                <w:delText>2000000</w:delText>
              </w:r>
            </w:del>
          </w:p>
        </w:tc>
      </w:tr>
      <w:tr w:rsidR="000D2AEF" w:rsidRPr="000D2AEF" w:rsidDel="006B2165" w:rsidTr="000D2AEF">
        <w:trPr>
          <w:trHeight w:val="255"/>
          <w:del w:id="1942" w:author="thaodh" w:date="2013-04-11T11:45:00Z"/>
        </w:trPr>
        <w:tc>
          <w:tcPr>
            <w:tcW w:w="2061" w:type="pct"/>
            <w:tcBorders>
              <w:top w:val="nil"/>
              <w:left w:val="single" w:sz="4" w:space="0" w:color="000000"/>
              <w:bottom w:val="single" w:sz="4" w:space="0" w:color="000000"/>
              <w:right w:val="single" w:sz="4" w:space="0" w:color="000000"/>
            </w:tcBorders>
            <w:shd w:val="clear" w:color="000000" w:fill="FFFFFF"/>
            <w:hideMark/>
          </w:tcPr>
          <w:p w:rsidR="000D2AEF" w:rsidRPr="000D2AEF" w:rsidDel="006B2165" w:rsidRDefault="000D2AEF" w:rsidP="000D2AEF">
            <w:pPr>
              <w:spacing w:before="0" w:after="0"/>
              <w:ind w:left="540"/>
              <w:jc w:val="left"/>
              <w:rPr>
                <w:del w:id="1943" w:author="thaodh" w:date="2013-04-11T11:45:00Z"/>
                <w:rFonts w:cs="Arial"/>
                <w:color w:val="000000"/>
                <w:sz w:val="20"/>
                <w:szCs w:val="20"/>
                <w:lang w:bidi="he-IL"/>
              </w:rPr>
            </w:pPr>
            <w:del w:id="1944" w:author="thaodh" w:date="2013-04-11T11:45:00Z">
              <w:r w:rsidRPr="000D2AEF" w:rsidDel="006B2165">
                <w:rPr>
                  <w:rFonts w:cs="Arial"/>
                  <w:color w:val="000000"/>
                  <w:sz w:val="20"/>
                  <w:szCs w:val="20"/>
                  <w:lang w:bidi="he-IL"/>
                </w:rPr>
                <w:delText>ONE-RT-CALLING-CIRCLE-SW-LIC</w:delText>
              </w:r>
            </w:del>
          </w:p>
        </w:tc>
        <w:tc>
          <w:tcPr>
            <w:tcW w:w="2534"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945" w:author="thaodh" w:date="2013-04-11T11:45:00Z"/>
                <w:rFonts w:cs="Arial"/>
                <w:color w:val="000000"/>
                <w:sz w:val="20"/>
                <w:szCs w:val="20"/>
                <w:lang w:bidi="he-IL"/>
              </w:rPr>
            </w:pPr>
            <w:del w:id="1946" w:author="thaodh" w:date="2013-04-11T11:45:00Z">
              <w:r w:rsidRPr="000D2AEF" w:rsidDel="006B2165">
                <w:rPr>
                  <w:rFonts w:cs="Arial"/>
                  <w:color w:val="000000"/>
                  <w:sz w:val="20"/>
                  <w:szCs w:val="20"/>
                  <w:lang w:bidi="he-IL"/>
                </w:rPr>
                <w:delText>Calling Circles</w:delText>
              </w:r>
            </w:del>
          </w:p>
        </w:tc>
        <w:tc>
          <w:tcPr>
            <w:tcW w:w="405"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947" w:author="thaodh" w:date="2013-04-11T11:45:00Z"/>
                <w:rFonts w:cs="Arial"/>
                <w:color w:val="000000"/>
                <w:sz w:val="20"/>
                <w:szCs w:val="20"/>
                <w:lang w:bidi="he-IL"/>
              </w:rPr>
            </w:pPr>
            <w:del w:id="1948" w:author="thaodh" w:date="2013-04-11T11:45:00Z">
              <w:r w:rsidRPr="000D2AEF" w:rsidDel="006B2165">
                <w:rPr>
                  <w:rFonts w:cs="Arial"/>
                  <w:color w:val="000000"/>
                  <w:sz w:val="20"/>
                  <w:szCs w:val="20"/>
                  <w:lang w:bidi="he-IL"/>
                </w:rPr>
                <w:delText>2000000</w:delText>
              </w:r>
            </w:del>
          </w:p>
        </w:tc>
      </w:tr>
      <w:tr w:rsidR="000D2AEF" w:rsidRPr="000D2AEF" w:rsidDel="006B2165" w:rsidTr="000D2AEF">
        <w:trPr>
          <w:trHeight w:val="255"/>
          <w:del w:id="1949" w:author="thaodh" w:date="2013-04-11T11:45:00Z"/>
        </w:trPr>
        <w:tc>
          <w:tcPr>
            <w:tcW w:w="2061" w:type="pct"/>
            <w:tcBorders>
              <w:top w:val="nil"/>
              <w:left w:val="single" w:sz="4" w:space="0" w:color="000000"/>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950" w:author="thaodh" w:date="2013-04-11T11:45:00Z"/>
                <w:rFonts w:cs="Arial"/>
                <w:color w:val="000000"/>
                <w:sz w:val="20"/>
                <w:szCs w:val="20"/>
                <w:lang w:bidi="he-IL"/>
              </w:rPr>
            </w:pPr>
            <w:del w:id="1951" w:author="thaodh" w:date="2013-04-11T11:45:00Z">
              <w:r w:rsidRPr="000D2AEF" w:rsidDel="006B2165">
                <w:rPr>
                  <w:rFonts w:cs="Arial"/>
                  <w:color w:val="000000"/>
                  <w:sz w:val="20"/>
                  <w:szCs w:val="20"/>
                  <w:lang w:bidi="he-IL"/>
                </w:rPr>
                <w:delText xml:space="preserve">          ONE-RT-SMS-CAP-SW-LIC</w:delText>
              </w:r>
            </w:del>
          </w:p>
        </w:tc>
        <w:tc>
          <w:tcPr>
            <w:tcW w:w="2534"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952" w:author="thaodh" w:date="2013-04-11T11:45:00Z"/>
                <w:rFonts w:cs="Arial"/>
                <w:color w:val="000000"/>
                <w:sz w:val="20"/>
                <w:szCs w:val="20"/>
                <w:lang w:bidi="he-IL"/>
              </w:rPr>
            </w:pPr>
            <w:del w:id="1953" w:author="thaodh" w:date="2013-04-11T11:45:00Z">
              <w:r w:rsidRPr="000D2AEF" w:rsidDel="006B2165">
                <w:rPr>
                  <w:rFonts w:cs="Arial"/>
                  <w:color w:val="000000"/>
                  <w:sz w:val="20"/>
                  <w:szCs w:val="20"/>
                  <w:lang w:bidi="he-IL"/>
                </w:rPr>
                <w:delText>CAMEL3 SMS</w:delText>
              </w:r>
            </w:del>
          </w:p>
        </w:tc>
        <w:tc>
          <w:tcPr>
            <w:tcW w:w="405"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954" w:author="thaodh" w:date="2013-04-11T11:45:00Z"/>
                <w:rFonts w:cs="Arial"/>
                <w:color w:val="000000"/>
                <w:sz w:val="20"/>
                <w:szCs w:val="20"/>
                <w:lang w:bidi="he-IL"/>
              </w:rPr>
            </w:pPr>
            <w:del w:id="1955" w:author="thaodh" w:date="2013-04-11T11:45:00Z">
              <w:r w:rsidRPr="000D2AEF" w:rsidDel="006B2165">
                <w:rPr>
                  <w:rFonts w:cs="Arial"/>
                  <w:color w:val="000000"/>
                  <w:sz w:val="20"/>
                  <w:szCs w:val="20"/>
                  <w:lang w:bidi="he-IL"/>
                </w:rPr>
                <w:delText>2000000</w:delText>
              </w:r>
            </w:del>
          </w:p>
        </w:tc>
      </w:tr>
      <w:tr w:rsidR="000D2AEF" w:rsidRPr="000D2AEF" w:rsidDel="006B2165" w:rsidTr="000D2AEF">
        <w:trPr>
          <w:trHeight w:val="255"/>
          <w:del w:id="1956" w:author="thaodh" w:date="2013-04-11T11:45:00Z"/>
        </w:trPr>
        <w:tc>
          <w:tcPr>
            <w:tcW w:w="2061" w:type="pct"/>
            <w:tcBorders>
              <w:top w:val="nil"/>
              <w:left w:val="single" w:sz="4" w:space="0" w:color="000000"/>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957" w:author="thaodh" w:date="2013-04-11T11:45:00Z"/>
                <w:rFonts w:cs="Arial"/>
                <w:color w:val="000000"/>
                <w:sz w:val="20"/>
                <w:szCs w:val="20"/>
                <w:lang w:bidi="he-IL"/>
              </w:rPr>
            </w:pPr>
            <w:del w:id="1958" w:author="thaodh" w:date="2013-04-11T11:45:00Z">
              <w:r w:rsidRPr="000D2AEF" w:rsidDel="006B2165">
                <w:rPr>
                  <w:rFonts w:cs="Arial"/>
                  <w:color w:val="000000"/>
                  <w:sz w:val="20"/>
                  <w:szCs w:val="20"/>
                  <w:lang w:bidi="he-IL"/>
                </w:rPr>
                <w:delText xml:space="preserve">          ONE-RT-IVR-CALLBK-SW-LIC</w:delText>
              </w:r>
            </w:del>
          </w:p>
        </w:tc>
        <w:tc>
          <w:tcPr>
            <w:tcW w:w="2534"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959" w:author="thaodh" w:date="2013-04-11T11:45:00Z"/>
                <w:rFonts w:cs="Arial"/>
                <w:color w:val="000000"/>
                <w:sz w:val="20"/>
                <w:szCs w:val="20"/>
                <w:lang w:bidi="he-IL"/>
              </w:rPr>
            </w:pPr>
            <w:del w:id="1960" w:author="thaodh" w:date="2013-04-11T11:45:00Z">
              <w:r w:rsidRPr="000D2AEF" w:rsidDel="006B2165">
                <w:rPr>
                  <w:rFonts w:cs="Arial"/>
                  <w:color w:val="000000"/>
                  <w:sz w:val="20"/>
                  <w:szCs w:val="20"/>
                  <w:lang w:bidi="he-IL"/>
                </w:rPr>
                <w:delText>IVR Self-Service</w:delText>
              </w:r>
            </w:del>
          </w:p>
        </w:tc>
        <w:tc>
          <w:tcPr>
            <w:tcW w:w="405" w:type="pct"/>
            <w:tcBorders>
              <w:top w:val="nil"/>
              <w:left w:val="nil"/>
              <w:bottom w:val="single" w:sz="4" w:space="0" w:color="000000"/>
              <w:right w:val="single" w:sz="4" w:space="0" w:color="000000"/>
            </w:tcBorders>
            <w:shd w:val="clear" w:color="000000" w:fill="FFFFFF"/>
            <w:hideMark/>
          </w:tcPr>
          <w:p w:rsidR="000D2AEF" w:rsidRPr="000D2AEF" w:rsidDel="006B2165" w:rsidRDefault="000D2AEF" w:rsidP="000D2AEF">
            <w:pPr>
              <w:spacing w:before="0" w:after="0"/>
              <w:jc w:val="left"/>
              <w:rPr>
                <w:del w:id="1961" w:author="thaodh" w:date="2013-04-11T11:45:00Z"/>
                <w:rFonts w:cs="Arial"/>
                <w:color w:val="000000"/>
                <w:sz w:val="20"/>
                <w:szCs w:val="20"/>
                <w:lang w:bidi="he-IL"/>
              </w:rPr>
            </w:pPr>
            <w:del w:id="1962" w:author="thaodh" w:date="2013-04-11T11:45:00Z">
              <w:r w:rsidRPr="000D2AEF" w:rsidDel="006B2165">
                <w:rPr>
                  <w:rFonts w:cs="Arial"/>
                  <w:color w:val="000000"/>
                  <w:sz w:val="20"/>
                  <w:szCs w:val="20"/>
                  <w:lang w:bidi="he-IL"/>
                </w:rPr>
                <w:delText>2000000</w:delText>
              </w:r>
            </w:del>
          </w:p>
        </w:tc>
      </w:tr>
    </w:tbl>
    <w:p w:rsidR="005D1278" w:rsidRDefault="005D1278" w:rsidP="00B13817"/>
    <w:p w:rsidR="00424445" w:rsidRPr="00424445" w:rsidRDefault="00424445" w:rsidP="00B13817">
      <w:pPr>
        <w:rPr>
          <w:b/>
          <w:bCs/>
          <w:sz w:val="24"/>
          <w:szCs w:val="24"/>
        </w:rPr>
      </w:pPr>
      <w:r w:rsidRPr="00424445">
        <w:rPr>
          <w:b/>
          <w:bCs/>
          <w:sz w:val="24"/>
          <w:szCs w:val="24"/>
        </w:rPr>
        <w:t>END OF DOCUMENT</w:t>
      </w:r>
    </w:p>
    <w:p w:rsidR="005D1278" w:rsidRDefault="005D1278" w:rsidP="00B13817"/>
    <w:p w:rsidR="00E97F5B" w:rsidRPr="00E97F5B" w:rsidRDefault="00E97F5B" w:rsidP="00E97F5B">
      <w:pPr>
        <w:pStyle w:val="BodyText"/>
        <w:sectPr w:rsidR="00E97F5B" w:rsidRPr="00E97F5B" w:rsidSect="009B45B1">
          <w:footerReference w:type="first" r:id="rId33"/>
          <w:type w:val="continuous"/>
          <w:pgSz w:w="12242" w:h="15842" w:code="1"/>
          <w:pgMar w:top="1440" w:right="1440" w:bottom="1440" w:left="1440" w:header="709" w:footer="709" w:gutter="0"/>
          <w:cols w:space="709"/>
          <w:titlePg/>
          <w:docGrid w:linePitch="299"/>
        </w:sectPr>
      </w:pPr>
    </w:p>
    <w:p w:rsidR="006D5064" w:rsidRDefault="006D5064" w:rsidP="008F088A">
      <w:pPr>
        <w:pStyle w:val="Heading1"/>
        <w:spacing w:before="7680"/>
        <w:sectPr w:rsidR="006D5064" w:rsidSect="009B45B1">
          <w:pgSz w:w="12242" w:h="15842" w:code="1"/>
          <w:pgMar w:top="1440" w:right="1440" w:bottom="1440" w:left="1440" w:header="709" w:footer="709" w:gutter="0"/>
          <w:cols w:num="2" w:space="567" w:equalWidth="0">
            <w:col w:w="5477" w:space="567"/>
            <w:col w:w="3318"/>
          </w:cols>
          <w:titlePg/>
          <w:docGrid w:linePitch="299"/>
        </w:sectPr>
      </w:pPr>
    </w:p>
    <w:p w:rsidR="00E24247" w:rsidRDefault="00E24247" w:rsidP="006D5064">
      <w:pPr>
        <w:pStyle w:val="Heading1"/>
        <w:spacing w:before="0"/>
      </w:pPr>
      <w:bookmarkStart w:id="1963" w:name="_Toc357416006"/>
      <w:r>
        <w:lastRenderedPageBreak/>
        <w:t>About Comverse</w:t>
      </w:r>
      <w:bookmarkEnd w:id="1963"/>
    </w:p>
    <w:p w:rsidR="00E24247" w:rsidRDefault="00E24247" w:rsidP="00E24247">
      <w:pPr>
        <w:pStyle w:val="BodyText"/>
      </w:pPr>
      <w:r>
        <w:t>Comverse is the world’s leading provider of software and systems enabling value-added services for voice, messaging, mobile Internet and mobile advertising; converged billing and active customer management; and IP communications. Comverse’s extensive customer base spans more than 130 countries and covers over 500 communication service providers serving more than two billion subscribers. The company’s innovative product portfolio enables communication service providers to unleash the value of the network for their customers by making their networks smarter.</w:t>
      </w:r>
    </w:p>
    <w:p w:rsidR="00E24247" w:rsidRDefault="006D5064" w:rsidP="00E24247">
      <w:pPr>
        <w:pStyle w:val="BodyText"/>
      </w:pPr>
      <w:r>
        <w:br w:type="column"/>
      </w:r>
    </w:p>
    <w:p w:rsidR="00E24247" w:rsidRDefault="00E24247" w:rsidP="006D34BC">
      <w:pPr>
        <w:pStyle w:val="BodyText"/>
        <w:pBdr>
          <w:top w:val="single" w:sz="4" w:space="1" w:color="auto"/>
          <w:left w:val="single" w:sz="4" w:space="4" w:color="auto"/>
          <w:bottom w:val="single" w:sz="4" w:space="1" w:color="auto"/>
          <w:right w:val="single" w:sz="4" w:space="4" w:color="auto"/>
        </w:pBdr>
        <w:jc w:val="left"/>
      </w:pPr>
      <w:r>
        <w:t xml:space="preserve">For more information on our products and services, visit our website at: </w:t>
      </w:r>
      <w:hyperlink r:id="rId34" w:history="1">
        <w:r w:rsidR="001B6F19">
          <w:rPr>
            <w:rStyle w:val="Hyperlink"/>
          </w:rPr>
          <w:t>www.comverse.com</w:t>
        </w:r>
      </w:hyperlink>
      <w:r>
        <w:t xml:space="preserve"> or contact us at: </w:t>
      </w:r>
      <w:hyperlink r:id="rId35" w:history="1">
        <w:r w:rsidR="001B6F19">
          <w:rPr>
            <w:rStyle w:val="Hyperlink"/>
          </w:rPr>
          <w:t>information@comverse.com</w:t>
        </w:r>
      </w:hyperlink>
    </w:p>
    <w:p w:rsidR="00E24247" w:rsidRDefault="00E24247" w:rsidP="006D34BC">
      <w:pPr>
        <w:pStyle w:val="BodyText"/>
        <w:pBdr>
          <w:top w:val="single" w:sz="4" w:space="1" w:color="auto"/>
          <w:left w:val="single" w:sz="4" w:space="4" w:color="auto"/>
          <w:bottom w:val="single" w:sz="4" w:space="1" w:color="auto"/>
          <w:right w:val="single" w:sz="4" w:space="4" w:color="auto"/>
        </w:pBdr>
        <w:jc w:val="left"/>
      </w:pPr>
      <w:r>
        <w:t xml:space="preserve">100 </w:t>
      </w:r>
      <w:proofErr w:type="spellStart"/>
      <w:r>
        <w:t>Quannapowitt</w:t>
      </w:r>
      <w:proofErr w:type="spellEnd"/>
      <w:r>
        <w:t xml:space="preserve"> Parkway Wakefield, MA 01880 USA</w:t>
      </w:r>
    </w:p>
    <w:p w:rsidR="00EA1DB5" w:rsidRDefault="00E24247" w:rsidP="00AA5541">
      <w:pPr>
        <w:pStyle w:val="BodyText"/>
        <w:pBdr>
          <w:top w:val="single" w:sz="4" w:space="1" w:color="auto"/>
          <w:left w:val="single" w:sz="4" w:space="4" w:color="auto"/>
          <w:bottom w:val="single" w:sz="4" w:space="1" w:color="auto"/>
          <w:right w:val="single" w:sz="4" w:space="4" w:color="auto"/>
        </w:pBdr>
        <w:tabs>
          <w:tab w:val="left" w:pos="450"/>
        </w:tabs>
        <w:jc w:val="left"/>
      </w:pPr>
      <w:r>
        <w:t>Tel:</w:t>
      </w:r>
      <w:r w:rsidR="00702E32">
        <w:tab/>
      </w:r>
      <w:r>
        <w:t>+1.781.246 9000</w:t>
      </w:r>
      <w:r w:rsidR="00AA5541">
        <w:br/>
      </w:r>
      <w:r>
        <w:t>Fax:</w:t>
      </w:r>
      <w:r w:rsidR="00702E32">
        <w:tab/>
      </w:r>
      <w:r>
        <w:t>+1.781.224.8143</w:t>
      </w:r>
    </w:p>
    <w:sectPr w:rsidR="00EA1DB5" w:rsidSect="00F365AB">
      <w:type w:val="continuous"/>
      <w:pgSz w:w="12242" w:h="15842" w:code="1"/>
      <w:pgMar w:top="1758" w:right="1814" w:bottom="1418" w:left="1440" w:header="709" w:footer="709" w:gutter="0"/>
      <w:cols w:num="2" w:space="567" w:equalWidth="0">
        <w:col w:w="5477" w:space="567"/>
        <w:col w:w="2944"/>
      </w:cols>
      <w:titlePg/>
      <w:docGrid w:linePitch="299"/>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82" w:author="thaodh" w:date="2013-04-22T23:44:00Z" w:initials="t">
    <w:p w:rsidR="00F77953" w:rsidRDefault="00F77953">
      <w:pPr>
        <w:pStyle w:val="CommentText"/>
      </w:pPr>
      <w:r>
        <w:rPr>
          <w:rStyle w:val="CommentReference"/>
        </w:rPr>
        <w:annotationRef/>
      </w:r>
      <w:r>
        <w:t xml:space="preserve">In chapter 7, two currencies </w:t>
      </w:r>
      <w:proofErr w:type="gramStart"/>
      <w:r>
        <w:t>are  required</w:t>
      </w:r>
      <w:proofErr w:type="gramEnd"/>
    </w:p>
  </w:comment>
  <w:comment w:id="190" w:author="thaodh" w:date="2013-04-11T11:31:00Z" w:initials="t">
    <w:p w:rsidR="00F77953" w:rsidRDefault="00F77953">
      <w:pPr>
        <w:pStyle w:val="CommentText"/>
      </w:pPr>
      <w:r>
        <w:rPr>
          <w:rStyle w:val="CommentReference"/>
        </w:rPr>
        <w:annotationRef/>
      </w:r>
      <w:r>
        <w:t xml:space="preserve">What does it </w:t>
      </w:r>
      <w:proofErr w:type="gramStart"/>
      <w:r>
        <w:t>mean ?</w:t>
      </w:r>
      <w:proofErr w:type="gramEnd"/>
    </w:p>
  </w:comment>
  <w:comment w:id="213" w:author="thaodh" w:date="2013-04-11T11:33:00Z" w:initials="t">
    <w:p w:rsidR="00F77953" w:rsidRDefault="00F77953">
      <w:pPr>
        <w:pStyle w:val="CommentText"/>
      </w:pPr>
      <w:r>
        <w:rPr>
          <w:rStyle w:val="CommentReference"/>
        </w:rPr>
        <w:annotationRef/>
      </w:r>
      <w:r>
        <w:t>Can support integration via CRM.</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41FF4" w:rsidRDefault="00241FF4">
      <w:r>
        <w:separator/>
      </w:r>
    </w:p>
  </w:endnote>
  <w:endnote w:type="continuationSeparator" w:id="0">
    <w:p w:rsidR="00241FF4" w:rsidRDefault="00241FF4">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0000000000000000000"/>
    <w:charset w:val="00"/>
    <w:family w:val="roman"/>
    <w:notTrueType/>
    <w:pitch w:val="default"/>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Palatino-Roman">
    <w:altName w:val="Courier New"/>
    <w:charset w:val="00"/>
    <w:family w:val="auto"/>
    <w:pitch w:val="default"/>
    <w:sig w:usb0="00000003" w:usb1="00000000" w:usb2="00000000" w:usb3="00000000" w:csb0="00000001" w:csb1="00000000"/>
  </w:font>
  <w:font w:name="+mn-ea">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7953" w:rsidRDefault="00F77953" w:rsidP="00486A3C">
    <w:pPr>
      <w:pStyle w:val="Footer"/>
    </w:pPr>
    <w:r>
      <w:t xml:space="preserve">Page </w:t>
    </w:r>
    <w:fldSimple w:instr="seq ChapterNum \c">
      <w:r>
        <w:rPr>
          <w:noProof/>
        </w:rPr>
        <w:t>0</w:t>
      </w:r>
    </w:fldSimple>
    <w:r>
      <w:t>-</w:t>
    </w:r>
    <w:fldSimple w:instr="PAGE">
      <w:r>
        <w:rPr>
          <w:noProof/>
        </w:rPr>
        <w:t>4</w:t>
      </w:r>
    </w:fldSimple>
    <w:r>
      <w:tab/>
    </w:r>
    <w:fldSimple w:instr="keywords ">
      <w:r>
        <w:t>[Type doc date]</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7953" w:rsidRPr="00610BED" w:rsidRDefault="00F77953" w:rsidP="00486A3C">
    <w:pPr>
      <w:pStyle w:val="Footer"/>
    </w:pPr>
    <w:r w:rsidRPr="00610BED">
      <w:tab/>
      <w:t>Comverse Proprietary and Confidential</w:t>
    </w:r>
    <w:r w:rsidRPr="00610BED">
      <w:tab/>
      <w:t xml:space="preserve">Page </w:t>
    </w:r>
    <w:fldSimple w:instr=" PAGE ">
      <w:r w:rsidR="00D662F3">
        <w:rPr>
          <w:noProof/>
        </w:rPr>
        <w:t>16</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7953" w:rsidRPr="00582479" w:rsidRDefault="00F77953" w:rsidP="00486A3C">
    <w:pPr>
      <w:pStyle w:val="Footer"/>
    </w:pPr>
    <w:r>
      <w:tab/>
    </w:r>
    <w:r>
      <w:tab/>
    </w:r>
    <w:sdt>
      <w:sdtPr>
        <w:alias w:val="From Doc Property &quot;Keywords&quot;"/>
        <w:id w:val="8924916"/>
        <w:dataBinding w:prefixMappings="xmlns:ns0='http://purl.org/dc/elements/1.1/' xmlns:ns1='http://schemas.openxmlformats.org/package/2006/metadata/core-properties' " w:xpath="/ns1:coreProperties[1]/ns1:keywords[1]" w:storeItemID="{6C3C8BC8-F283-45AE-878A-BAB7291924A1}"/>
        <w:text/>
      </w:sdtPr>
      <w:sdtContent>
        <w:r w:rsidRPr="00582479">
          <w:t>[Type doc date]</w:t>
        </w:r>
      </w:sdtContent>
    </w:sdt>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7953" w:rsidRPr="00582479" w:rsidRDefault="00F77953" w:rsidP="00486A3C">
    <w:pPr>
      <w:pStyle w:val="Footer"/>
    </w:pPr>
    <w:r w:rsidRPr="00582479">
      <w:tab/>
    </w:r>
    <w:r>
      <w:tab/>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7953" w:rsidRPr="00582479" w:rsidRDefault="00F77953" w:rsidP="00486A3C">
    <w:pPr>
      <w:pStyle w:val="Footer"/>
    </w:pPr>
    <w:r w:rsidRPr="00610BED">
      <w:tab/>
      <w:t>Comver</w:t>
    </w:r>
    <w:r>
      <w:t>se Proprietary and Confidential</w:t>
    </w:r>
    <w:r>
      <w:tab/>
    </w:r>
    <w:r w:rsidRPr="00610BED">
      <w:t xml:space="preserve">Page </w:t>
    </w:r>
    <w:fldSimple w:instr=" PAGE ">
      <w:r w:rsidR="00D662F3">
        <w:rPr>
          <w:noProof/>
        </w:rPr>
        <w:t>40</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41FF4" w:rsidRDefault="00241FF4">
      <w:r>
        <w:separator/>
      </w:r>
    </w:p>
  </w:footnote>
  <w:footnote w:type="continuationSeparator" w:id="0">
    <w:p w:rsidR="00241FF4" w:rsidRDefault="00241FF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7953" w:rsidRDefault="00F77953" w:rsidP="0087654B">
    <w:pPr>
      <w:pStyle w:val="BodyText"/>
    </w:pPr>
    <w:r>
      <w:t xml:space="preserve">Chapter </w:t>
    </w:r>
    <w:fldSimple w:instr="seq ChapterNum \c">
      <w:r>
        <w:rPr>
          <w:noProof/>
        </w:rPr>
        <w:t>0</w:t>
      </w:r>
    </w:fldSimple>
    <w:r>
      <w:tab/>
    </w:r>
    <w:r w:rsidR="00BE51A7">
      <w:fldChar w:fldCharType="begin"/>
    </w:r>
    <w:r>
      <w:instrText xml:space="preserve">subject </w:instrText>
    </w:r>
    <w:r w:rsidR="00BE51A7">
      <w:fldChar w:fldCharType="separate"/>
    </w:r>
    <w:r>
      <w:t>In response to [</w:t>
    </w:r>
    <w:proofErr w:type="spellStart"/>
    <w:r>
      <w:t>RFx</w:t>
    </w:r>
    <w:proofErr w:type="spellEnd"/>
    <w:r>
      <w:t xml:space="preserve"> ID]</w:t>
    </w:r>
    <w:r w:rsidR="00BE51A7">
      <w:fldChar w:fldCharType="end"/>
    </w:r>
  </w:p>
  <w:p w:rsidR="00F77953" w:rsidRDefault="00F77953" w:rsidP="0087654B">
    <w:pPr>
      <w:pStyle w:val="BodyText"/>
    </w:pPr>
    <w:r>
      <w:t xml:space="preserve">Issue 1 </w:t>
    </w:r>
    <w:fldSimple w:instr="TIME \@ &quot;MMM-yy&quot;">
      <w:ins w:id="15" w:author="thaodh" w:date="2013-06-17T17:40:00Z">
        <w:r w:rsidR="00D662F3">
          <w:rPr>
            <w:noProof/>
          </w:rPr>
          <w:t>Jun-13</w:t>
        </w:r>
      </w:ins>
      <w:del w:id="16" w:author="thaodh" w:date="2013-05-07T15:36:00Z">
        <w:r w:rsidDel="00714776">
          <w:rPr>
            <w:noProof/>
          </w:rPr>
          <w:delText>Apr-13</w:delText>
        </w:r>
      </w:del>
    </w:fldSimple>
    <w:r>
      <w:tab/>
    </w:r>
    <w:fldSimple w:instr="title ">
      <w:r>
        <w:t>Technical Solution Offer Description for CAT</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7953" w:rsidRPr="00330D3E" w:rsidRDefault="00F77953" w:rsidP="00486A3C">
    <w:pPr>
      <w:pStyle w:val="Header"/>
    </w:pPr>
    <w:r>
      <w:tab/>
    </w:r>
    <w:sdt>
      <w:sdtPr>
        <w:alias w:val="From Doc Property &quot;Title&quot;"/>
        <w:tag w:val="From Doc Property &quot;Title&quot;"/>
        <w:id w:val="8924915"/>
        <w:placeholder>
          <w:docPart w:val="B2DB1515D8024F6DA55270FEBEBB7094"/>
        </w:placeholder>
        <w:dataBinding w:prefixMappings="xmlns:ns0='http://purl.org/dc/elements/1.1/' xmlns:ns1='http://schemas.openxmlformats.org/package/2006/metadata/core-properties' " w:xpath="/ns1:coreProperties[1]/ns0:title[1]" w:storeItemID="{6C3C8BC8-F283-45AE-878A-BAB7291924A1}"/>
        <w:text/>
      </w:sdtPr>
      <w:sdtContent>
        <w:r>
          <w:t xml:space="preserve">Technical Solution Offer Description for </w:t>
        </w:r>
        <w:proofErr w:type="spellStart"/>
        <w:r>
          <w:t>Vinaphone</w:t>
        </w:r>
        <w:proofErr w:type="spellEnd"/>
      </w:sdtContent>
    </w:sdt>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7953" w:rsidRPr="00F738AB" w:rsidRDefault="00F77953" w:rsidP="00486A3C">
    <w:pPr>
      <w:pStyle w:val="Header"/>
    </w:pPr>
    <w:r>
      <w:rPr>
        <w:noProof/>
        <w:lang w:bidi="ar-SA"/>
      </w:rPr>
      <w:drawing>
        <wp:inline distT="0" distB="0" distL="0" distR="0">
          <wp:extent cx="1982046" cy="684000"/>
          <wp:effectExtent l="19050" t="0" r="0" b="0"/>
          <wp:docPr id="3" name="Picture 2" descr="logo_without_tagline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without_tagline_RGB.jpg"/>
                  <pic:cNvPicPr/>
                </pic:nvPicPr>
                <pic:blipFill>
                  <a:blip r:embed="rId1"/>
                  <a:stretch>
                    <a:fillRect/>
                  </a:stretch>
                </pic:blipFill>
                <pic:spPr>
                  <a:xfrm>
                    <a:off x="0" y="0"/>
                    <a:ext cx="1982046" cy="684000"/>
                  </a:xfrm>
                  <a:prstGeom prst="rect">
                    <a:avLst/>
                  </a:prstGeom>
                </pic:spPr>
              </pic:pic>
            </a:graphicData>
          </a:graphic>
        </wp:inline>
      </w:drawing>
    </w:r>
  </w:p>
  <w:p w:rsidR="00F77953" w:rsidRPr="00B51D53" w:rsidRDefault="00F77953" w:rsidP="00486A3C">
    <w:pPr>
      <w:pStyle w:val="Header"/>
    </w:pPr>
    <w:r>
      <w:rPr>
        <w:noProof/>
        <w:lang w:bidi="ar-SA"/>
      </w:rPr>
      <w:drawing>
        <wp:anchor distT="0" distB="0" distL="114300" distR="114300" simplePos="0" relativeHeight="251658240" behindDoc="1" locked="0" layoutInCell="1" allowOverlap="1">
          <wp:simplePos x="0" y="0"/>
          <wp:positionH relativeFrom="column">
            <wp:posOffset>-1154611</wp:posOffset>
          </wp:positionH>
          <wp:positionV relativeFrom="paragraph">
            <wp:posOffset>2964361</wp:posOffset>
          </wp:positionV>
          <wp:extent cx="7775121" cy="5889172"/>
          <wp:effectExtent l="19050" t="0" r="0" b="0"/>
          <wp:wrapNone/>
          <wp:docPr id="1" name="Picture 0" descr="Marketing Doc_cover_FIN_s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eting Doc_cover_FIN_sml.jpg"/>
                  <pic:cNvPicPr/>
                </pic:nvPicPr>
                <pic:blipFill>
                  <a:blip r:embed="rId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tretch>
                    <a:fillRect/>
                  </a:stretch>
                </pic:blipFill>
                <pic:spPr>
                  <a:xfrm>
                    <a:off x="0" y="0"/>
                    <a:ext cx="7775121" cy="5889172"/>
                  </a:xfrm>
                  <a:prstGeom prst="rect">
                    <a:avLst/>
                  </a:prstGeom>
                </pic:spPr>
              </pic:pic>
            </a:graphicData>
          </a:graphic>
        </wp:anchor>
      </w:drawing>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7953" w:rsidRPr="00F738AB" w:rsidRDefault="00F77953" w:rsidP="00486A3C">
    <w:pPr>
      <w:pStyle w:val="Header"/>
    </w:pPr>
    <w:r>
      <w:rPr>
        <w:noProof/>
        <w:lang w:bidi="ar-SA"/>
      </w:rPr>
      <w:drawing>
        <wp:inline distT="0" distB="0" distL="0" distR="0">
          <wp:extent cx="1982046" cy="684000"/>
          <wp:effectExtent l="19050" t="0" r="0" b="0"/>
          <wp:docPr id="5" name="Picture 2" descr="logo_without_tagline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without_tagline_RGB.jpg"/>
                  <pic:cNvPicPr/>
                </pic:nvPicPr>
                <pic:blipFill>
                  <a:blip r:embed="rId1"/>
                  <a:stretch>
                    <a:fillRect/>
                  </a:stretch>
                </pic:blipFill>
                <pic:spPr>
                  <a:xfrm>
                    <a:off x="0" y="0"/>
                    <a:ext cx="1982046" cy="684000"/>
                  </a:xfrm>
                  <a:prstGeom prst="rect">
                    <a:avLst/>
                  </a:prstGeom>
                </pic:spPr>
              </pic:pic>
            </a:graphicData>
          </a:graphic>
        </wp:inline>
      </w:drawing>
    </w:r>
  </w:p>
  <w:p w:rsidR="00F77953" w:rsidRPr="00B51D53" w:rsidRDefault="00F77953" w:rsidP="00486A3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F3B14"/>
    <w:multiLevelType w:val="multilevel"/>
    <w:tmpl w:val="071AD490"/>
    <w:lvl w:ilvl="0">
      <w:numFmt w:val="none"/>
      <w:lvlText w:val=""/>
      <w:lvlJc w:val="left"/>
      <w:pPr>
        <w:tabs>
          <w:tab w:val="num" w:pos="360"/>
        </w:tabs>
      </w:pPr>
    </w:lvl>
    <w:lvl w:ilvl="1">
      <w:start w:val="1"/>
      <w:numFmt w:val="lowerRoman"/>
      <w:lvlRestart w:val="0"/>
      <w:lvlText w:val="%2"/>
      <w:lvlJc w:val="left"/>
      <w:pPr>
        <w:tabs>
          <w:tab w:val="num" w:pos="1587"/>
        </w:tabs>
        <w:ind w:left="1587" w:hanging="340"/>
      </w:pPr>
      <w:rPr>
        <w:rFonts w:ascii="Arial" w:hAnsi="Arial" w:cs="Arial"/>
        <w:b/>
        <w:bCs/>
        <w:i w:val="0"/>
        <w:color w:val="FF6600"/>
        <w:sz w:val="20"/>
        <w:szCs w:val="20"/>
      </w:rPr>
    </w:lvl>
    <w:lvl w:ilvl="2">
      <w:start w:val="1"/>
      <w:numFmt w:val="decimal"/>
      <w:lvlRestart w:val="0"/>
      <w:lvlText w:val="%3"/>
      <w:lvlJc w:val="right"/>
      <w:pPr>
        <w:tabs>
          <w:tab w:val="num" w:pos="340"/>
        </w:tabs>
        <w:ind w:left="340" w:hanging="227"/>
      </w:pPr>
      <w:rPr>
        <w:rFonts w:ascii="Arial" w:hAnsi="Arial" w:cs="Arial"/>
        <w:b/>
        <w:bCs/>
        <w:color w:val="FF6600"/>
        <w:sz w:val="20"/>
        <w:szCs w:val="20"/>
      </w:rPr>
    </w:lvl>
    <w:lvl w:ilvl="3">
      <w:start w:val="1"/>
      <w:numFmt w:val="none"/>
      <w:lvlRestart w:val="0"/>
      <w:lvlText w:val=""/>
      <w:lvlJc w:val="left"/>
      <w:pPr>
        <w:tabs>
          <w:tab w:val="num" w:pos="4014"/>
        </w:tabs>
        <w:ind w:left="4014" w:hanging="363"/>
      </w:pPr>
      <w:rPr>
        <w:color w:val="auto"/>
      </w:rPr>
    </w:lvl>
    <w:lvl w:ilvl="4">
      <w:start w:val="1"/>
      <w:numFmt w:val="none"/>
      <w:lvlRestart w:val="0"/>
      <w:lvlText w:val=""/>
      <w:lvlJc w:val="left"/>
      <w:pPr>
        <w:tabs>
          <w:tab w:val="num" w:pos="4734"/>
        </w:tabs>
        <w:ind w:left="4734" w:hanging="363"/>
      </w:pPr>
      <w:rPr>
        <w:color w:val="auto"/>
      </w:rPr>
    </w:lvl>
    <w:lvl w:ilvl="5">
      <w:start w:val="1"/>
      <w:numFmt w:val="none"/>
      <w:lvlRestart w:val="0"/>
      <w:lvlText w:val=""/>
      <w:lvlJc w:val="right"/>
      <w:pPr>
        <w:tabs>
          <w:tab w:val="num" w:pos="5454"/>
        </w:tabs>
        <w:ind w:left="5454" w:hanging="182"/>
      </w:pPr>
      <w:rPr>
        <w:color w:val="auto"/>
      </w:rPr>
    </w:lvl>
    <w:lvl w:ilvl="6">
      <w:start w:val="1"/>
      <w:numFmt w:val="none"/>
      <w:lvlRestart w:val="0"/>
      <w:lvlText w:val=""/>
      <w:lvlJc w:val="left"/>
      <w:pPr>
        <w:tabs>
          <w:tab w:val="num" w:pos="6174"/>
        </w:tabs>
        <w:ind w:left="6174" w:hanging="363"/>
      </w:pPr>
      <w:rPr>
        <w:color w:val="auto"/>
      </w:rPr>
    </w:lvl>
    <w:lvl w:ilvl="7">
      <w:start w:val="1"/>
      <w:numFmt w:val="none"/>
      <w:lvlRestart w:val="0"/>
      <w:lvlText w:val=""/>
      <w:lvlJc w:val="left"/>
      <w:pPr>
        <w:tabs>
          <w:tab w:val="num" w:pos="6894"/>
        </w:tabs>
        <w:ind w:left="6894" w:hanging="363"/>
      </w:pPr>
      <w:rPr>
        <w:color w:val="auto"/>
      </w:rPr>
    </w:lvl>
    <w:lvl w:ilvl="8">
      <w:start w:val="1"/>
      <w:numFmt w:val="none"/>
      <w:lvlRestart w:val="0"/>
      <w:lvlText w:val=""/>
      <w:lvlJc w:val="right"/>
      <w:pPr>
        <w:tabs>
          <w:tab w:val="num" w:pos="7614"/>
        </w:tabs>
        <w:ind w:left="7614" w:hanging="182"/>
      </w:pPr>
      <w:rPr>
        <w:color w:val="auto"/>
      </w:rPr>
    </w:lvl>
  </w:abstractNum>
  <w:abstractNum w:abstractNumId="1">
    <w:nsid w:val="04294C98"/>
    <w:multiLevelType w:val="hybridMultilevel"/>
    <w:tmpl w:val="2E107F6E"/>
    <w:lvl w:ilvl="0" w:tplc="04090001">
      <w:start w:val="1"/>
      <w:numFmt w:val="bullet"/>
      <w:lvlText w:val=""/>
      <w:lvlJc w:val="left"/>
      <w:pPr>
        <w:ind w:left="1800" w:hanging="720"/>
      </w:pPr>
      <w:rPr>
        <w:rFonts w:ascii="Symbol" w:hAnsi="Symbol" w:hint="default"/>
      </w:rPr>
    </w:lvl>
    <w:lvl w:ilvl="1" w:tplc="18FCE2BA">
      <w:start w:val="1"/>
      <w:numFmt w:val="lowerLetter"/>
      <w:lvlText w:val="%2."/>
      <w:lvlJc w:val="left"/>
      <w:pPr>
        <w:ind w:left="2160" w:hanging="360"/>
      </w:pPr>
    </w:lvl>
    <w:lvl w:ilvl="2" w:tplc="A5D0C5EE">
      <w:start w:val="1"/>
      <w:numFmt w:val="lowerRoman"/>
      <w:lvlText w:val="%3."/>
      <w:lvlJc w:val="right"/>
      <w:pPr>
        <w:ind w:left="2880" w:hanging="180"/>
      </w:pPr>
    </w:lvl>
    <w:lvl w:ilvl="3" w:tplc="DC7AAD60" w:tentative="1">
      <w:start w:val="1"/>
      <w:numFmt w:val="decimal"/>
      <w:lvlText w:val="%4."/>
      <w:lvlJc w:val="left"/>
      <w:pPr>
        <w:ind w:left="3600" w:hanging="360"/>
      </w:pPr>
    </w:lvl>
    <w:lvl w:ilvl="4" w:tplc="E3F48BF0" w:tentative="1">
      <w:start w:val="1"/>
      <w:numFmt w:val="lowerLetter"/>
      <w:lvlText w:val="%5."/>
      <w:lvlJc w:val="left"/>
      <w:pPr>
        <w:ind w:left="4320" w:hanging="360"/>
      </w:pPr>
    </w:lvl>
    <w:lvl w:ilvl="5" w:tplc="D71A8624" w:tentative="1">
      <w:start w:val="1"/>
      <w:numFmt w:val="lowerRoman"/>
      <w:lvlText w:val="%6."/>
      <w:lvlJc w:val="right"/>
      <w:pPr>
        <w:ind w:left="5040" w:hanging="180"/>
      </w:pPr>
    </w:lvl>
    <w:lvl w:ilvl="6" w:tplc="B21ECD46" w:tentative="1">
      <w:start w:val="1"/>
      <w:numFmt w:val="decimal"/>
      <w:lvlText w:val="%7."/>
      <w:lvlJc w:val="left"/>
      <w:pPr>
        <w:ind w:left="5760" w:hanging="360"/>
      </w:pPr>
    </w:lvl>
    <w:lvl w:ilvl="7" w:tplc="7E146CDC" w:tentative="1">
      <w:start w:val="1"/>
      <w:numFmt w:val="lowerLetter"/>
      <w:lvlText w:val="%8."/>
      <w:lvlJc w:val="left"/>
      <w:pPr>
        <w:ind w:left="6480" w:hanging="360"/>
      </w:pPr>
    </w:lvl>
    <w:lvl w:ilvl="8" w:tplc="D32AA23A" w:tentative="1">
      <w:start w:val="1"/>
      <w:numFmt w:val="lowerRoman"/>
      <w:lvlText w:val="%9."/>
      <w:lvlJc w:val="right"/>
      <w:pPr>
        <w:ind w:left="7200" w:hanging="180"/>
      </w:pPr>
    </w:lvl>
  </w:abstractNum>
  <w:abstractNum w:abstractNumId="2">
    <w:nsid w:val="06727F9C"/>
    <w:multiLevelType w:val="hybridMultilevel"/>
    <w:tmpl w:val="989CF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7E686D"/>
    <w:multiLevelType w:val="hybridMultilevel"/>
    <w:tmpl w:val="E5301634"/>
    <w:lvl w:ilvl="0" w:tplc="B79A1742">
      <w:start w:val="1"/>
      <w:numFmt w:val="decimal"/>
      <w:lvlText w:val="%1)"/>
      <w:lvlJc w:val="left"/>
      <w:pPr>
        <w:ind w:left="1080" w:hanging="720"/>
      </w:pPr>
      <w:rPr>
        <w:rFonts w:hint="default"/>
        <w:color w:val="auto"/>
      </w:rPr>
    </w:lvl>
    <w:lvl w:ilvl="1" w:tplc="2E525E7C">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1">
      <w:start w:val="1"/>
      <w:numFmt w:val="bullet"/>
      <w:lvlText w:val=""/>
      <w:lvlJc w:val="left"/>
      <w:pPr>
        <w:ind w:left="2880" w:hanging="360"/>
      </w:pPr>
      <w:rPr>
        <w:rFonts w:ascii="Symbol" w:hAnsi="Symbol" w:hint="default"/>
      </w:rPr>
    </w:lvl>
    <w:lvl w:ilvl="4" w:tplc="C1A21B44" w:tentative="1">
      <w:start w:val="1"/>
      <w:numFmt w:val="lowerLetter"/>
      <w:lvlText w:val="%5."/>
      <w:lvlJc w:val="left"/>
      <w:pPr>
        <w:ind w:left="3600" w:hanging="360"/>
      </w:pPr>
    </w:lvl>
    <w:lvl w:ilvl="5" w:tplc="4AF2A5DE" w:tentative="1">
      <w:start w:val="1"/>
      <w:numFmt w:val="lowerRoman"/>
      <w:lvlText w:val="%6."/>
      <w:lvlJc w:val="right"/>
      <w:pPr>
        <w:ind w:left="4320" w:hanging="180"/>
      </w:pPr>
    </w:lvl>
    <w:lvl w:ilvl="6" w:tplc="E15C26A6" w:tentative="1">
      <w:start w:val="1"/>
      <w:numFmt w:val="decimal"/>
      <w:lvlText w:val="%7."/>
      <w:lvlJc w:val="left"/>
      <w:pPr>
        <w:ind w:left="5040" w:hanging="360"/>
      </w:pPr>
    </w:lvl>
    <w:lvl w:ilvl="7" w:tplc="2E96B526" w:tentative="1">
      <w:start w:val="1"/>
      <w:numFmt w:val="lowerLetter"/>
      <w:lvlText w:val="%8."/>
      <w:lvlJc w:val="left"/>
      <w:pPr>
        <w:ind w:left="5760" w:hanging="360"/>
      </w:pPr>
    </w:lvl>
    <w:lvl w:ilvl="8" w:tplc="F72A9052" w:tentative="1">
      <w:start w:val="1"/>
      <w:numFmt w:val="lowerRoman"/>
      <w:lvlText w:val="%9."/>
      <w:lvlJc w:val="right"/>
      <w:pPr>
        <w:ind w:left="6480" w:hanging="180"/>
      </w:pPr>
    </w:lvl>
  </w:abstractNum>
  <w:abstractNum w:abstractNumId="4">
    <w:nsid w:val="0C5F4431"/>
    <w:multiLevelType w:val="hybridMultilevel"/>
    <w:tmpl w:val="BA4C771C"/>
    <w:lvl w:ilvl="0" w:tplc="04090001">
      <w:start w:val="1"/>
      <w:numFmt w:val="bullet"/>
      <w:lvlText w:val=""/>
      <w:lvlJc w:val="left"/>
      <w:pPr>
        <w:ind w:left="1800" w:hanging="720"/>
      </w:pPr>
      <w:rPr>
        <w:rFonts w:ascii="Symbol" w:hAnsi="Symbol" w:hint="default"/>
      </w:rPr>
    </w:lvl>
    <w:lvl w:ilvl="1" w:tplc="18FCE2BA">
      <w:start w:val="1"/>
      <w:numFmt w:val="lowerLetter"/>
      <w:lvlText w:val="%2."/>
      <w:lvlJc w:val="left"/>
      <w:pPr>
        <w:ind w:left="2160" w:hanging="360"/>
      </w:pPr>
    </w:lvl>
    <w:lvl w:ilvl="2" w:tplc="A5D0C5EE">
      <w:start w:val="1"/>
      <w:numFmt w:val="lowerRoman"/>
      <w:lvlText w:val="%3."/>
      <w:lvlJc w:val="right"/>
      <w:pPr>
        <w:ind w:left="2880" w:hanging="180"/>
      </w:pPr>
    </w:lvl>
    <w:lvl w:ilvl="3" w:tplc="DC7AAD60" w:tentative="1">
      <w:start w:val="1"/>
      <w:numFmt w:val="decimal"/>
      <w:lvlText w:val="%4."/>
      <w:lvlJc w:val="left"/>
      <w:pPr>
        <w:ind w:left="3600" w:hanging="360"/>
      </w:pPr>
    </w:lvl>
    <w:lvl w:ilvl="4" w:tplc="E3F48BF0" w:tentative="1">
      <w:start w:val="1"/>
      <w:numFmt w:val="lowerLetter"/>
      <w:lvlText w:val="%5."/>
      <w:lvlJc w:val="left"/>
      <w:pPr>
        <w:ind w:left="4320" w:hanging="360"/>
      </w:pPr>
    </w:lvl>
    <w:lvl w:ilvl="5" w:tplc="D71A8624" w:tentative="1">
      <w:start w:val="1"/>
      <w:numFmt w:val="lowerRoman"/>
      <w:lvlText w:val="%6."/>
      <w:lvlJc w:val="right"/>
      <w:pPr>
        <w:ind w:left="5040" w:hanging="180"/>
      </w:pPr>
    </w:lvl>
    <w:lvl w:ilvl="6" w:tplc="B21ECD46" w:tentative="1">
      <w:start w:val="1"/>
      <w:numFmt w:val="decimal"/>
      <w:lvlText w:val="%7."/>
      <w:lvlJc w:val="left"/>
      <w:pPr>
        <w:ind w:left="5760" w:hanging="360"/>
      </w:pPr>
    </w:lvl>
    <w:lvl w:ilvl="7" w:tplc="7E146CDC" w:tentative="1">
      <w:start w:val="1"/>
      <w:numFmt w:val="lowerLetter"/>
      <w:lvlText w:val="%8."/>
      <w:lvlJc w:val="left"/>
      <w:pPr>
        <w:ind w:left="6480" w:hanging="360"/>
      </w:pPr>
    </w:lvl>
    <w:lvl w:ilvl="8" w:tplc="D32AA23A" w:tentative="1">
      <w:start w:val="1"/>
      <w:numFmt w:val="lowerRoman"/>
      <w:lvlText w:val="%9."/>
      <w:lvlJc w:val="right"/>
      <w:pPr>
        <w:ind w:left="7200" w:hanging="180"/>
      </w:pPr>
    </w:lvl>
  </w:abstractNum>
  <w:abstractNum w:abstractNumId="5">
    <w:nsid w:val="0D3A119F"/>
    <w:multiLevelType w:val="hybridMultilevel"/>
    <w:tmpl w:val="60C6F2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0E9A4C51"/>
    <w:multiLevelType w:val="hybridMultilevel"/>
    <w:tmpl w:val="0C18654C"/>
    <w:lvl w:ilvl="0" w:tplc="AE18857C">
      <w:start w:val="1"/>
      <w:numFmt w:val="bullet"/>
      <w:lvlText w:val="•"/>
      <w:lvlJc w:val="left"/>
      <w:pPr>
        <w:tabs>
          <w:tab w:val="num" w:pos="720"/>
        </w:tabs>
        <w:ind w:left="720" w:hanging="360"/>
      </w:pPr>
      <w:rPr>
        <w:rFonts w:ascii="Times New Roman" w:hAnsi="Times New Roman" w:hint="default"/>
      </w:rPr>
    </w:lvl>
    <w:lvl w:ilvl="1" w:tplc="5BFAFFD0">
      <w:start w:val="1"/>
      <w:numFmt w:val="bullet"/>
      <w:lvlText w:val="•"/>
      <w:lvlJc w:val="left"/>
      <w:pPr>
        <w:tabs>
          <w:tab w:val="num" w:pos="1440"/>
        </w:tabs>
        <w:ind w:left="1440" w:hanging="360"/>
      </w:pPr>
      <w:rPr>
        <w:rFonts w:ascii="Times New Roman" w:hAnsi="Times New Roman" w:hint="default"/>
      </w:rPr>
    </w:lvl>
    <w:lvl w:ilvl="2" w:tplc="9A8C804E" w:tentative="1">
      <w:start w:val="1"/>
      <w:numFmt w:val="bullet"/>
      <w:lvlText w:val="•"/>
      <w:lvlJc w:val="left"/>
      <w:pPr>
        <w:tabs>
          <w:tab w:val="num" w:pos="2160"/>
        </w:tabs>
        <w:ind w:left="2160" w:hanging="360"/>
      </w:pPr>
      <w:rPr>
        <w:rFonts w:ascii="Times New Roman" w:hAnsi="Times New Roman" w:hint="default"/>
      </w:rPr>
    </w:lvl>
    <w:lvl w:ilvl="3" w:tplc="C9A2038C" w:tentative="1">
      <w:start w:val="1"/>
      <w:numFmt w:val="bullet"/>
      <w:lvlText w:val="•"/>
      <w:lvlJc w:val="left"/>
      <w:pPr>
        <w:tabs>
          <w:tab w:val="num" w:pos="2880"/>
        </w:tabs>
        <w:ind w:left="2880" w:hanging="360"/>
      </w:pPr>
      <w:rPr>
        <w:rFonts w:ascii="Times New Roman" w:hAnsi="Times New Roman" w:hint="default"/>
      </w:rPr>
    </w:lvl>
    <w:lvl w:ilvl="4" w:tplc="89F01DE4" w:tentative="1">
      <w:start w:val="1"/>
      <w:numFmt w:val="bullet"/>
      <w:lvlText w:val="•"/>
      <w:lvlJc w:val="left"/>
      <w:pPr>
        <w:tabs>
          <w:tab w:val="num" w:pos="3600"/>
        </w:tabs>
        <w:ind w:left="3600" w:hanging="360"/>
      </w:pPr>
      <w:rPr>
        <w:rFonts w:ascii="Times New Roman" w:hAnsi="Times New Roman" w:hint="default"/>
      </w:rPr>
    </w:lvl>
    <w:lvl w:ilvl="5" w:tplc="0E7E3592" w:tentative="1">
      <w:start w:val="1"/>
      <w:numFmt w:val="bullet"/>
      <w:lvlText w:val="•"/>
      <w:lvlJc w:val="left"/>
      <w:pPr>
        <w:tabs>
          <w:tab w:val="num" w:pos="4320"/>
        </w:tabs>
        <w:ind w:left="4320" w:hanging="360"/>
      </w:pPr>
      <w:rPr>
        <w:rFonts w:ascii="Times New Roman" w:hAnsi="Times New Roman" w:hint="default"/>
      </w:rPr>
    </w:lvl>
    <w:lvl w:ilvl="6" w:tplc="A746D972" w:tentative="1">
      <w:start w:val="1"/>
      <w:numFmt w:val="bullet"/>
      <w:lvlText w:val="•"/>
      <w:lvlJc w:val="left"/>
      <w:pPr>
        <w:tabs>
          <w:tab w:val="num" w:pos="5040"/>
        </w:tabs>
        <w:ind w:left="5040" w:hanging="360"/>
      </w:pPr>
      <w:rPr>
        <w:rFonts w:ascii="Times New Roman" w:hAnsi="Times New Roman" w:hint="default"/>
      </w:rPr>
    </w:lvl>
    <w:lvl w:ilvl="7" w:tplc="7FBCD2FE" w:tentative="1">
      <w:start w:val="1"/>
      <w:numFmt w:val="bullet"/>
      <w:lvlText w:val="•"/>
      <w:lvlJc w:val="left"/>
      <w:pPr>
        <w:tabs>
          <w:tab w:val="num" w:pos="5760"/>
        </w:tabs>
        <w:ind w:left="5760" w:hanging="360"/>
      </w:pPr>
      <w:rPr>
        <w:rFonts w:ascii="Times New Roman" w:hAnsi="Times New Roman" w:hint="default"/>
      </w:rPr>
    </w:lvl>
    <w:lvl w:ilvl="8" w:tplc="EB688934" w:tentative="1">
      <w:start w:val="1"/>
      <w:numFmt w:val="bullet"/>
      <w:lvlText w:val="•"/>
      <w:lvlJc w:val="left"/>
      <w:pPr>
        <w:tabs>
          <w:tab w:val="num" w:pos="6480"/>
        </w:tabs>
        <w:ind w:left="6480" w:hanging="360"/>
      </w:pPr>
      <w:rPr>
        <w:rFonts w:ascii="Times New Roman" w:hAnsi="Times New Roman" w:hint="default"/>
      </w:rPr>
    </w:lvl>
  </w:abstractNum>
  <w:abstractNum w:abstractNumId="7">
    <w:nsid w:val="0ECE2254"/>
    <w:multiLevelType w:val="multilevel"/>
    <w:tmpl w:val="1E145E18"/>
    <w:styleLink w:val="NumberList1"/>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0FB11E5D"/>
    <w:multiLevelType w:val="multilevel"/>
    <w:tmpl w:val="0409001D"/>
    <w:name w:val="NumListTemp3"/>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nsid w:val="115A528A"/>
    <w:multiLevelType w:val="hybridMultilevel"/>
    <w:tmpl w:val="85E4D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4152C25"/>
    <w:multiLevelType w:val="multilevel"/>
    <w:tmpl w:val="04090023"/>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
    <w:nsid w:val="15E065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5040"/>
        </w:tabs>
        <w:ind w:left="3744" w:hanging="1224"/>
      </w:pPr>
    </w:lvl>
    <w:lvl w:ilvl="8">
      <w:start w:val="1"/>
      <w:numFmt w:val="decimal"/>
      <w:lvlText w:val="%1.%2.%3.%4.%5.%6.%7.%8.%9."/>
      <w:lvlJc w:val="left"/>
      <w:pPr>
        <w:tabs>
          <w:tab w:val="num" w:pos="5760"/>
        </w:tabs>
        <w:ind w:left="4320" w:hanging="1440"/>
      </w:pPr>
    </w:lvl>
  </w:abstractNum>
  <w:abstractNum w:abstractNumId="12">
    <w:nsid w:val="1BC91E2E"/>
    <w:multiLevelType w:val="hybridMultilevel"/>
    <w:tmpl w:val="09488DBE"/>
    <w:lvl w:ilvl="0" w:tplc="35ECE60E">
      <w:start w:val="1"/>
      <w:numFmt w:val="bullet"/>
      <w:lvlText w:val="•"/>
      <w:lvlJc w:val="left"/>
      <w:pPr>
        <w:tabs>
          <w:tab w:val="num" w:pos="720"/>
        </w:tabs>
        <w:ind w:left="720" w:hanging="360"/>
      </w:pPr>
      <w:rPr>
        <w:rFonts w:ascii="Arial" w:hAnsi="Arial" w:hint="default"/>
      </w:rPr>
    </w:lvl>
    <w:lvl w:ilvl="1" w:tplc="04090003" w:tentative="1">
      <w:start w:val="1"/>
      <w:numFmt w:val="bullet"/>
      <w:lvlText w:val="•"/>
      <w:lvlJc w:val="left"/>
      <w:pPr>
        <w:tabs>
          <w:tab w:val="num" w:pos="1440"/>
        </w:tabs>
        <w:ind w:left="1440" w:hanging="360"/>
      </w:pPr>
      <w:rPr>
        <w:rFonts w:ascii="Arial" w:hAnsi="Arial" w:hint="default"/>
      </w:rPr>
    </w:lvl>
    <w:lvl w:ilvl="2" w:tplc="04090005" w:tentative="1">
      <w:start w:val="1"/>
      <w:numFmt w:val="bullet"/>
      <w:lvlText w:val="•"/>
      <w:lvlJc w:val="left"/>
      <w:pPr>
        <w:tabs>
          <w:tab w:val="num" w:pos="2160"/>
        </w:tabs>
        <w:ind w:left="2160" w:hanging="360"/>
      </w:pPr>
      <w:rPr>
        <w:rFonts w:ascii="Arial" w:hAnsi="Arial" w:hint="default"/>
      </w:rPr>
    </w:lvl>
    <w:lvl w:ilvl="3" w:tplc="04090001" w:tentative="1">
      <w:start w:val="1"/>
      <w:numFmt w:val="bullet"/>
      <w:lvlText w:val="•"/>
      <w:lvlJc w:val="left"/>
      <w:pPr>
        <w:tabs>
          <w:tab w:val="num" w:pos="2880"/>
        </w:tabs>
        <w:ind w:left="2880" w:hanging="360"/>
      </w:pPr>
      <w:rPr>
        <w:rFonts w:ascii="Arial" w:hAnsi="Arial" w:hint="default"/>
      </w:rPr>
    </w:lvl>
    <w:lvl w:ilvl="4" w:tplc="04090003" w:tentative="1">
      <w:start w:val="1"/>
      <w:numFmt w:val="bullet"/>
      <w:lvlText w:val="•"/>
      <w:lvlJc w:val="left"/>
      <w:pPr>
        <w:tabs>
          <w:tab w:val="num" w:pos="3600"/>
        </w:tabs>
        <w:ind w:left="3600" w:hanging="360"/>
      </w:pPr>
      <w:rPr>
        <w:rFonts w:ascii="Arial" w:hAnsi="Arial" w:hint="default"/>
      </w:rPr>
    </w:lvl>
    <w:lvl w:ilvl="5" w:tplc="04090005" w:tentative="1">
      <w:start w:val="1"/>
      <w:numFmt w:val="bullet"/>
      <w:lvlText w:val="•"/>
      <w:lvlJc w:val="left"/>
      <w:pPr>
        <w:tabs>
          <w:tab w:val="num" w:pos="4320"/>
        </w:tabs>
        <w:ind w:left="4320" w:hanging="360"/>
      </w:pPr>
      <w:rPr>
        <w:rFonts w:ascii="Arial" w:hAnsi="Arial" w:hint="default"/>
      </w:rPr>
    </w:lvl>
    <w:lvl w:ilvl="6" w:tplc="04090001" w:tentative="1">
      <w:start w:val="1"/>
      <w:numFmt w:val="bullet"/>
      <w:lvlText w:val="•"/>
      <w:lvlJc w:val="left"/>
      <w:pPr>
        <w:tabs>
          <w:tab w:val="num" w:pos="5040"/>
        </w:tabs>
        <w:ind w:left="5040" w:hanging="360"/>
      </w:pPr>
      <w:rPr>
        <w:rFonts w:ascii="Arial" w:hAnsi="Arial" w:hint="default"/>
      </w:rPr>
    </w:lvl>
    <w:lvl w:ilvl="7" w:tplc="04090003" w:tentative="1">
      <w:start w:val="1"/>
      <w:numFmt w:val="bullet"/>
      <w:lvlText w:val="•"/>
      <w:lvlJc w:val="left"/>
      <w:pPr>
        <w:tabs>
          <w:tab w:val="num" w:pos="5760"/>
        </w:tabs>
        <w:ind w:left="5760" w:hanging="360"/>
      </w:pPr>
      <w:rPr>
        <w:rFonts w:ascii="Arial" w:hAnsi="Arial" w:hint="default"/>
      </w:rPr>
    </w:lvl>
    <w:lvl w:ilvl="8" w:tplc="04090005" w:tentative="1">
      <w:start w:val="1"/>
      <w:numFmt w:val="bullet"/>
      <w:lvlText w:val="•"/>
      <w:lvlJc w:val="left"/>
      <w:pPr>
        <w:tabs>
          <w:tab w:val="num" w:pos="6480"/>
        </w:tabs>
        <w:ind w:left="6480" w:hanging="360"/>
      </w:pPr>
      <w:rPr>
        <w:rFonts w:ascii="Arial" w:hAnsi="Arial" w:hint="default"/>
      </w:rPr>
    </w:lvl>
  </w:abstractNum>
  <w:abstractNum w:abstractNumId="13">
    <w:nsid w:val="1D6E4056"/>
    <w:multiLevelType w:val="hybridMultilevel"/>
    <w:tmpl w:val="C9AA294A"/>
    <w:lvl w:ilvl="0" w:tplc="0C682C8E">
      <w:start w:val="1"/>
      <w:numFmt w:val="bullet"/>
      <w:lvlText w:val=""/>
      <w:lvlJc w:val="left"/>
      <w:pPr>
        <w:ind w:left="720" w:hanging="360"/>
      </w:pPr>
      <w:rPr>
        <w:rFonts w:ascii="Symbol" w:hAnsi="Symbol" w:hint="default"/>
      </w:rPr>
    </w:lvl>
    <w:lvl w:ilvl="1" w:tplc="8F867F18" w:tentative="1">
      <w:start w:val="1"/>
      <w:numFmt w:val="bullet"/>
      <w:lvlText w:val="o"/>
      <w:lvlJc w:val="left"/>
      <w:pPr>
        <w:ind w:left="1440" w:hanging="360"/>
      </w:pPr>
      <w:rPr>
        <w:rFonts w:ascii="Courier New" w:hAnsi="Courier New" w:cs="Courier New" w:hint="default"/>
      </w:rPr>
    </w:lvl>
    <w:lvl w:ilvl="2" w:tplc="3D82377C" w:tentative="1">
      <w:start w:val="1"/>
      <w:numFmt w:val="bullet"/>
      <w:lvlText w:val=""/>
      <w:lvlJc w:val="left"/>
      <w:pPr>
        <w:ind w:left="2160" w:hanging="360"/>
      </w:pPr>
      <w:rPr>
        <w:rFonts w:ascii="Wingdings" w:hAnsi="Wingdings" w:hint="default"/>
      </w:rPr>
    </w:lvl>
    <w:lvl w:ilvl="3" w:tplc="0568D9FE" w:tentative="1">
      <w:start w:val="1"/>
      <w:numFmt w:val="bullet"/>
      <w:lvlText w:val=""/>
      <w:lvlJc w:val="left"/>
      <w:pPr>
        <w:ind w:left="2880" w:hanging="360"/>
      </w:pPr>
      <w:rPr>
        <w:rFonts w:ascii="Symbol" w:hAnsi="Symbol" w:hint="default"/>
      </w:rPr>
    </w:lvl>
    <w:lvl w:ilvl="4" w:tplc="8340976C" w:tentative="1">
      <w:start w:val="1"/>
      <w:numFmt w:val="bullet"/>
      <w:lvlText w:val="o"/>
      <w:lvlJc w:val="left"/>
      <w:pPr>
        <w:ind w:left="3600" w:hanging="360"/>
      </w:pPr>
      <w:rPr>
        <w:rFonts w:ascii="Courier New" w:hAnsi="Courier New" w:cs="Courier New" w:hint="default"/>
      </w:rPr>
    </w:lvl>
    <w:lvl w:ilvl="5" w:tplc="8AC2992A" w:tentative="1">
      <w:start w:val="1"/>
      <w:numFmt w:val="bullet"/>
      <w:lvlText w:val=""/>
      <w:lvlJc w:val="left"/>
      <w:pPr>
        <w:ind w:left="4320" w:hanging="360"/>
      </w:pPr>
      <w:rPr>
        <w:rFonts w:ascii="Wingdings" w:hAnsi="Wingdings" w:hint="default"/>
      </w:rPr>
    </w:lvl>
    <w:lvl w:ilvl="6" w:tplc="5836A740" w:tentative="1">
      <w:start w:val="1"/>
      <w:numFmt w:val="bullet"/>
      <w:lvlText w:val=""/>
      <w:lvlJc w:val="left"/>
      <w:pPr>
        <w:ind w:left="5040" w:hanging="360"/>
      </w:pPr>
      <w:rPr>
        <w:rFonts w:ascii="Symbol" w:hAnsi="Symbol" w:hint="default"/>
      </w:rPr>
    </w:lvl>
    <w:lvl w:ilvl="7" w:tplc="BBCE3F00" w:tentative="1">
      <w:start w:val="1"/>
      <w:numFmt w:val="bullet"/>
      <w:lvlText w:val="o"/>
      <w:lvlJc w:val="left"/>
      <w:pPr>
        <w:ind w:left="5760" w:hanging="360"/>
      </w:pPr>
      <w:rPr>
        <w:rFonts w:ascii="Courier New" w:hAnsi="Courier New" w:cs="Courier New" w:hint="default"/>
      </w:rPr>
    </w:lvl>
    <w:lvl w:ilvl="8" w:tplc="4C2A5242" w:tentative="1">
      <w:start w:val="1"/>
      <w:numFmt w:val="bullet"/>
      <w:lvlText w:val=""/>
      <w:lvlJc w:val="left"/>
      <w:pPr>
        <w:ind w:left="6480" w:hanging="360"/>
      </w:pPr>
      <w:rPr>
        <w:rFonts w:ascii="Wingdings" w:hAnsi="Wingdings" w:hint="default"/>
      </w:rPr>
    </w:lvl>
  </w:abstractNum>
  <w:abstractNum w:abstractNumId="14">
    <w:nsid w:val="1E1A7ADB"/>
    <w:multiLevelType w:val="hybridMultilevel"/>
    <w:tmpl w:val="0E8C7D1E"/>
    <w:lvl w:ilvl="0" w:tplc="EA7E7A4A">
      <w:start w:val="1"/>
      <w:numFmt w:val="bullet"/>
      <w:lvlText w:val=""/>
      <w:lvlJc w:val="left"/>
      <w:pPr>
        <w:ind w:left="720" w:hanging="360"/>
      </w:pPr>
      <w:rPr>
        <w:rFonts w:ascii="Symbol" w:hAnsi="Symbol" w:hint="default"/>
      </w:rPr>
    </w:lvl>
    <w:lvl w:ilvl="1" w:tplc="0680CE26" w:tentative="1">
      <w:start w:val="1"/>
      <w:numFmt w:val="bullet"/>
      <w:lvlText w:val="o"/>
      <w:lvlJc w:val="left"/>
      <w:pPr>
        <w:ind w:left="1440" w:hanging="360"/>
      </w:pPr>
      <w:rPr>
        <w:rFonts w:ascii="Courier New" w:hAnsi="Courier New" w:cs="Courier New" w:hint="default"/>
      </w:rPr>
    </w:lvl>
    <w:lvl w:ilvl="2" w:tplc="2458BEE4" w:tentative="1">
      <w:start w:val="1"/>
      <w:numFmt w:val="bullet"/>
      <w:lvlText w:val=""/>
      <w:lvlJc w:val="left"/>
      <w:pPr>
        <w:ind w:left="2160" w:hanging="360"/>
      </w:pPr>
      <w:rPr>
        <w:rFonts w:ascii="Wingdings" w:hAnsi="Wingdings" w:hint="default"/>
      </w:rPr>
    </w:lvl>
    <w:lvl w:ilvl="3" w:tplc="BF743AD0" w:tentative="1">
      <w:start w:val="1"/>
      <w:numFmt w:val="bullet"/>
      <w:lvlText w:val=""/>
      <w:lvlJc w:val="left"/>
      <w:pPr>
        <w:ind w:left="2880" w:hanging="360"/>
      </w:pPr>
      <w:rPr>
        <w:rFonts w:ascii="Symbol" w:hAnsi="Symbol" w:hint="default"/>
      </w:rPr>
    </w:lvl>
    <w:lvl w:ilvl="4" w:tplc="C494140C" w:tentative="1">
      <w:start w:val="1"/>
      <w:numFmt w:val="bullet"/>
      <w:lvlText w:val="o"/>
      <w:lvlJc w:val="left"/>
      <w:pPr>
        <w:ind w:left="3600" w:hanging="360"/>
      </w:pPr>
      <w:rPr>
        <w:rFonts w:ascii="Courier New" w:hAnsi="Courier New" w:cs="Courier New" w:hint="default"/>
      </w:rPr>
    </w:lvl>
    <w:lvl w:ilvl="5" w:tplc="717C20FC" w:tentative="1">
      <w:start w:val="1"/>
      <w:numFmt w:val="bullet"/>
      <w:lvlText w:val=""/>
      <w:lvlJc w:val="left"/>
      <w:pPr>
        <w:ind w:left="4320" w:hanging="360"/>
      </w:pPr>
      <w:rPr>
        <w:rFonts w:ascii="Wingdings" w:hAnsi="Wingdings" w:hint="default"/>
      </w:rPr>
    </w:lvl>
    <w:lvl w:ilvl="6" w:tplc="C35054AC" w:tentative="1">
      <w:start w:val="1"/>
      <w:numFmt w:val="bullet"/>
      <w:lvlText w:val=""/>
      <w:lvlJc w:val="left"/>
      <w:pPr>
        <w:ind w:left="5040" w:hanging="360"/>
      </w:pPr>
      <w:rPr>
        <w:rFonts w:ascii="Symbol" w:hAnsi="Symbol" w:hint="default"/>
      </w:rPr>
    </w:lvl>
    <w:lvl w:ilvl="7" w:tplc="ACFA8C68" w:tentative="1">
      <w:start w:val="1"/>
      <w:numFmt w:val="bullet"/>
      <w:lvlText w:val="o"/>
      <w:lvlJc w:val="left"/>
      <w:pPr>
        <w:ind w:left="5760" w:hanging="360"/>
      </w:pPr>
      <w:rPr>
        <w:rFonts w:ascii="Courier New" w:hAnsi="Courier New" w:cs="Courier New" w:hint="default"/>
      </w:rPr>
    </w:lvl>
    <w:lvl w:ilvl="8" w:tplc="12DCE880" w:tentative="1">
      <w:start w:val="1"/>
      <w:numFmt w:val="bullet"/>
      <w:lvlText w:val=""/>
      <w:lvlJc w:val="left"/>
      <w:pPr>
        <w:ind w:left="6480" w:hanging="360"/>
      </w:pPr>
      <w:rPr>
        <w:rFonts w:ascii="Wingdings" w:hAnsi="Wingdings" w:hint="default"/>
      </w:rPr>
    </w:lvl>
  </w:abstractNum>
  <w:abstractNum w:abstractNumId="15">
    <w:nsid w:val="20A52202"/>
    <w:multiLevelType w:val="hybridMultilevel"/>
    <w:tmpl w:val="DD28C898"/>
    <w:lvl w:ilvl="0" w:tplc="1740501A">
      <w:start w:val="1"/>
      <w:numFmt w:val="bullet"/>
      <w:lvlText w:val=""/>
      <w:lvlJc w:val="left"/>
      <w:pPr>
        <w:ind w:left="720" w:hanging="360"/>
      </w:pPr>
      <w:rPr>
        <w:rFonts w:ascii="Symbol" w:hAnsi="Symbol" w:hint="default"/>
      </w:rPr>
    </w:lvl>
    <w:lvl w:ilvl="1" w:tplc="6FD0EB5A" w:tentative="1">
      <w:start w:val="1"/>
      <w:numFmt w:val="lowerLetter"/>
      <w:lvlText w:val="%2."/>
      <w:lvlJc w:val="left"/>
      <w:pPr>
        <w:ind w:left="1440" w:hanging="360"/>
      </w:pPr>
    </w:lvl>
    <w:lvl w:ilvl="2" w:tplc="98DA5B14" w:tentative="1">
      <w:start w:val="1"/>
      <w:numFmt w:val="lowerRoman"/>
      <w:lvlText w:val="%3."/>
      <w:lvlJc w:val="right"/>
      <w:pPr>
        <w:ind w:left="2160" w:hanging="180"/>
      </w:pPr>
    </w:lvl>
    <w:lvl w:ilvl="3" w:tplc="7C22CBD0" w:tentative="1">
      <w:start w:val="1"/>
      <w:numFmt w:val="decimal"/>
      <w:lvlText w:val="%4."/>
      <w:lvlJc w:val="left"/>
      <w:pPr>
        <w:ind w:left="2880" w:hanging="360"/>
      </w:pPr>
    </w:lvl>
    <w:lvl w:ilvl="4" w:tplc="9646A686" w:tentative="1">
      <w:start w:val="1"/>
      <w:numFmt w:val="lowerLetter"/>
      <w:lvlText w:val="%5."/>
      <w:lvlJc w:val="left"/>
      <w:pPr>
        <w:ind w:left="3600" w:hanging="360"/>
      </w:pPr>
    </w:lvl>
    <w:lvl w:ilvl="5" w:tplc="F6908642" w:tentative="1">
      <w:start w:val="1"/>
      <w:numFmt w:val="lowerRoman"/>
      <w:lvlText w:val="%6."/>
      <w:lvlJc w:val="right"/>
      <w:pPr>
        <w:ind w:left="4320" w:hanging="180"/>
      </w:pPr>
    </w:lvl>
    <w:lvl w:ilvl="6" w:tplc="03D6A10E" w:tentative="1">
      <w:start w:val="1"/>
      <w:numFmt w:val="decimal"/>
      <w:lvlText w:val="%7."/>
      <w:lvlJc w:val="left"/>
      <w:pPr>
        <w:ind w:left="5040" w:hanging="360"/>
      </w:pPr>
    </w:lvl>
    <w:lvl w:ilvl="7" w:tplc="04966A50" w:tentative="1">
      <w:start w:val="1"/>
      <w:numFmt w:val="lowerLetter"/>
      <w:lvlText w:val="%8."/>
      <w:lvlJc w:val="left"/>
      <w:pPr>
        <w:ind w:left="5760" w:hanging="360"/>
      </w:pPr>
    </w:lvl>
    <w:lvl w:ilvl="8" w:tplc="E8E07C34" w:tentative="1">
      <w:start w:val="1"/>
      <w:numFmt w:val="lowerRoman"/>
      <w:lvlText w:val="%9."/>
      <w:lvlJc w:val="right"/>
      <w:pPr>
        <w:ind w:left="6480" w:hanging="180"/>
      </w:pPr>
    </w:lvl>
  </w:abstractNum>
  <w:abstractNum w:abstractNumId="16">
    <w:nsid w:val="20A7695A"/>
    <w:multiLevelType w:val="multilevel"/>
    <w:tmpl w:val="227A23F0"/>
    <w:lvl w:ilvl="0">
      <w:numFmt w:val="none"/>
      <w:lvlText w:val=""/>
      <w:lvlJc w:val="left"/>
      <w:pPr>
        <w:tabs>
          <w:tab w:val="num" w:pos="360"/>
        </w:tabs>
      </w:pPr>
    </w:lvl>
    <w:lvl w:ilvl="1">
      <w:start w:val="1"/>
      <w:numFmt w:val="lowerRoman"/>
      <w:lvlRestart w:val="0"/>
      <w:lvlText w:val="%2"/>
      <w:lvlJc w:val="left"/>
      <w:pPr>
        <w:tabs>
          <w:tab w:val="num" w:pos="1587"/>
        </w:tabs>
        <w:ind w:left="1587" w:hanging="340"/>
      </w:pPr>
      <w:rPr>
        <w:rFonts w:ascii="Arial" w:hAnsi="Arial" w:cs="Arial"/>
        <w:b/>
        <w:bCs/>
        <w:i w:val="0"/>
        <w:color w:val="FF6600"/>
        <w:sz w:val="20"/>
        <w:szCs w:val="20"/>
      </w:rPr>
    </w:lvl>
    <w:lvl w:ilvl="2">
      <w:start w:val="1"/>
      <w:numFmt w:val="decimal"/>
      <w:lvlRestart w:val="0"/>
      <w:lvlText w:val="%3"/>
      <w:lvlJc w:val="right"/>
      <w:pPr>
        <w:tabs>
          <w:tab w:val="num" w:pos="340"/>
        </w:tabs>
        <w:ind w:left="340" w:hanging="227"/>
      </w:pPr>
      <w:rPr>
        <w:rFonts w:ascii="Arial" w:hAnsi="Arial" w:cs="Arial"/>
        <w:b/>
        <w:bCs/>
        <w:i w:val="0"/>
        <w:color w:val="FF6600"/>
        <w:sz w:val="20"/>
        <w:szCs w:val="20"/>
      </w:rPr>
    </w:lvl>
    <w:lvl w:ilvl="3">
      <w:start w:val="1"/>
      <w:numFmt w:val="none"/>
      <w:lvlRestart w:val="0"/>
      <w:lvlText w:val=""/>
      <w:lvlJc w:val="left"/>
      <w:pPr>
        <w:tabs>
          <w:tab w:val="num" w:pos="4014"/>
        </w:tabs>
        <w:ind w:left="4014" w:hanging="363"/>
      </w:pPr>
      <w:rPr>
        <w:color w:val="auto"/>
      </w:rPr>
    </w:lvl>
    <w:lvl w:ilvl="4">
      <w:start w:val="1"/>
      <w:numFmt w:val="none"/>
      <w:lvlRestart w:val="0"/>
      <w:lvlText w:val=""/>
      <w:lvlJc w:val="left"/>
      <w:pPr>
        <w:tabs>
          <w:tab w:val="num" w:pos="4734"/>
        </w:tabs>
        <w:ind w:left="4734" w:hanging="363"/>
      </w:pPr>
      <w:rPr>
        <w:color w:val="auto"/>
      </w:rPr>
    </w:lvl>
    <w:lvl w:ilvl="5">
      <w:start w:val="1"/>
      <w:numFmt w:val="none"/>
      <w:lvlRestart w:val="0"/>
      <w:lvlText w:val=""/>
      <w:lvlJc w:val="right"/>
      <w:pPr>
        <w:tabs>
          <w:tab w:val="num" w:pos="5454"/>
        </w:tabs>
        <w:ind w:left="5454" w:hanging="182"/>
      </w:pPr>
      <w:rPr>
        <w:color w:val="auto"/>
      </w:rPr>
    </w:lvl>
    <w:lvl w:ilvl="6">
      <w:start w:val="1"/>
      <w:numFmt w:val="none"/>
      <w:lvlRestart w:val="0"/>
      <w:lvlText w:val=""/>
      <w:lvlJc w:val="left"/>
      <w:pPr>
        <w:tabs>
          <w:tab w:val="num" w:pos="6174"/>
        </w:tabs>
        <w:ind w:left="6174" w:hanging="363"/>
      </w:pPr>
      <w:rPr>
        <w:color w:val="auto"/>
      </w:rPr>
    </w:lvl>
    <w:lvl w:ilvl="7">
      <w:start w:val="1"/>
      <w:numFmt w:val="none"/>
      <w:lvlRestart w:val="0"/>
      <w:lvlText w:val=""/>
      <w:lvlJc w:val="left"/>
      <w:pPr>
        <w:tabs>
          <w:tab w:val="num" w:pos="6894"/>
        </w:tabs>
        <w:ind w:left="6894" w:hanging="363"/>
      </w:pPr>
      <w:rPr>
        <w:color w:val="auto"/>
      </w:rPr>
    </w:lvl>
    <w:lvl w:ilvl="8">
      <w:start w:val="1"/>
      <w:numFmt w:val="none"/>
      <w:lvlRestart w:val="0"/>
      <w:lvlText w:val=""/>
      <w:lvlJc w:val="right"/>
      <w:pPr>
        <w:tabs>
          <w:tab w:val="num" w:pos="7614"/>
        </w:tabs>
        <w:ind w:left="7614" w:hanging="182"/>
      </w:pPr>
      <w:rPr>
        <w:color w:val="auto"/>
      </w:rPr>
    </w:lvl>
  </w:abstractNum>
  <w:abstractNum w:abstractNumId="17">
    <w:nsid w:val="234002A4"/>
    <w:multiLevelType w:val="hybridMultilevel"/>
    <w:tmpl w:val="DE364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3570BC0"/>
    <w:multiLevelType w:val="hybridMultilevel"/>
    <w:tmpl w:val="04A22900"/>
    <w:lvl w:ilvl="0" w:tplc="F65E2548">
      <w:start w:val="1"/>
      <w:numFmt w:val="bullet"/>
      <w:lvlText w:val="-"/>
      <w:lvlJc w:val="left"/>
      <w:pPr>
        <w:ind w:left="720" w:hanging="360"/>
      </w:pPr>
      <w:rPr>
        <w:rFonts w:ascii="Arial" w:eastAsia="Times New Roman" w:hAnsi="Arial" w:cs="Arial" w:hint="default"/>
      </w:rPr>
    </w:lvl>
    <w:lvl w:ilvl="1" w:tplc="AB72B3CA" w:tentative="1">
      <w:start w:val="1"/>
      <w:numFmt w:val="bullet"/>
      <w:lvlText w:val="o"/>
      <w:lvlJc w:val="left"/>
      <w:pPr>
        <w:ind w:left="1440" w:hanging="360"/>
      </w:pPr>
      <w:rPr>
        <w:rFonts w:ascii="Courier New" w:hAnsi="Courier New" w:cs="Courier New" w:hint="default"/>
      </w:rPr>
    </w:lvl>
    <w:lvl w:ilvl="2" w:tplc="E27A0910" w:tentative="1">
      <w:start w:val="1"/>
      <w:numFmt w:val="bullet"/>
      <w:lvlText w:val=""/>
      <w:lvlJc w:val="left"/>
      <w:pPr>
        <w:ind w:left="2160" w:hanging="360"/>
      </w:pPr>
      <w:rPr>
        <w:rFonts w:ascii="Wingdings" w:hAnsi="Wingdings" w:hint="default"/>
      </w:rPr>
    </w:lvl>
    <w:lvl w:ilvl="3" w:tplc="2F82DCD2" w:tentative="1">
      <w:start w:val="1"/>
      <w:numFmt w:val="bullet"/>
      <w:lvlText w:val=""/>
      <w:lvlJc w:val="left"/>
      <w:pPr>
        <w:ind w:left="2880" w:hanging="360"/>
      </w:pPr>
      <w:rPr>
        <w:rFonts w:ascii="Symbol" w:hAnsi="Symbol" w:hint="default"/>
      </w:rPr>
    </w:lvl>
    <w:lvl w:ilvl="4" w:tplc="1138F320" w:tentative="1">
      <w:start w:val="1"/>
      <w:numFmt w:val="bullet"/>
      <w:lvlText w:val="o"/>
      <w:lvlJc w:val="left"/>
      <w:pPr>
        <w:ind w:left="3600" w:hanging="360"/>
      </w:pPr>
      <w:rPr>
        <w:rFonts w:ascii="Courier New" w:hAnsi="Courier New" w:cs="Courier New" w:hint="default"/>
      </w:rPr>
    </w:lvl>
    <w:lvl w:ilvl="5" w:tplc="94CE2E36" w:tentative="1">
      <w:start w:val="1"/>
      <w:numFmt w:val="bullet"/>
      <w:lvlText w:val=""/>
      <w:lvlJc w:val="left"/>
      <w:pPr>
        <w:ind w:left="4320" w:hanging="360"/>
      </w:pPr>
      <w:rPr>
        <w:rFonts w:ascii="Wingdings" w:hAnsi="Wingdings" w:hint="default"/>
      </w:rPr>
    </w:lvl>
    <w:lvl w:ilvl="6" w:tplc="432C6DB2" w:tentative="1">
      <w:start w:val="1"/>
      <w:numFmt w:val="bullet"/>
      <w:lvlText w:val=""/>
      <w:lvlJc w:val="left"/>
      <w:pPr>
        <w:ind w:left="5040" w:hanging="360"/>
      </w:pPr>
      <w:rPr>
        <w:rFonts w:ascii="Symbol" w:hAnsi="Symbol" w:hint="default"/>
      </w:rPr>
    </w:lvl>
    <w:lvl w:ilvl="7" w:tplc="CDE2E2BE" w:tentative="1">
      <w:start w:val="1"/>
      <w:numFmt w:val="bullet"/>
      <w:lvlText w:val="o"/>
      <w:lvlJc w:val="left"/>
      <w:pPr>
        <w:ind w:left="5760" w:hanging="360"/>
      </w:pPr>
      <w:rPr>
        <w:rFonts w:ascii="Courier New" w:hAnsi="Courier New" w:cs="Courier New" w:hint="default"/>
      </w:rPr>
    </w:lvl>
    <w:lvl w:ilvl="8" w:tplc="1F926CF8" w:tentative="1">
      <w:start w:val="1"/>
      <w:numFmt w:val="bullet"/>
      <w:lvlText w:val=""/>
      <w:lvlJc w:val="left"/>
      <w:pPr>
        <w:ind w:left="6480" w:hanging="360"/>
      </w:pPr>
      <w:rPr>
        <w:rFonts w:ascii="Wingdings" w:hAnsi="Wingdings" w:hint="default"/>
      </w:rPr>
    </w:lvl>
  </w:abstractNum>
  <w:abstractNum w:abstractNumId="19">
    <w:nsid w:val="272E547D"/>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0">
    <w:nsid w:val="287D6BE0"/>
    <w:multiLevelType w:val="multilevel"/>
    <w:tmpl w:val="6CF6B194"/>
    <w:lvl w:ilvl="0">
      <w:start w:val="1"/>
      <w:numFmt w:val="decimal"/>
      <w:lvlRestart w:val="0"/>
      <w:lvlText w:val="%1"/>
      <w:lvlJc w:val="left"/>
      <w:pPr>
        <w:tabs>
          <w:tab w:val="num" w:pos="1247"/>
        </w:tabs>
        <w:ind w:left="1247" w:hanging="340"/>
      </w:pPr>
      <w:rPr>
        <w:rFonts w:ascii="Arial" w:hAnsi="Arial" w:cs="Arial"/>
        <w:b/>
        <w:bCs/>
        <w:i w:val="0"/>
        <w:color w:val="FF6600"/>
        <w:sz w:val="20"/>
        <w:szCs w:val="20"/>
      </w:rPr>
    </w:lvl>
    <w:lvl w:ilvl="1">
      <w:start w:val="1"/>
      <w:numFmt w:val="lowerLetter"/>
      <w:lvlRestart w:val="0"/>
      <w:lvlText w:val="%2"/>
      <w:lvlJc w:val="left"/>
      <w:pPr>
        <w:tabs>
          <w:tab w:val="num" w:pos="1587"/>
        </w:tabs>
        <w:ind w:left="1587" w:hanging="340"/>
      </w:pPr>
      <w:rPr>
        <w:rFonts w:ascii="Arial" w:hAnsi="Arial" w:cs="Arial"/>
        <w:b/>
        <w:bCs/>
        <w:i w:val="0"/>
        <w:color w:val="FF6600"/>
        <w:sz w:val="20"/>
        <w:szCs w:val="20"/>
      </w:rPr>
    </w:lvl>
    <w:lvl w:ilvl="2">
      <w:start w:val="1"/>
      <w:numFmt w:val="decimal"/>
      <w:lvlRestart w:val="0"/>
      <w:lvlText w:val="%3"/>
      <w:lvlJc w:val="right"/>
      <w:pPr>
        <w:tabs>
          <w:tab w:val="num" w:pos="397"/>
        </w:tabs>
        <w:ind w:left="397" w:hanging="227"/>
      </w:pPr>
      <w:rPr>
        <w:rFonts w:ascii="Arial" w:hAnsi="Arial" w:cs="Arial"/>
        <w:b/>
        <w:bCs/>
        <w:color w:val="FF6600"/>
        <w:sz w:val="20"/>
        <w:szCs w:val="20"/>
      </w:rPr>
    </w:lvl>
    <w:lvl w:ilvl="3">
      <w:start w:val="1"/>
      <w:numFmt w:val="lowerLetter"/>
      <w:lvlRestart w:val="0"/>
      <w:lvlText w:val="%4"/>
      <w:lvlJc w:val="right"/>
      <w:pPr>
        <w:tabs>
          <w:tab w:val="num" w:pos="624"/>
        </w:tabs>
        <w:ind w:left="624" w:hanging="227"/>
      </w:pPr>
      <w:rPr>
        <w:rFonts w:ascii="Arial" w:hAnsi="Arial" w:cs="Arial"/>
        <w:b/>
        <w:bCs/>
        <w:color w:val="FF6600"/>
        <w:sz w:val="20"/>
        <w:szCs w:val="20"/>
      </w:rPr>
    </w:lvl>
    <w:lvl w:ilvl="4">
      <w:start w:val="1"/>
      <w:numFmt w:val="decimal"/>
      <w:lvlRestart w:val="0"/>
      <w:suff w:val="space"/>
      <w:lvlText w:val="%5"/>
      <w:lvlJc w:val="left"/>
      <w:pPr>
        <w:tabs>
          <w:tab w:val="num" w:pos="340"/>
        </w:tabs>
        <w:ind w:left="340" w:hanging="170"/>
      </w:pPr>
      <w:rPr>
        <w:rFonts w:ascii="Arial" w:hAnsi="Arial" w:cs="Arial"/>
        <w:b/>
        <w:bCs/>
        <w:color w:val="auto"/>
        <w:sz w:val="20"/>
        <w:szCs w:val="20"/>
      </w:rPr>
    </w:lvl>
    <w:lvl w:ilvl="5">
      <w:start w:val="1"/>
      <w:numFmt w:val="none"/>
      <w:lvlRestart w:val="0"/>
      <w:lvlText w:val=""/>
      <w:lvlJc w:val="right"/>
      <w:pPr>
        <w:tabs>
          <w:tab w:val="num" w:pos="5454"/>
        </w:tabs>
        <w:ind w:left="5454" w:hanging="182"/>
      </w:pPr>
      <w:rPr>
        <w:color w:val="auto"/>
      </w:rPr>
    </w:lvl>
    <w:lvl w:ilvl="6">
      <w:start w:val="1"/>
      <w:numFmt w:val="none"/>
      <w:lvlRestart w:val="0"/>
      <w:lvlText w:val=""/>
      <w:lvlJc w:val="left"/>
      <w:pPr>
        <w:tabs>
          <w:tab w:val="num" w:pos="6174"/>
        </w:tabs>
        <w:ind w:left="6174" w:hanging="363"/>
      </w:pPr>
      <w:rPr>
        <w:color w:val="auto"/>
      </w:rPr>
    </w:lvl>
    <w:lvl w:ilvl="7">
      <w:start w:val="1"/>
      <w:numFmt w:val="none"/>
      <w:lvlRestart w:val="0"/>
      <w:lvlText w:val=""/>
      <w:lvlJc w:val="left"/>
      <w:pPr>
        <w:tabs>
          <w:tab w:val="num" w:pos="6894"/>
        </w:tabs>
        <w:ind w:left="6894" w:hanging="363"/>
      </w:pPr>
      <w:rPr>
        <w:color w:val="auto"/>
      </w:rPr>
    </w:lvl>
    <w:lvl w:ilvl="8">
      <w:start w:val="1"/>
      <w:numFmt w:val="none"/>
      <w:lvlRestart w:val="0"/>
      <w:lvlText w:val=""/>
      <w:lvlJc w:val="right"/>
      <w:pPr>
        <w:tabs>
          <w:tab w:val="num" w:pos="7614"/>
        </w:tabs>
        <w:ind w:left="7614" w:hanging="182"/>
      </w:pPr>
      <w:rPr>
        <w:color w:val="auto"/>
      </w:rPr>
    </w:lvl>
  </w:abstractNum>
  <w:abstractNum w:abstractNumId="21">
    <w:nsid w:val="28E34CD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2">
    <w:nsid w:val="29304D94"/>
    <w:multiLevelType w:val="multilevel"/>
    <w:tmpl w:val="D2BE498C"/>
    <w:lvl w:ilvl="0">
      <w:start w:val="1"/>
      <w:numFmt w:val="bullet"/>
      <w:lvlRestart w:val="0"/>
      <w:lvlText w:val="•"/>
      <w:lvlJc w:val="left"/>
      <w:pPr>
        <w:tabs>
          <w:tab w:val="num" w:pos="397"/>
        </w:tabs>
        <w:ind w:left="397" w:hanging="397"/>
      </w:pPr>
      <w:rPr>
        <w:rFonts w:ascii="Arial Bold" w:hAnsi="Arial Bold" w:cs="Times New Roman" w:hint="default"/>
        <w:b/>
        <w:i w:val="0"/>
        <w:color w:val="3399CC"/>
        <w:sz w:val="26"/>
        <w:szCs w:val="26"/>
      </w:rPr>
    </w:lvl>
    <w:lvl w:ilvl="1">
      <w:start w:val="1"/>
      <w:numFmt w:val="bullet"/>
      <w:lvlRestart w:val="0"/>
      <w:lvlText w:val="•"/>
      <w:lvlJc w:val="left"/>
      <w:pPr>
        <w:tabs>
          <w:tab w:val="num" w:pos="794"/>
        </w:tabs>
        <w:ind w:left="794" w:hanging="397"/>
      </w:pPr>
      <w:rPr>
        <w:rFonts w:ascii="Arial Bold" w:hAnsi="Arial Bold" w:cs="Times New Roman" w:hint="default"/>
        <w:b/>
        <w:i w:val="0"/>
        <w:color w:val="3399CC"/>
        <w:sz w:val="22"/>
        <w:szCs w:val="20"/>
      </w:rPr>
    </w:lvl>
    <w:lvl w:ilvl="2">
      <w:start w:val="1"/>
      <w:numFmt w:val="none"/>
      <w:lvlRestart w:val="0"/>
      <w:lvlText w:val=""/>
      <w:lvlJc w:val="left"/>
      <w:pPr>
        <w:tabs>
          <w:tab w:val="num" w:pos="2443"/>
        </w:tabs>
        <w:ind w:left="2443" w:hanging="357"/>
      </w:pPr>
      <w:rPr>
        <w:rFonts w:hint="default"/>
      </w:rPr>
    </w:lvl>
    <w:lvl w:ilvl="3">
      <w:start w:val="1"/>
      <w:numFmt w:val="none"/>
      <w:lvlRestart w:val="0"/>
      <w:lvlText w:val=""/>
      <w:lvlJc w:val="left"/>
      <w:pPr>
        <w:tabs>
          <w:tab w:val="num" w:pos="3163"/>
        </w:tabs>
        <w:ind w:left="3163" w:hanging="357"/>
      </w:pPr>
      <w:rPr>
        <w:rFonts w:hint="default"/>
      </w:rPr>
    </w:lvl>
    <w:lvl w:ilvl="4">
      <w:start w:val="1"/>
      <w:numFmt w:val="none"/>
      <w:lvlRestart w:val="0"/>
      <w:lvlText w:val=""/>
      <w:lvlJc w:val="left"/>
      <w:pPr>
        <w:tabs>
          <w:tab w:val="num" w:pos="3883"/>
        </w:tabs>
        <w:ind w:left="3883" w:hanging="357"/>
      </w:pPr>
      <w:rPr>
        <w:rFonts w:hint="default"/>
      </w:rPr>
    </w:lvl>
    <w:lvl w:ilvl="5">
      <w:start w:val="1"/>
      <w:numFmt w:val="none"/>
      <w:lvlRestart w:val="0"/>
      <w:lvlText w:val=""/>
      <w:lvlJc w:val="left"/>
      <w:pPr>
        <w:tabs>
          <w:tab w:val="num" w:pos="4603"/>
        </w:tabs>
        <w:ind w:left="4603" w:hanging="362"/>
      </w:pPr>
      <w:rPr>
        <w:rFonts w:hint="default"/>
      </w:rPr>
    </w:lvl>
    <w:lvl w:ilvl="6">
      <w:start w:val="1"/>
      <w:numFmt w:val="none"/>
      <w:lvlRestart w:val="0"/>
      <w:lvlText w:val=""/>
      <w:lvlJc w:val="left"/>
      <w:pPr>
        <w:tabs>
          <w:tab w:val="num" w:pos="5323"/>
        </w:tabs>
        <w:ind w:left="5323" w:hanging="362"/>
      </w:pPr>
      <w:rPr>
        <w:rFonts w:hint="default"/>
      </w:rPr>
    </w:lvl>
    <w:lvl w:ilvl="7">
      <w:start w:val="1"/>
      <w:numFmt w:val="none"/>
      <w:lvlRestart w:val="0"/>
      <w:lvlText w:val=""/>
      <w:lvlJc w:val="left"/>
      <w:pPr>
        <w:tabs>
          <w:tab w:val="num" w:pos="6043"/>
        </w:tabs>
        <w:ind w:left="6043" w:hanging="362"/>
      </w:pPr>
      <w:rPr>
        <w:rFonts w:hint="default"/>
      </w:rPr>
    </w:lvl>
    <w:lvl w:ilvl="8">
      <w:start w:val="1"/>
      <w:numFmt w:val="none"/>
      <w:lvlRestart w:val="0"/>
      <w:lvlText w:val=""/>
      <w:lvlJc w:val="left"/>
      <w:pPr>
        <w:tabs>
          <w:tab w:val="num" w:pos="6763"/>
        </w:tabs>
        <w:ind w:left="6763" w:hanging="362"/>
      </w:pPr>
      <w:rPr>
        <w:rFonts w:hint="default"/>
      </w:rPr>
    </w:lvl>
  </w:abstractNum>
  <w:abstractNum w:abstractNumId="23">
    <w:nsid w:val="29EE566B"/>
    <w:multiLevelType w:val="multilevel"/>
    <w:tmpl w:val="0D3C39C0"/>
    <w:lvl w:ilvl="0">
      <w:numFmt w:val="none"/>
      <w:lvlText w:val=""/>
      <w:lvlJc w:val="left"/>
      <w:pPr>
        <w:tabs>
          <w:tab w:val="num" w:pos="360"/>
        </w:tabs>
      </w:pPr>
    </w:lvl>
    <w:lvl w:ilvl="1">
      <w:start w:val="1"/>
      <w:numFmt w:val="lowerRoman"/>
      <w:lvlRestart w:val="0"/>
      <w:lvlText w:val="%2"/>
      <w:lvlJc w:val="left"/>
      <w:pPr>
        <w:tabs>
          <w:tab w:val="num" w:pos="1587"/>
        </w:tabs>
        <w:ind w:left="1587" w:hanging="340"/>
      </w:pPr>
      <w:rPr>
        <w:rFonts w:ascii="Arial" w:hAnsi="Arial" w:cs="Arial"/>
        <w:b/>
        <w:bCs/>
        <w:i w:val="0"/>
        <w:color w:val="FF6600"/>
        <w:sz w:val="20"/>
        <w:szCs w:val="20"/>
      </w:rPr>
    </w:lvl>
    <w:lvl w:ilvl="2">
      <w:start w:val="1"/>
      <w:numFmt w:val="decimal"/>
      <w:lvlRestart w:val="0"/>
      <w:lvlText w:val="%3"/>
      <w:lvlJc w:val="right"/>
      <w:pPr>
        <w:tabs>
          <w:tab w:val="num" w:pos="340"/>
        </w:tabs>
        <w:ind w:left="340" w:hanging="227"/>
      </w:pPr>
      <w:rPr>
        <w:rFonts w:ascii="Arial" w:hAnsi="Arial" w:cs="Arial"/>
        <w:b/>
        <w:bCs/>
        <w:color w:val="FF6600"/>
        <w:sz w:val="20"/>
        <w:szCs w:val="20"/>
      </w:rPr>
    </w:lvl>
    <w:lvl w:ilvl="3">
      <w:start w:val="1"/>
      <w:numFmt w:val="none"/>
      <w:lvlRestart w:val="0"/>
      <w:lvlText w:val=""/>
      <w:lvlJc w:val="left"/>
      <w:pPr>
        <w:tabs>
          <w:tab w:val="num" w:pos="4014"/>
        </w:tabs>
        <w:ind w:left="4014" w:hanging="363"/>
      </w:pPr>
      <w:rPr>
        <w:color w:val="auto"/>
      </w:rPr>
    </w:lvl>
    <w:lvl w:ilvl="4">
      <w:start w:val="1"/>
      <w:numFmt w:val="none"/>
      <w:lvlRestart w:val="0"/>
      <w:lvlText w:val=""/>
      <w:lvlJc w:val="left"/>
      <w:pPr>
        <w:tabs>
          <w:tab w:val="num" w:pos="4734"/>
        </w:tabs>
        <w:ind w:left="4734" w:hanging="363"/>
      </w:pPr>
      <w:rPr>
        <w:color w:val="auto"/>
      </w:rPr>
    </w:lvl>
    <w:lvl w:ilvl="5">
      <w:start w:val="1"/>
      <w:numFmt w:val="none"/>
      <w:lvlRestart w:val="0"/>
      <w:lvlText w:val=""/>
      <w:lvlJc w:val="right"/>
      <w:pPr>
        <w:tabs>
          <w:tab w:val="num" w:pos="5454"/>
        </w:tabs>
        <w:ind w:left="5454" w:hanging="182"/>
      </w:pPr>
      <w:rPr>
        <w:color w:val="auto"/>
      </w:rPr>
    </w:lvl>
    <w:lvl w:ilvl="6">
      <w:start w:val="1"/>
      <w:numFmt w:val="none"/>
      <w:lvlRestart w:val="0"/>
      <w:lvlText w:val=""/>
      <w:lvlJc w:val="left"/>
      <w:pPr>
        <w:tabs>
          <w:tab w:val="num" w:pos="6174"/>
        </w:tabs>
        <w:ind w:left="6174" w:hanging="363"/>
      </w:pPr>
      <w:rPr>
        <w:color w:val="auto"/>
      </w:rPr>
    </w:lvl>
    <w:lvl w:ilvl="7">
      <w:start w:val="1"/>
      <w:numFmt w:val="none"/>
      <w:lvlRestart w:val="0"/>
      <w:lvlText w:val=""/>
      <w:lvlJc w:val="left"/>
      <w:pPr>
        <w:tabs>
          <w:tab w:val="num" w:pos="6894"/>
        </w:tabs>
        <w:ind w:left="6894" w:hanging="363"/>
      </w:pPr>
      <w:rPr>
        <w:color w:val="auto"/>
      </w:rPr>
    </w:lvl>
    <w:lvl w:ilvl="8">
      <w:start w:val="1"/>
      <w:numFmt w:val="none"/>
      <w:lvlRestart w:val="0"/>
      <w:lvlText w:val=""/>
      <w:lvlJc w:val="right"/>
      <w:pPr>
        <w:tabs>
          <w:tab w:val="num" w:pos="7614"/>
        </w:tabs>
        <w:ind w:left="7614" w:hanging="182"/>
      </w:pPr>
      <w:rPr>
        <w:color w:val="auto"/>
      </w:rPr>
    </w:lvl>
  </w:abstractNum>
  <w:abstractNum w:abstractNumId="24">
    <w:nsid w:val="2DF124FB"/>
    <w:multiLevelType w:val="hybridMultilevel"/>
    <w:tmpl w:val="D6CE49AC"/>
    <w:name w:val="NumListTemp6222"/>
    <w:lvl w:ilvl="0" w:tplc="953EDD4A">
      <w:start w:val="1"/>
      <w:numFmt w:val="bullet"/>
      <w:lvlText w:val=""/>
      <w:lvlJc w:val="left"/>
      <w:pPr>
        <w:ind w:left="720" w:hanging="360"/>
      </w:pPr>
      <w:rPr>
        <w:rFonts w:ascii="Symbol" w:hAnsi="Symbol" w:hint="default"/>
      </w:rPr>
    </w:lvl>
    <w:lvl w:ilvl="1" w:tplc="0DB89498" w:tentative="1">
      <w:start w:val="1"/>
      <w:numFmt w:val="bullet"/>
      <w:lvlText w:val="o"/>
      <w:lvlJc w:val="left"/>
      <w:pPr>
        <w:ind w:left="1440" w:hanging="360"/>
      </w:pPr>
      <w:rPr>
        <w:rFonts w:ascii="Courier New" w:hAnsi="Courier New" w:cs="Courier New" w:hint="default"/>
      </w:rPr>
    </w:lvl>
    <w:lvl w:ilvl="2" w:tplc="0B48257A" w:tentative="1">
      <w:start w:val="1"/>
      <w:numFmt w:val="bullet"/>
      <w:lvlText w:val=""/>
      <w:lvlJc w:val="left"/>
      <w:pPr>
        <w:ind w:left="2160" w:hanging="360"/>
      </w:pPr>
      <w:rPr>
        <w:rFonts w:ascii="Wingdings" w:hAnsi="Wingdings" w:hint="default"/>
      </w:rPr>
    </w:lvl>
    <w:lvl w:ilvl="3" w:tplc="32F678E0" w:tentative="1">
      <w:start w:val="1"/>
      <w:numFmt w:val="bullet"/>
      <w:lvlText w:val=""/>
      <w:lvlJc w:val="left"/>
      <w:pPr>
        <w:ind w:left="2880" w:hanging="360"/>
      </w:pPr>
      <w:rPr>
        <w:rFonts w:ascii="Symbol" w:hAnsi="Symbol" w:hint="default"/>
      </w:rPr>
    </w:lvl>
    <w:lvl w:ilvl="4" w:tplc="A6327972" w:tentative="1">
      <w:start w:val="1"/>
      <w:numFmt w:val="bullet"/>
      <w:lvlText w:val="o"/>
      <w:lvlJc w:val="left"/>
      <w:pPr>
        <w:ind w:left="3600" w:hanging="360"/>
      </w:pPr>
      <w:rPr>
        <w:rFonts w:ascii="Courier New" w:hAnsi="Courier New" w:cs="Courier New" w:hint="default"/>
      </w:rPr>
    </w:lvl>
    <w:lvl w:ilvl="5" w:tplc="8182CEF0" w:tentative="1">
      <w:start w:val="1"/>
      <w:numFmt w:val="bullet"/>
      <w:lvlText w:val=""/>
      <w:lvlJc w:val="left"/>
      <w:pPr>
        <w:ind w:left="4320" w:hanging="360"/>
      </w:pPr>
      <w:rPr>
        <w:rFonts w:ascii="Wingdings" w:hAnsi="Wingdings" w:hint="default"/>
      </w:rPr>
    </w:lvl>
    <w:lvl w:ilvl="6" w:tplc="4E6CDD32" w:tentative="1">
      <w:start w:val="1"/>
      <w:numFmt w:val="bullet"/>
      <w:lvlText w:val=""/>
      <w:lvlJc w:val="left"/>
      <w:pPr>
        <w:ind w:left="5040" w:hanging="360"/>
      </w:pPr>
      <w:rPr>
        <w:rFonts w:ascii="Symbol" w:hAnsi="Symbol" w:hint="default"/>
      </w:rPr>
    </w:lvl>
    <w:lvl w:ilvl="7" w:tplc="500E885C" w:tentative="1">
      <w:start w:val="1"/>
      <w:numFmt w:val="bullet"/>
      <w:lvlText w:val="o"/>
      <w:lvlJc w:val="left"/>
      <w:pPr>
        <w:ind w:left="5760" w:hanging="360"/>
      </w:pPr>
      <w:rPr>
        <w:rFonts w:ascii="Courier New" w:hAnsi="Courier New" w:cs="Courier New" w:hint="default"/>
      </w:rPr>
    </w:lvl>
    <w:lvl w:ilvl="8" w:tplc="C2C0EDEE" w:tentative="1">
      <w:start w:val="1"/>
      <w:numFmt w:val="bullet"/>
      <w:lvlText w:val=""/>
      <w:lvlJc w:val="left"/>
      <w:pPr>
        <w:ind w:left="6480" w:hanging="360"/>
      </w:pPr>
      <w:rPr>
        <w:rFonts w:ascii="Wingdings" w:hAnsi="Wingdings" w:hint="default"/>
      </w:rPr>
    </w:lvl>
  </w:abstractNum>
  <w:abstractNum w:abstractNumId="25">
    <w:nsid w:val="2E9C4660"/>
    <w:multiLevelType w:val="multilevel"/>
    <w:tmpl w:val="F9B2A330"/>
    <w:lvl w:ilvl="0">
      <w:numFmt w:val="none"/>
      <w:lvlText w:val=""/>
      <w:lvlJc w:val="left"/>
      <w:pPr>
        <w:tabs>
          <w:tab w:val="num" w:pos="360"/>
        </w:tabs>
      </w:pPr>
    </w:lvl>
    <w:lvl w:ilvl="1">
      <w:start w:val="1"/>
      <w:numFmt w:val="lowerRoman"/>
      <w:lvlRestart w:val="0"/>
      <w:lvlText w:val="%2"/>
      <w:lvlJc w:val="left"/>
      <w:pPr>
        <w:tabs>
          <w:tab w:val="num" w:pos="1587"/>
        </w:tabs>
        <w:ind w:left="1587" w:hanging="340"/>
      </w:pPr>
      <w:rPr>
        <w:rFonts w:ascii="Arial" w:hAnsi="Arial" w:cs="Arial"/>
        <w:b/>
        <w:bCs/>
        <w:i w:val="0"/>
        <w:color w:val="FF6600"/>
        <w:sz w:val="20"/>
        <w:szCs w:val="20"/>
      </w:rPr>
    </w:lvl>
    <w:lvl w:ilvl="2">
      <w:start w:val="1"/>
      <w:numFmt w:val="decimal"/>
      <w:lvlRestart w:val="0"/>
      <w:lvlText w:val="%3"/>
      <w:lvlJc w:val="right"/>
      <w:pPr>
        <w:tabs>
          <w:tab w:val="num" w:pos="340"/>
        </w:tabs>
        <w:ind w:left="340" w:hanging="227"/>
      </w:pPr>
      <w:rPr>
        <w:rFonts w:ascii="Arial" w:hAnsi="Arial" w:cs="Arial"/>
        <w:b/>
        <w:bCs/>
        <w:color w:val="FF6600"/>
        <w:sz w:val="20"/>
        <w:szCs w:val="20"/>
      </w:rPr>
    </w:lvl>
    <w:lvl w:ilvl="3">
      <w:start w:val="1"/>
      <w:numFmt w:val="none"/>
      <w:lvlRestart w:val="0"/>
      <w:lvlText w:val=""/>
      <w:lvlJc w:val="left"/>
      <w:pPr>
        <w:tabs>
          <w:tab w:val="num" w:pos="4014"/>
        </w:tabs>
        <w:ind w:left="4014" w:hanging="363"/>
      </w:pPr>
      <w:rPr>
        <w:color w:val="auto"/>
      </w:rPr>
    </w:lvl>
    <w:lvl w:ilvl="4">
      <w:start w:val="1"/>
      <w:numFmt w:val="none"/>
      <w:lvlRestart w:val="0"/>
      <w:lvlText w:val=""/>
      <w:lvlJc w:val="left"/>
      <w:pPr>
        <w:tabs>
          <w:tab w:val="num" w:pos="4734"/>
        </w:tabs>
        <w:ind w:left="4734" w:hanging="363"/>
      </w:pPr>
      <w:rPr>
        <w:color w:val="auto"/>
      </w:rPr>
    </w:lvl>
    <w:lvl w:ilvl="5">
      <w:start w:val="1"/>
      <w:numFmt w:val="none"/>
      <w:lvlRestart w:val="0"/>
      <w:lvlText w:val=""/>
      <w:lvlJc w:val="right"/>
      <w:pPr>
        <w:tabs>
          <w:tab w:val="num" w:pos="5454"/>
        </w:tabs>
        <w:ind w:left="5454" w:hanging="182"/>
      </w:pPr>
      <w:rPr>
        <w:color w:val="auto"/>
      </w:rPr>
    </w:lvl>
    <w:lvl w:ilvl="6">
      <w:start w:val="1"/>
      <w:numFmt w:val="none"/>
      <w:lvlRestart w:val="0"/>
      <w:lvlText w:val=""/>
      <w:lvlJc w:val="left"/>
      <w:pPr>
        <w:tabs>
          <w:tab w:val="num" w:pos="6174"/>
        </w:tabs>
        <w:ind w:left="6174" w:hanging="363"/>
      </w:pPr>
      <w:rPr>
        <w:color w:val="auto"/>
      </w:rPr>
    </w:lvl>
    <w:lvl w:ilvl="7">
      <w:start w:val="1"/>
      <w:numFmt w:val="none"/>
      <w:lvlRestart w:val="0"/>
      <w:lvlText w:val=""/>
      <w:lvlJc w:val="left"/>
      <w:pPr>
        <w:tabs>
          <w:tab w:val="num" w:pos="6894"/>
        </w:tabs>
        <w:ind w:left="6894" w:hanging="363"/>
      </w:pPr>
      <w:rPr>
        <w:color w:val="auto"/>
      </w:rPr>
    </w:lvl>
    <w:lvl w:ilvl="8">
      <w:start w:val="1"/>
      <w:numFmt w:val="none"/>
      <w:lvlRestart w:val="0"/>
      <w:lvlText w:val=""/>
      <w:lvlJc w:val="right"/>
      <w:pPr>
        <w:tabs>
          <w:tab w:val="num" w:pos="7614"/>
        </w:tabs>
        <w:ind w:left="7614" w:hanging="182"/>
      </w:pPr>
      <w:rPr>
        <w:color w:val="auto"/>
      </w:rPr>
    </w:lvl>
  </w:abstractNum>
  <w:abstractNum w:abstractNumId="26">
    <w:nsid w:val="2FB27D15"/>
    <w:multiLevelType w:val="hybridMultilevel"/>
    <w:tmpl w:val="D71A8A5A"/>
    <w:name w:val="HeadingTemp2"/>
    <w:lvl w:ilvl="0" w:tplc="BC3AB82E">
      <w:start w:val="1"/>
      <w:numFmt w:val="bullet"/>
      <w:lvlText w:val=""/>
      <w:lvlJc w:val="left"/>
      <w:pPr>
        <w:ind w:left="720" w:hanging="360"/>
      </w:pPr>
      <w:rPr>
        <w:rFonts w:ascii="Symbol" w:hAnsi="Symbol" w:hint="default"/>
      </w:rPr>
    </w:lvl>
    <w:lvl w:ilvl="1" w:tplc="6F5EF4D4" w:tentative="1">
      <w:start w:val="1"/>
      <w:numFmt w:val="bullet"/>
      <w:lvlText w:val="o"/>
      <w:lvlJc w:val="left"/>
      <w:pPr>
        <w:ind w:left="1440" w:hanging="360"/>
      </w:pPr>
      <w:rPr>
        <w:rFonts w:ascii="Courier New" w:hAnsi="Courier New" w:cs="Courier New" w:hint="default"/>
      </w:rPr>
    </w:lvl>
    <w:lvl w:ilvl="2" w:tplc="1D440A74" w:tentative="1">
      <w:start w:val="1"/>
      <w:numFmt w:val="bullet"/>
      <w:lvlText w:val=""/>
      <w:lvlJc w:val="left"/>
      <w:pPr>
        <w:ind w:left="2160" w:hanging="360"/>
      </w:pPr>
      <w:rPr>
        <w:rFonts w:ascii="Wingdings" w:hAnsi="Wingdings" w:hint="default"/>
      </w:rPr>
    </w:lvl>
    <w:lvl w:ilvl="3" w:tplc="6998697A" w:tentative="1">
      <w:start w:val="1"/>
      <w:numFmt w:val="bullet"/>
      <w:lvlText w:val=""/>
      <w:lvlJc w:val="left"/>
      <w:pPr>
        <w:ind w:left="2880" w:hanging="360"/>
      </w:pPr>
      <w:rPr>
        <w:rFonts w:ascii="Symbol" w:hAnsi="Symbol" w:hint="default"/>
      </w:rPr>
    </w:lvl>
    <w:lvl w:ilvl="4" w:tplc="FA10F7E0" w:tentative="1">
      <w:start w:val="1"/>
      <w:numFmt w:val="bullet"/>
      <w:lvlText w:val="o"/>
      <w:lvlJc w:val="left"/>
      <w:pPr>
        <w:ind w:left="3600" w:hanging="360"/>
      </w:pPr>
      <w:rPr>
        <w:rFonts w:ascii="Courier New" w:hAnsi="Courier New" w:cs="Courier New" w:hint="default"/>
      </w:rPr>
    </w:lvl>
    <w:lvl w:ilvl="5" w:tplc="E9C0FC08" w:tentative="1">
      <w:start w:val="1"/>
      <w:numFmt w:val="bullet"/>
      <w:lvlText w:val=""/>
      <w:lvlJc w:val="left"/>
      <w:pPr>
        <w:ind w:left="4320" w:hanging="360"/>
      </w:pPr>
      <w:rPr>
        <w:rFonts w:ascii="Wingdings" w:hAnsi="Wingdings" w:hint="default"/>
      </w:rPr>
    </w:lvl>
    <w:lvl w:ilvl="6" w:tplc="5EDEBEB2" w:tentative="1">
      <w:start w:val="1"/>
      <w:numFmt w:val="bullet"/>
      <w:lvlText w:val=""/>
      <w:lvlJc w:val="left"/>
      <w:pPr>
        <w:ind w:left="5040" w:hanging="360"/>
      </w:pPr>
      <w:rPr>
        <w:rFonts w:ascii="Symbol" w:hAnsi="Symbol" w:hint="default"/>
      </w:rPr>
    </w:lvl>
    <w:lvl w:ilvl="7" w:tplc="583A0E62" w:tentative="1">
      <w:start w:val="1"/>
      <w:numFmt w:val="bullet"/>
      <w:lvlText w:val="o"/>
      <w:lvlJc w:val="left"/>
      <w:pPr>
        <w:ind w:left="5760" w:hanging="360"/>
      </w:pPr>
      <w:rPr>
        <w:rFonts w:ascii="Courier New" w:hAnsi="Courier New" w:cs="Courier New" w:hint="default"/>
      </w:rPr>
    </w:lvl>
    <w:lvl w:ilvl="8" w:tplc="2D9E538A" w:tentative="1">
      <w:start w:val="1"/>
      <w:numFmt w:val="bullet"/>
      <w:lvlText w:val=""/>
      <w:lvlJc w:val="left"/>
      <w:pPr>
        <w:ind w:left="6480" w:hanging="360"/>
      </w:pPr>
      <w:rPr>
        <w:rFonts w:ascii="Wingdings" w:hAnsi="Wingdings" w:hint="default"/>
      </w:rPr>
    </w:lvl>
  </w:abstractNum>
  <w:abstractNum w:abstractNumId="27">
    <w:nsid w:val="30491D9A"/>
    <w:multiLevelType w:val="hybridMultilevel"/>
    <w:tmpl w:val="B5B22428"/>
    <w:name w:val="NumListTemp6"/>
    <w:lvl w:ilvl="0" w:tplc="9CEA2AA8">
      <w:start w:val="1"/>
      <w:numFmt w:val="bullet"/>
      <w:lvlText w:val=""/>
      <w:lvlJc w:val="left"/>
      <w:pPr>
        <w:ind w:left="720" w:hanging="360"/>
      </w:pPr>
      <w:rPr>
        <w:rFonts w:ascii="Symbol" w:hAnsi="Symbol" w:hint="default"/>
      </w:rPr>
    </w:lvl>
    <w:lvl w:ilvl="1" w:tplc="C122BA90" w:tentative="1">
      <w:start w:val="1"/>
      <w:numFmt w:val="bullet"/>
      <w:lvlText w:val="o"/>
      <w:lvlJc w:val="left"/>
      <w:pPr>
        <w:ind w:left="1440" w:hanging="360"/>
      </w:pPr>
      <w:rPr>
        <w:rFonts w:ascii="Courier New" w:hAnsi="Courier New" w:cs="Courier New" w:hint="default"/>
      </w:rPr>
    </w:lvl>
    <w:lvl w:ilvl="2" w:tplc="9ED85F70" w:tentative="1">
      <w:start w:val="1"/>
      <w:numFmt w:val="bullet"/>
      <w:lvlText w:val=""/>
      <w:lvlJc w:val="left"/>
      <w:pPr>
        <w:ind w:left="2160" w:hanging="360"/>
      </w:pPr>
      <w:rPr>
        <w:rFonts w:ascii="Wingdings" w:hAnsi="Wingdings" w:hint="default"/>
      </w:rPr>
    </w:lvl>
    <w:lvl w:ilvl="3" w:tplc="CB18DB8C" w:tentative="1">
      <w:start w:val="1"/>
      <w:numFmt w:val="bullet"/>
      <w:lvlText w:val=""/>
      <w:lvlJc w:val="left"/>
      <w:pPr>
        <w:ind w:left="2880" w:hanging="360"/>
      </w:pPr>
      <w:rPr>
        <w:rFonts w:ascii="Symbol" w:hAnsi="Symbol" w:hint="default"/>
      </w:rPr>
    </w:lvl>
    <w:lvl w:ilvl="4" w:tplc="278C80CC" w:tentative="1">
      <w:start w:val="1"/>
      <w:numFmt w:val="bullet"/>
      <w:lvlText w:val="o"/>
      <w:lvlJc w:val="left"/>
      <w:pPr>
        <w:ind w:left="3600" w:hanging="360"/>
      </w:pPr>
      <w:rPr>
        <w:rFonts w:ascii="Courier New" w:hAnsi="Courier New" w:cs="Courier New" w:hint="default"/>
      </w:rPr>
    </w:lvl>
    <w:lvl w:ilvl="5" w:tplc="99B8CE0C" w:tentative="1">
      <w:start w:val="1"/>
      <w:numFmt w:val="bullet"/>
      <w:lvlText w:val=""/>
      <w:lvlJc w:val="left"/>
      <w:pPr>
        <w:ind w:left="4320" w:hanging="360"/>
      </w:pPr>
      <w:rPr>
        <w:rFonts w:ascii="Wingdings" w:hAnsi="Wingdings" w:hint="default"/>
      </w:rPr>
    </w:lvl>
    <w:lvl w:ilvl="6" w:tplc="313658D2" w:tentative="1">
      <w:start w:val="1"/>
      <w:numFmt w:val="bullet"/>
      <w:lvlText w:val=""/>
      <w:lvlJc w:val="left"/>
      <w:pPr>
        <w:ind w:left="5040" w:hanging="360"/>
      </w:pPr>
      <w:rPr>
        <w:rFonts w:ascii="Symbol" w:hAnsi="Symbol" w:hint="default"/>
      </w:rPr>
    </w:lvl>
    <w:lvl w:ilvl="7" w:tplc="F5B6D4CC" w:tentative="1">
      <w:start w:val="1"/>
      <w:numFmt w:val="bullet"/>
      <w:lvlText w:val="o"/>
      <w:lvlJc w:val="left"/>
      <w:pPr>
        <w:ind w:left="5760" w:hanging="360"/>
      </w:pPr>
      <w:rPr>
        <w:rFonts w:ascii="Courier New" w:hAnsi="Courier New" w:cs="Courier New" w:hint="default"/>
      </w:rPr>
    </w:lvl>
    <w:lvl w:ilvl="8" w:tplc="3E4E9D74" w:tentative="1">
      <w:start w:val="1"/>
      <w:numFmt w:val="bullet"/>
      <w:lvlText w:val=""/>
      <w:lvlJc w:val="left"/>
      <w:pPr>
        <w:ind w:left="6480" w:hanging="360"/>
      </w:pPr>
      <w:rPr>
        <w:rFonts w:ascii="Wingdings" w:hAnsi="Wingdings" w:hint="default"/>
      </w:rPr>
    </w:lvl>
  </w:abstractNum>
  <w:abstractNum w:abstractNumId="28">
    <w:nsid w:val="31193823"/>
    <w:multiLevelType w:val="hybridMultilevel"/>
    <w:tmpl w:val="AC34BDD8"/>
    <w:lvl w:ilvl="0" w:tplc="5CF81DCE">
      <w:start w:val="1"/>
      <w:numFmt w:val="bullet"/>
      <w:lvlText w:val=""/>
      <w:lvlJc w:val="left"/>
      <w:pPr>
        <w:ind w:left="720" w:hanging="360"/>
      </w:pPr>
      <w:rPr>
        <w:rFonts w:ascii="Symbol" w:hAnsi="Symbol" w:hint="default"/>
      </w:rPr>
    </w:lvl>
    <w:lvl w:ilvl="1" w:tplc="DD50CDDE" w:tentative="1">
      <w:start w:val="1"/>
      <w:numFmt w:val="bullet"/>
      <w:lvlText w:val="o"/>
      <w:lvlJc w:val="left"/>
      <w:pPr>
        <w:ind w:left="1440" w:hanging="360"/>
      </w:pPr>
      <w:rPr>
        <w:rFonts w:ascii="Courier New" w:hAnsi="Courier New" w:cs="Courier New" w:hint="default"/>
      </w:rPr>
    </w:lvl>
    <w:lvl w:ilvl="2" w:tplc="53B6BF9C" w:tentative="1">
      <w:start w:val="1"/>
      <w:numFmt w:val="bullet"/>
      <w:lvlText w:val=""/>
      <w:lvlJc w:val="left"/>
      <w:pPr>
        <w:ind w:left="2160" w:hanging="360"/>
      </w:pPr>
      <w:rPr>
        <w:rFonts w:ascii="Wingdings" w:hAnsi="Wingdings" w:hint="default"/>
      </w:rPr>
    </w:lvl>
    <w:lvl w:ilvl="3" w:tplc="4C246696" w:tentative="1">
      <w:start w:val="1"/>
      <w:numFmt w:val="bullet"/>
      <w:lvlText w:val=""/>
      <w:lvlJc w:val="left"/>
      <w:pPr>
        <w:ind w:left="2880" w:hanging="360"/>
      </w:pPr>
      <w:rPr>
        <w:rFonts w:ascii="Symbol" w:hAnsi="Symbol" w:hint="default"/>
      </w:rPr>
    </w:lvl>
    <w:lvl w:ilvl="4" w:tplc="EEC0C38A" w:tentative="1">
      <w:start w:val="1"/>
      <w:numFmt w:val="bullet"/>
      <w:lvlText w:val="o"/>
      <w:lvlJc w:val="left"/>
      <w:pPr>
        <w:ind w:left="3600" w:hanging="360"/>
      </w:pPr>
      <w:rPr>
        <w:rFonts w:ascii="Courier New" w:hAnsi="Courier New" w:cs="Courier New" w:hint="default"/>
      </w:rPr>
    </w:lvl>
    <w:lvl w:ilvl="5" w:tplc="40B86732" w:tentative="1">
      <w:start w:val="1"/>
      <w:numFmt w:val="bullet"/>
      <w:lvlText w:val=""/>
      <w:lvlJc w:val="left"/>
      <w:pPr>
        <w:ind w:left="4320" w:hanging="360"/>
      </w:pPr>
      <w:rPr>
        <w:rFonts w:ascii="Wingdings" w:hAnsi="Wingdings" w:hint="default"/>
      </w:rPr>
    </w:lvl>
    <w:lvl w:ilvl="6" w:tplc="501A8A0A" w:tentative="1">
      <w:start w:val="1"/>
      <w:numFmt w:val="bullet"/>
      <w:lvlText w:val=""/>
      <w:lvlJc w:val="left"/>
      <w:pPr>
        <w:ind w:left="5040" w:hanging="360"/>
      </w:pPr>
      <w:rPr>
        <w:rFonts w:ascii="Symbol" w:hAnsi="Symbol" w:hint="default"/>
      </w:rPr>
    </w:lvl>
    <w:lvl w:ilvl="7" w:tplc="01324280" w:tentative="1">
      <w:start w:val="1"/>
      <w:numFmt w:val="bullet"/>
      <w:lvlText w:val="o"/>
      <w:lvlJc w:val="left"/>
      <w:pPr>
        <w:ind w:left="5760" w:hanging="360"/>
      </w:pPr>
      <w:rPr>
        <w:rFonts w:ascii="Courier New" w:hAnsi="Courier New" w:cs="Courier New" w:hint="default"/>
      </w:rPr>
    </w:lvl>
    <w:lvl w:ilvl="8" w:tplc="905214B2" w:tentative="1">
      <w:start w:val="1"/>
      <w:numFmt w:val="bullet"/>
      <w:lvlText w:val=""/>
      <w:lvlJc w:val="left"/>
      <w:pPr>
        <w:ind w:left="6480" w:hanging="360"/>
      </w:pPr>
      <w:rPr>
        <w:rFonts w:ascii="Wingdings" w:hAnsi="Wingdings" w:hint="default"/>
      </w:rPr>
    </w:lvl>
  </w:abstractNum>
  <w:abstractNum w:abstractNumId="29">
    <w:nsid w:val="31D04855"/>
    <w:multiLevelType w:val="hybridMultilevel"/>
    <w:tmpl w:val="50C649BE"/>
    <w:name w:val="NumListTemp8"/>
    <w:lvl w:ilvl="0" w:tplc="CA70C3B4">
      <w:start w:val="1"/>
      <w:numFmt w:val="bullet"/>
      <w:lvlText w:val="-"/>
      <w:lvlJc w:val="left"/>
      <w:pPr>
        <w:ind w:left="720" w:hanging="360"/>
      </w:pPr>
      <w:rPr>
        <w:rFonts w:ascii="Arial" w:eastAsia="Times New Roman" w:hAnsi="Arial" w:cs="Arial" w:hint="default"/>
      </w:rPr>
    </w:lvl>
    <w:lvl w:ilvl="1" w:tplc="544070F4" w:tentative="1">
      <w:start w:val="1"/>
      <w:numFmt w:val="bullet"/>
      <w:lvlText w:val="o"/>
      <w:lvlJc w:val="left"/>
      <w:pPr>
        <w:ind w:left="1440" w:hanging="360"/>
      </w:pPr>
      <w:rPr>
        <w:rFonts w:ascii="Courier New" w:hAnsi="Courier New" w:cs="Courier New" w:hint="default"/>
      </w:rPr>
    </w:lvl>
    <w:lvl w:ilvl="2" w:tplc="A282DFE2" w:tentative="1">
      <w:start w:val="1"/>
      <w:numFmt w:val="bullet"/>
      <w:lvlText w:val=""/>
      <w:lvlJc w:val="left"/>
      <w:pPr>
        <w:ind w:left="2160" w:hanging="360"/>
      </w:pPr>
      <w:rPr>
        <w:rFonts w:ascii="Wingdings" w:hAnsi="Wingdings" w:hint="default"/>
      </w:rPr>
    </w:lvl>
    <w:lvl w:ilvl="3" w:tplc="5EEE2752" w:tentative="1">
      <w:start w:val="1"/>
      <w:numFmt w:val="bullet"/>
      <w:lvlText w:val=""/>
      <w:lvlJc w:val="left"/>
      <w:pPr>
        <w:ind w:left="2880" w:hanging="360"/>
      </w:pPr>
      <w:rPr>
        <w:rFonts w:ascii="Symbol" w:hAnsi="Symbol" w:hint="default"/>
      </w:rPr>
    </w:lvl>
    <w:lvl w:ilvl="4" w:tplc="D242BAAC" w:tentative="1">
      <w:start w:val="1"/>
      <w:numFmt w:val="bullet"/>
      <w:lvlText w:val="o"/>
      <w:lvlJc w:val="left"/>
      <w:pPr>
        <w:ind w:left="3600" w:hanging="360"/>
      </w:pPr>
      <w:rPr>
        <w:rFonts w:ascii="Courier New" w:hAnsi="Courier New" w:cs="Courier New" w:hint="default"/>
      </w:rPr>
    </w:lvl>
    <w:lvl w:ilvl="5" w:tplc="019E5AD0" w:tentative="1">
      <w:start w:val="1"/>
      <w:numFmt w:val="bullet"/>
      <w:lvlText w:val=""/>
      <w:lvlJc w:val="left"/>
      <w:pPr>
        <w:ind w:left="4320" w:hanging="360"/>
      </w:pPr>
      <w:rPr>
        <w:rFonts w:ascii="Wingdings" w:hAnsi="Wingdings" w:hint="default"/>
      </w:rPr>
    </w:lvl>
    <w:lvl w:ilvl="6" w:tplc="7A86F4BE" w:tentative="1">
      <w:start w:val="1"/>
      <w:numFmt w:val="bullet"/>
      <w:lvlText w:val=""/>
      <w:lvlJc w:val="left"/>
      <w:pPr>
        <w:ind w:left="5040" w:hanging="360"/>
      </w:pPr>
      <w:rPr>
        <w:rFonts w:ascii="Symbol" w:hAnsi="Symbol" w:hint="default"/>
      </w:rPr>
    </w:lvl>
    <w:lvl w:ilvl="7" w:tplc="E104FFCC" w:tentative="1">
      <w:start w:val="1"/>
      <w:numFmt w:val="bullet"/>
      <w:lvlText w:val="o"/>
      <w:lvlJc w:val="left"/>
      <w:pPr>
        <w:ind w:left="5760" w:hanging="360"/>
      </w:pPr>
      <w:rPr>
        <w:rFonts w:ascii="Courier New" w:hAnsi="Courier New" w:cs="Courier New" w:hint="default"/>
      </w:rPr>
    </w:lvl>
    <w:lvl w:ilvl="8" w:tplc="D430BF84" w:tentative="1">
      <w:start w:val="1"/>
      <w:numFmt w:val="bullet"/>
      <w:lvlText w:val=""/>
      <w:lvlJc w:val="left"/>
      <w:pPr>
        <w:ind w:left="6480" w:hanging="360"/>
      </w:pPr>
      <w:rPr>
        <w:rFonts w:ascii="Wingdings" w:hAnsi="Wingdings" w:hint="default"/>
      </w:rPr>
    </w:lvl>
  </w:abstractNum>
  <w:abstractNum w:abstractNumId="30">
    <w:nsid w:val="32AE7A8B"/>
    <w:multiLevelType w:val="multilevel"/>
    <w:tmpl w:val="10864DCA"/>
    <w:name w:val="NumListTemp62"/>
    <w:lvl w:ilvl="0">
      <w:numFmt w:val="none"/>
      <w:lvlText w:val=""/>
      <w:lvlJc w:val="left"/>
      <w:pPr>
        <w:tabs>
          <w:tab w:val="num" w:pos="360"/>
        </w:tabs>
      </w:pPr>
    </w:lvl>
    <w:lvl w:ilvl="1">
      <w:start w:val="1"/>
      <w:numFmt w:val="lowerRoman"/>
      <w:lvlRestart w:val="0"/>
      <w:lvlText w:val="%2"/>
      <w:lvlJc w:val="left"/>
      <w:pPr>
        <w:tabs>
          <w:tab w:val="num" w:pos="1587"/>
        </w:tabs>
        <w:ind w:left="1587" w:hanging="340"/>
      </w:pPr>
      <w:rPr>
        <w:rFonts w:ascii="Arial" w:hAnsi="Arial" w:cs="Arial"/>
        <w:b/>
        <w:bCs/>
        <w:i w:val="0"/>
        <w:color w:val="FF6600"/>
        <w:sz w:val="20"/>
        <w:szCs w:val="20"/>
      </w:rPr>
    </w:lvl>
    <w:lvl w:ilvl="2">
      <w:start w:val="1"/>
      <w:numFmt w:val="decimal"/>
      <w:lvlRestart w:val="0"/>
      <w:lvlText w:val="%3"/>
      <w:lvlJc w:val="right"/>
      <w:pPr>
        <w:tabs>
          <w:tab w:val="num" w:pos="340"/>
        </w:tabs>
        <w:ind w:left="340" w:hanging="227"/>
      </w:pPr>
      <w:rPr>
        <w:rFonts w:ascii="Arial" w:hAnsi="Arial" w:cs="Arial"/>
        <w:b/>
        <w:bCs/>
        <w:color w:val="FF6600"/>
        <w:sz w:val="20"/>
        <w:szCs w:val="20"/>
      </w:rPr>
    </w:lvl>
    <w:lvl w:ilvl="3">
      <w:start w:val="1"/>
      <w:numFmt w:val="none"/>
      <w:lvlRestart w:val="0"/>
      <w:lvlText w:val=""/>
      <w:lvlJc w:val="left"/>
      <w:pPr>
        <w:tabs>
          <w:tab w:val="num" w:pos="4014"/>
        </w:tabs>
        <w:ind w:left="4014" w:hanging="363"/>
      </w:pPr>
      <w:rPr>
        <w:color w:val="auto"/>
      </w:rPr>
    </w:lvl>
    <w:lvl w:ilvl="4">
      <w:start w:val="1"/>
      <w:numFmt w:val="none"/>
      <w:lvlRestart w:val="0"/>
      <w:lvlText w:val=""/>
      <w:lvlJc w:val="left"/>
      <w:pPr>
        <w:tabs>
          <w:tab w:val="num" w:pos="4734"/>
        </w:tabs>
        <w:ind w:left="4734" w:hanging="363"/>
      </w:pPr>
      <w:rPr>
        <w:color w:val="auto"/>
      </w:rPr>
    </w:lvl>
    <w:lvl w:ilvl="5">
      <w:start w:val="1"/>
      <w:numFmt w:val="none"/>
      <w:lvlRestart w:val="0"/>
      <w:lvlText w:val=""/>
      <w:lvlJc w:val="right"/>
      <w:pPr>
        <w:tabs>
          <w:tab w:val="num" w:pos="5454"/>
        </w:tabs>
        <w:ind w:left="5454" w:hanging="182"/>
      </w:pPr>
      <w:rPr>
        <w:color w:val="auto"/>
      </w:rPr>
    </w:lvl>
    <w:lvl w:ilvl="6">
      <w:start w:val="1"/>
      <w:numFmt w:val="none"/>
      <w:lvlRestart w:val="0"/>
      <w:lvlText w:val=""/>
      <w:lvlJc w:val="left"/>
      <w:pPr>
        <w:tabs>
          <w:tab w:val="num" w:pos="6174"/>
        </w:tabs>
        <w:ind w:left="6174" w:hanging="363"/>
      </w:pPr>
      <w:rPr>
        <w:color w:val="auto"/>
      </w:rPr>
    </w:lvl>
    <w:lvl w:ilvl="7">
      <w:start w:val="1"/>
      <w:numFmt w:val="none"/>
      <w:lvlRestart w:val="0"/>
      <w:lvlText w:val=""/>
      <w:lvlJc w:val="left"/>
      <w:pPr>
        <w:tabs>
          <w:tab w:val="num" w:pos="6894"/>
        </w:tabs>
        <w:ind w:left="6894" w:hanging="363"/>
      </w:pPr>
      <w:rPr>
        <w:color w:val="auto"/>
      </w:rPr>
    </w:lvl>
    <w:lvl w:ilvl="8">
      <w:start w:val="1"/>
      <w:numFmt w:val="none"/>
      <w:lvlRestart w:val="0"/>
      <w:lvlText w:val=""/>
      <w:lvlJc w:val="right"/>
      <w:pPr>
        <w:tabs>
          <w:tab w:val="num" w:pos="7614"/>
        </w:tabs>
        <w:ind w:left="7614" w:hanging="182"/>
      </w:pPr>
      <w:rPr>
        <w:color w:val="auto"/>
      </w:rPr>
    </w:lvl>
  </w:abstractNum>
  <w:abstractNum w:abstractNumId="31">
    <w:nsid w:val="3822416D"/>
    <w:multiLevelType w:val="multilevel"/>
    <w:tmpl w:val="6CF6B194"/>
    <w:lvl w:ilvl="0">
      <w:start w:val="1"/>
      <w:numFmt w:val="decimal"/>
      <w:lvlRestart w:val="0"/>
      <w:lvlText w:val="%1"/>
      <w:lvlJc w:val="left"/>
      <w:pPr>
        <w:tabs>
          <w:tab w:val="num" w:pos="1247"/>
        </w:tabs>
        <w:ind w:left="1247" w:hanging="340"/>
      </w:pPr>
      <w:rPr>
        <w:rFonts w:ascii="Arial" w:hAnsi="Arial" w:cs="Arial"/>
        <w:b/>
        <w:bCs/>
        <w:i w:val="0"/>
        <w:color w:val="FF6600"/>
        <w:sz w:val="20"/>
        <w:szCs w:val="20"/>
      </w:rPr>
    </w:lvl>
    <w:lvl w:ilvl="1">
      <w:start w:val="1"/>
      <w:numFmt w:val="lowerLetter"/>
      <w:lvlRestart w:val="0"/>
      <w:lvlText w:val="%2"/>
      <w:lvlJc w:val="left"/>
      <w:pPr>
        <w:tabs>
          <w:tab w:val="num" w:pos="1587"/>
        </w:tabs>
        <w:ind w:left="1587" w:hanging="340"/>
      </w:pPr>
      <w:rPr>
        <w:rFonts w:ascii="Arial" w:hAnsi="Arial" w:cs="Arial"/>
        <w:b/>
        <w:bCs/>
        <w:i w:val="0"/>
        <w:color w:val="FF6600"/>
        <w:sz w:val="20"/>
        <w:szCs w:val="20"/>
      </w:rPr>
    </w:lvl>
    <w:lvl w:ilvl="2">
      <w:start w:val="1"/>
      <w:numFmt w:val="decimal"/>
      <w:lvlRestart w:val="0"/>
      <w:lvlText w:val="%3"/>
      <w:lvlJc w:val="right"/>
      <w:pPr>
        <w:tabs>
          <w:tab w:val="num" w:pos="397"/>
        </w:tabs>
        <w:ind w:left="397" w:hanging="227"/>
      </w:pPr>
      <w:rPr>
        <w:rFonts w:ascii="Arial" w:hAnsi="Arial" w:cs="Arial"/>
        <w:b/>
        <w:bCs/>
        <w:color w:val="FF6600"/>
        <w:sz w:val="20"/>
        <w:szCs w:val="20"/>
      </w:rPr>
    </w:lvl>
    <w:lvl w:ilvl="3">
      <w:start w:val="1"/>
      <w:numFmt w:val="lowerLetter"/>
      <w:lvlRestart w:val="0"/>
      <w:lvlText w:val="%4"/>
      <w:lvlJc w:val="right"/>
      <w:pPr>
        <w:tabs>
          <w:tab w:val="num" w:pos="624"/>
        </w:tabs>
        <w:ind w:left="624" w:hanging="227"/>
      </w:pPr>
      <w:rPr>
        <w:rFonts w:ascii="Arial" w:hAnsi="Arial" w:cs="Arial"/>
        <w:b/>
        <w:bCs/>
        <w:color w:val="FF6600"/>
        <w:sz w:val="20"/>
        <w:szCs w:val="20"/>
      </w:rPr>
    </w:lvl>
    <w:lvl w:ilvl="4">
      <w:start w:val="1"/>
      <w:numFmt w:val="decimal"/>
      <w:lvlRestart w:val="0"/>
      <w:suff w:val="space"/>
      <w:lvlText w:val="%5"/>
      <w:lvlJc w:val="left"/>
      <w:pPr>
        <w:tabs>
          <w:tab w:val="num" w:pos="340"/>
        </w:tabs>
        <w:ind w:left="340" w:hanging="170"/>
      </w:pPr>
      <w:rPr>
        <w:rFonts w:ascii="Arial" w:hAnsi="Arial" w:cs="Arial"/>
        <w:b/>
        <w:bCs/>
        <w:color w:val="auto"/>
        <w:sz w:val="20"/>
        <w:szCs w:val="20"/>
      </w:rPr>
    </w:lvl>
    <w:lvl w:ilvl="5">
      <w:start w:val="1"/>
      <w:numFmt w:val="none"/>
      <w:lvlRestart w:val="0"/>
      <w:lvlText w:val=""/>
      <w:lvlJc w:val="right"/>
      <w:pPr>
        <w:tabs>
          <w:tab w:val="num" w:pos="5454"/>
        </w:tabs>
        <w:ind w:left="5454" w:hanging="182"/>
      </w:pPr>
      <w:rPr>
        <w:color w:val="auto"/>
      </w:rPr>
    </w:lvl>
    <w:lvl w:ilvl="6">
      <w:start w:val="1"/>
      <w:numFmt w:val="none"/>
      <w:lvlRestart w:val="0"/>
      <w:lvlText w:val=""/>
      <w:lvlJc w:val="left"/>
      <w:pPr>
        <w:tabs>
          <w:tab w:val="num" w:pos="6174"/>
        </w:tabs>
        <w:ind w:left="6174" w:hanging="363"/>
      </w:pPr>
      <w:rPr>
        <w:color w:val="auto"/>
      </w:rPr>
    </w:lvl>
    <w:lvl w:ilvl="7">
      <w:start w:val="1"/>
      <w:numFmt w:val="none"/>
      <w:lvlRestart w:val="0"/>
      <w:lvlText w:val=""/>
      <w:lvlJc w:val="left"/>
      <w:pPr>
        <w:tabs>
          <w:tab w:val="num" w:pos="6894"/>
        </w:tabs>
        <w:ind w:left="6894" w:hanging="363"/>
      </w:pPr>
      <w:rPr>
        <w:color w:val="auto"/>
      </w:rPr>
    </w:lvl>
    <w:lvl w:ilvl="8">
      <w:start w:val="1"/>
      <w:numFmt w:val="none"/>
      <w:lvlRestart w:val="0"/>
      <w:lvlText w:val=""/>
      <w:lvlJc w:val="right"/>
      <w:pPr>
        <w:tabs>
          <w:tab w:val="num" w:pos="7614"/>
        </w:tabs>
        <w:ind w:left="7614" w:hanging="182"/>
      </w:pPr>
      <w:rPr>
        <w:color w:val="auto"/>
      </w:rPr>
    </w:lvl>
  </w:abstractNum>
  <w:abstractNum w:abstractNumId="32">
    <w:nsid w:val="397C17CE"/>
    <w:multiLevelType w:val="hybridMultilevel"/>
    <w:tmpl w:val="E61EAB56"/>
    <w:lvl w:ilvl="0" w:tplc="F17604E0">
      <w:start w:val="1"/>
      <w:numFmt w:val="bullet"/>
      <w:lvlText w:val="•"/>
      <w:lvlJc w:val="left"/>
      <w:pPr>
        <w:tabs>
          <w:tab w:val="num" w:pos="720"/>
        </w:tabs>
        <w:ind w:left="720" w:hanging="360"/>
      </w:pPr>
      <w:rPr>
        <w:rFonts w:ascii="Times New Roman" w:hAnsi="Times New Roman" w:hint="default"/>
      </w:rPr>
    </w:lvl>
    <w:lvl w:ilvl="1" w:tplc="04090003">
      <w:start w:val="1"/>
      <w:numFmt w:val="bullet"/>
      <w:lvlText w:val="•"/>
      <w:lvlJc w:val="left"/>
      <w:pPr>
        <w:tabs>
          <w:tab w:val="num" w:pos="1440"/>
        </w:tabs>
        <w:ind w:left="1440" w:hanging="360"/>
      </w:pPr>
      <w:rPr>
        <w:rFonts w:ascii="Times New Roman" w:hAnsi="Times New Roman" w:hint="default"/>
      </w:rPr>
    </w:lvl>
    <w:lvl w:ilvl="2" w:tplc="04090005" w:tentative="1">
      <w:start w:val="1"/>
      <w:numFmt w:val="bullet"/>
      <w:lvlText w:val="•"/>
      <w:lvlJc w:val="left"/>
      <w:pPr>
        <w:tabs>
          <w:tab w:val="num" w:pos="2160"/>
        </w:tabs>
        <w:ind w:left="2160" w:hanging="360"/>
      </w:pPr>
      <w:rPr>
        <w:rFonts w:ascii="Times New Roman" w:hAnsi="Times New Roman" w:hint="default"/>
      </w:rPr>
    </w:lvl>
    <w:lvl w:ilvl="3" w:tplc="04090001" w:tentative="1">
      <w:start w:val="1"/>
      <w:numFmt w:val="bullet"/>
      <w:lvlText w:val="•"/>
      <w:lvlJc w:val="left"/>
      <w:pPr>
        <w:tabs>
          <w:tab w:val="num" w:pos="2880"/>
        </w:tabs>
        <w:ind w:left="2880" w:hanging="360"/>
      </w:pPr>
      <w:rPr>
        <w:rFonts w:ascii="Times New Roman" w:hAnsi="Times New Roman" w:hint="default"/>
      </w:rPr>
    </w:lvl>
    <w:lvl w:ilvl="4" w:tplc="04090003" w:tentative="1">
      <w:start w:val="1"/>
      <w:numFmt w:val="bullet"/>
      <w:lvlText w:val="•"/>
      <w:lvlJc w:val="left"/>
      <w:pPr>
        <w:tabs>
          <w:tab w:val="num" w:pos="3600"/>
        </w:tabs>
        <w:ind w:left="3600" w:hanging="360"/>
      </w:pPr>
      <w:rPr>
        <w:rFonts w:ascii="Times New Roman" w:hAnsi="Times New Roman" w:hint="default"/>
      </w:rPr>
    </w:lvl>
    <w:lvl w:ilvl="5" w:tplc="04090005" w:tentative="1">
      <w:start w:val="1"/>
      <w:numFmt w:val="bullet"/>
      <w:lvlText w:val="•"/>
      <w:lvlJc w:val="left"/>
      <w:pPr>
        <w:tabs>
          <w:tab w:val="num" w:pos="4320"/>
        </w:tabs>
        <w:ind w:left="4320" w:hanging="360"/>
      </w:pPr>
      <w:rPr>
        <w:rFonts w:ascii="Times New Roman" w:hAnsi="Times New Roman" w:hint="default"/>
      </w:rPr>
    </w:lvl>
    <w:lvl w:ilvl="6" w:tplc="04090001" w:tentative="1">
      <w:start w:val="1"/>
      <w:numFmt w:val="bullet"/>
      <w:lvlText w:val="•"/>
      <w:lvlJc w:val="left"/>
      <w:pPr>
        <w:tabs>
          <w:tab w:val="num" w:pos="5040"/>
        </w:tabs>
        <w:ind w:left="5040" w:hanging="360"/>
      </w:pPr>
      <w:rPr>
        <w:rFonts w:ascii="Times New Roman" w:hAnsi="Times New Roman" w:hint="default"/>
      </w:rPr>
    </w:lvl>
    <w:lvl w:ilvl="7" w:tplc="04090003" w:tentative="1">
      <w:start w:val="1"/>
      <w:numFmt w:val="bullet"/>
      <w:lvlText w:val="•"/>
      <w:lvlJc w:val="left"/>
      <w:pPr>
        <w:tabs>
          <w:tab w:val="num" w:pos="5760"/>
        </w:tabs>
        <w:ind w:left="5760" w:hanging="360"/>
      </w:pPr>
      <w:rPr>
        <w:rFonts w:ascii="Times New Roman" w:hAnsi="Times New Roman" w:hint="default"/>
      </w:rPr>
    </w:lvl>
    <w:lvl w:ilvl="8" w:tplc="04090005" w:tentative="1">
      <w:start w:val="1"/>
      <w:numFmt w:val="bullet"/>
      <w:lvlText w:val="•"/>
      <w:lvlJc w:val="left"/>
      <w:pPr>
        <w:tabs>
          <w:tab w:val="num" w:pos="6480"/>
        </w:tabs>
        <w:ind w:left="6480" w:hanging="360"/>
      </w:pPr>
      <w:rPr>
        <w:rFonts w:ascii="Times New Roman" w:hAnsi="Times New Roman" w:hint="default"/>
      </w:rPr>
    </w:lvl>
  </w:abstractNum>
  <w:abstractNum w:abstractNumId="33">
    <w:nsid w:val="3A614CBB"/>
    <w:multiLevelType w:val="multilevel"/>
    <w:tmpl w:val="6CF6B194"/>
    <w:lvl w:ilvl="0">
      <w:start w:val="1"/>
      <w:numFmt w:val="decimal"/>
      <w:lvlRestart w:val="0"/>
      <w:lvlText w:val="%1"/>
      <w:lvlJc w:val="left"/>
      <w:pPr>
        <w:tabs>
          <w:tab w:val="num" w:pos="1247"/>
        </w:tabs>
        <w:ind w:left="1247" w:hanging="340"/>
      </w:pPr>
      <w:rPr>
        <w:rFonts w:ascii="Arial" w:hAnsi="Arial" w:cs="Arial"/>
        <w:b/>
        <w:bCs/>
        <w:i w:val="0"/>
        <w:color w:val="FF6600"/>
        <w:sz w:val="20"/>
        <w:szCs w:val="20"/>
      </w:rPr>
    </w:lvl>
    <w:lvl w:ilvl="1">
      <w:start w:val="1"/>
      <w:numFmt w:val="lowerLetter"/>
      <w:lvlRestart w:val="0"/>
      <w:lvlText w:val="%2"/>
      <w:lvlJc w:val="left"/>
      <w:pPr>
        <w:tabs>
          <w:tab w:val="num" w:pos="1587"/>
        </w:tabs>
        <w:ind w:left="1587" w:hanging="340"/>
      </w:pPr>
      <w:rPr>
        <w:rFonts w:ascii="Arial" w:hAnsi="Arial" w:cs="Arial"/>
        <w:b/>
        <w:bCs/>
        <w:i w:val="0"/>
        <w:color w:val="FF6600"/>
        <w:sz w:val="20"/>
        <w:szCs w:val="20"/>
      </w:rPr>
    </w:lvl>
    <w:lvl w:ilvl="2">
      <w:start w:val="1"/>
      <w:numFmt w:val="decimal"/>
      <w:lvlRestart w:val="0"/>
      <w:lvlText w:val="%3"/>
      <w:lvlJc w:val="right"/>
      <w:pPr>
        <w:tabs>
          <w:tab w:val="num" w:pos="397"/>
        </w:tabs>
        <w:ind w:left="397" w:hanging="227"/>
      </w:pPr>
      <w:rPr>
        <w:rFonts w:ascii="Arial" w:hAnsi="Arial" w:cs="Arial"/>
        <w:b/>
        <w:bCs/>
        <w:color w:val="FF6600"/>
        <w:sz w:val="20"/>
        <w:szCs w:val="20"/>
      </w:rPr>
    </w:lvl>
    <w:lvl w:ilvl="3">
      <w:start w:val="1"/>
      <w:numFmt w:val="lowerLetter"/>
      <w:lvlRestart w:val="0"/>
      <w:lvlText w:val="%4"/>
      <w:lvlJc w:val="right"/>
      <w:pPr>
        <w:tabs>
          <w:tab w:val="num" w:pos="624"/>
        </w:tabs>
        <w:ind w:left="624" w:hanging="227"/>
      </w:pPr>
      <w:rPr>
        <w:rFonts w:ascii="Arial" w:hAnsi="Arial" w:cs="Arial"/>
        <w:b/>
        <w:bCs/>
        <w:color w:val="FF6600"/>
        <w:sz w:val="20"/>
        <w:szCs w:val="20"/>
      </w:rPr>
    </w:lvl>
    <w:lvl w:ilvl="4">
      <w:start w:val="1"/>
      <w:numFmt w:val="decimal"/>
      <w:lvlRestart w:val="0"/>
      <w:suff w:val="space"/>
      <w:lvlText w:val="%5"/>
      <w:lvlJc w:val="left"/>
      <w:pPr>
        <w:tabs>
          <w:tab w:val="num" w:pos="340"/>
        </w:tabs>
        <w:ind w:left="340" w:hanging="170"/>
      </w:pPr>
      <w:rPr>
        <w:rFonts w:ascii="Arial" w:hAnsi="Arial" w:cs="Arial"/>
        <w:b/>
        <w:bCs/>
        <w:color w:val="auto"/>
        <w:sz w:val="20"/>
        <w:szCs w:val="20"/>
      </w:rPr>
    </w:lvl>
    <w:lvl w:ilvl="5">
      <w:start w:val="1"/>
      <w:numFmt w:val="none"/>
      <w:lvlRestart w:val="0"/>
      <w:lvlText w:val=""/>
      <w:lvlJc w:val="right"/>
      <w:pPr>
        <w:tabs>
          <w:tab w:val="num" w:pos="5454"/>
        </w:tabs>
        <w:ind w:left="5454" w:hanging="182"/>
      </w:pPr>
      <w:rPr>
        <w:color w:val="auto"/>
      </w:rPr>
    </w:lvl>
    <w:lvl w:ilvl="6">
      <w:start w:val="1"/>
      <w:numFmt w:val="none"/>
      <w:lvlRestart w:val="0"/>
      <w:lvlText w:val=""/>
      <w:lvlJc w:val="left"/>
      <w:pPr>
        <w:tabs>
          <w:tab w:val="num" w:pos="6174"/>
        </w:tabs>
        <w:ind w:left="6174" w:hanging="363"/>
      </w:pPr>
      <w:rPr>
        <w:color w:val="auto"/>
      </w:rPr>
    </w:lvl>
    <w:lvl w:ilvl="7">
      <w:start w:val="1"/>
      <w:numFmt w:val="none"/>
      <w:lvlRestart w:val="0"/>
      <w:lvlText w:val=""/>
      <w:lvlJc w:val="left"/>
      <w:pPr>
        <w:tabs>
          <w:tab w:val="num" w:pos="6894"/>
        </w:tabs>
        <w:ind w:left="6894" w:hanging="363"/>
      </w:pPr>
      <w:rPr>
        <w:color w:val="auto"/>
      </w:rPr>
    </w:lvl>
    <w:lvl w:ilvl="8">
      <w:start w:val="1"/>
      <w:numFmt w:val="none"/>
      <w:lvlRestart w:val="0"/>
      <w:lvlText w:val=""/>
      <w:lvlJc w:val="right"/>
      <w:pPr>
        <w:tabs>
          <w:tab w:val="num" w:pos="7614"/>
        </w:tabs>
        <w:ind w:left="7614" w:hanging="182"/>
      </w:pPr>
      <w:rPr>
        <w:color w:val="auto"/>
      </w:rPr>
    </w:lvl>
  </w:abstractNum>
  <w:abstractNum w:abstractNumId="34">
    <w:nsid w:val="3CD03560"/>
    <w:multiLevelType w:val="multilevel"/>
    <w:tmpl w:val="B1F0B5D8"/>
    <w:lvl w:ilvl="0">
      <w:numFmt w:val="none"/>
      <w:lvlText w:val=""/>
      <w:lvlJc w:val="left"/>
      <w:pPr>
        <w:tabs>
          <w:tab w:val="num" w:pos="360"/>
        </w:tabs>
      </w:pPr>
    </w:lvl>
    <w:lvl w:ilvl="1">
      <w:start w:val="1"/>
      <w:numFmt w:val="lowerRoman"/>
      <w:lvlRestart w:val="0"/>
      <w:lvlText w:val="%2"/>
      <w:lvlJc w:val="left"/>
      <w:pPr>
        <w:tabs>
          <w:tab w:val="num" w:pos="1587"/>
        </w:tabs>
        <w:ind w:left="1587" w:hanging="340"/>
      </w:pPr>
      <w:rPr>
        <w:rFonts w:ascii="Arial" w:hAnsi="Arial" w:cs="Arial"/>
        <w:b/>
        <w:bCs/>
        <w:i w:val="0"/>
        <w:color w:val="FF6600"/>
        <w:sz w:val="20"/>
        <w:szCs w:val="20"/>
      </w:rPr>
    </w:lvl>
    <w:lvl w:ilvl="2">
      <w:start w:val="1"/>
      <w:numFmt w:val="decimal"/>
      <w:lvlRestart w:val="0"/>
      <w:lvlText w:val="%3"/>
      <w:lvlJc w:val="right"/>
      <w:pPr>
        <w:tabs>
          <w:tab w:val="num" w:pos="397"/>
        </w:tabs>
        <w:ind w:left="397" w:hanging="227"/>
      </w:pPr>
      <w:rPr>
        <w:rFonts w:ascii="Arial" w:hAnsi="Arial" w:cs="Arial"/>
        <w:b/>
        <w:bCs/>
        <w:color w:val="FF6600"/>
        <w:sz w:val="20"/>
        <w:szCs w:val="20"/>
      </w:rPr>
    </w:lvl>
    <w:lvl w:ilvl="3">
      <w:start w:val="1"/>
      <w:numFmt w:val="none"/>
      <w:lvlRestart w:val="0"/>
      <w:lvlText w:val=""/>
      <w:lvlJc w:val="left"/>
      <w:pPr>
        <w:tabs>
          <w:tab w:val="num" w:pos="4014"/>
        </w:tabs>
        <w:ind w:left="4014" w:hanging="363"/>
      </w:pPr>
      <w:rPr>
        <w:color w:val="auto"/>
      </w:rPr>
    </w:lvl>
    <w:lvl w:ilvl="4">
      <w:start w:val="1"/>
      <w:numFmt w:val="none"/>
      <w:lvlRestart w:val="0"/>
      <w:lvlText w:val=""/>
      <w:lvlJc w:val="left"/>
      <w:pPr>
        <w:tabs>
          <w:tab w:val="num" w:pos="4734"/>
        </w:tabs>
        <w:ind w:left="4734" w:hanging="363"/>
      </w:pPr>
      <w:rPr>
        <w:color w:val="auto"/>
      </w:rPr>
    </w:lvl>
    <w:lvl w:ilvl="5">
      <w:start w:val="1"/>
      <w:numFmt w:val="none"/>
      <w:lvlRestart w:val="0"/>
      <w:lvlText w:val=""/>
      <w:lvlJc w:val="right"/>
      <w:pPr>
        <w:tabs>
          <w:tab w:val="num" w:pos="5454"/>
        </w:tabs>
        <w:ind w:left="5454" w:hanging="182"/>
      </w:pPr>
      <w:rPr>
        <w:color w:val="auto"/>
      </w:rPr>
    </w:lvl>
    <w:lvl w:ilvl="6">
      <w:start w:val="1"/>
      <w:numFmt w:val="none"/>
      <w:lvlRestart w:val="0"/>
      <w:lvlText w:val=""/>
      <w:lvlJc w:val="left"/>
      <w:pPr>
        <w:tabs>
          <w:tab w:val="num" w:pos="6174"/>
        </w:tabs>
        <w:ind w:left="6174" w:hanging="363"/>
      </w:pPr>
      <w:rPr>
        <w:color w:val="auto"/>
      </w:rPr>
    </w:lvl>
    <w:lvl w:ilvl="7">
      <w:start w:val="1"/>
      <w:numFmt w:val="none"/>
      <w:lvlRestart w:val="0"/>
      <w:lvlText w:val=""/>
      <w:lvlJc w:val="left"/>
      <w:pPr>
        <w:tabs>
          <w:tab w:val="num" w:pos="6894"/>
        </w:tabs>
        <w:ind w:left="6894" w:hanging="363"/>
      </w:pPr>
      <w:rPr>
        <w:color w:val="auto"/>
      </w:rPr>
    </w:lvl>
    <w:lvl w:ilvl="8">
      <w:start w:val="1"/>
      <w:numFmt w:val="none"/>
      <w:lvlRestart w:val="0"/>
      <w:lvlText w:val=""/>
      <w:lvlJc w:val="right"/>
      <w:pPr>
        <w:tabs>
          <w:tab w:val="num" w:pos="7614"/>
        </w:tabs>
        <w:ind w:left="7614" w:hanging="182"/>
      </w:pPr>
      <w:rPr>
        <w:color w:val="auto"/>
      </w:rPr>
    </w:lvl>
  </w:abstractNum>
  <w:abstractNum w:abstractNumId="35">
    <w:nsid w:val="464E6745"/>
    <w:multiLevelType w:val="multilevel"/>
    <w:tmpl w:val="3FB090F4"/>
    <w:lvl w:ilvl="0">
      <w:numFmt w:val="none"/>
      <w:lvlText w:val=""/>
      <w:lvlJc w:val="left"/>
      <w:pPr>
        <w:tabs>
          <w:tab w:val="num" w:pos="360"/>
        </w:tabs>
      </w:pPr>
    </w:lvl>
    <w:lvl w:ilvl="1">
      <w:start w:val="1"/>
      <w:numFmt w:val="lowerRoman"/>
      <w:lvlRestart w:val="0"/>
      <w:lvlText w:val="%2"/>
      <w:lvlJc w:val="left"/>
      <w:pPr>
        <w:tabs>
          <w:tab w:val="num" w:pos="1587"/>
        </w:tabs>
        <w:ind w:left="1587" w:hanging="340"/>
      </w:pPr>
      <w:rPr>
        <w:rFonts w:ascii="Arial" w:hAnsi="Arial" w:cs="Arial"/>
        <w:b/>
        <w:bCs/>
        <w:i w:val="0"/>
        <w:color w:val="FF6600"/>
        <w:sz w:val="20"/>
        <w:szCs w:val="20"/>
      </w:rPr>
    </w:lvl>
    <w:lvl w:ilvl="2">
      <w:start w:val="1"/>
      <w:numFmt w:val="decimal"/>
      <w:lvlRestart w:val="0"/>
      <w:lvlText w:val="%3"/>
      <w:lvlJc w:val="right"/>
      <w:pPr>
        <w:tabs>
          <w:tab w:val="num" w:pos="340"/>
        </w:tabs>
        <w:ind w:left="340" w:hanging="227"/>
      </w:pPr>
      <w:rPr>
        <w:rFonts w:ascii="Arial" w:hAnsi="Arial" w:cs="Arial"/>
        <w:b/>
        <w:bCs/>
        <w:i w:val="0"/>
        <w:color w:val="FF6600"/>
        <w:sz w:val="20"/>
        <w:szCs w:val="20"/>
      </w:rPr>
    </w:lvl>
    <w:lvl w:ilvl="3">
      <w:start w:val="1"/>
      <w:numFmt w:val="none"/>
      <w:lvlRestart w:val="0"/>
      <w:lvlText w:val=""/>
      <w:lvlJc w:val="left"/>
      <w:pPr>
        <w:tabs>
          <w:tab w:val="num" w:pos="4014"/>
        </w:tabs>
        <w:ind w:left="4014" w:hanging="363"/>
      </w:pPr>
      <w:rPr>
        <w:color w:val="auto"/>
      </w:rPr>
    </w:lvl>
    <w:lvl w:ilvl="4">
      <w:start w:val="1"/>
      <w:numFmt w:val="none"/>
      <w:lvlRestart w:val="0"/>
      <w:lvlText w:val=""/>
      <w:lvlJc w:val="left"/>
      <w:pPr>
        <w:tabs>
          <w:tab w:val="num" w:pos="4734"/>
        </w:tabs>
        <w:ind w:left="4734" w:hanging="363"/>
      </w:pPr>
      <w:rPr>
        <w:color w:val="auto"/>
      </w:rPr>
    </w:lvl>
    <w:lvl w:ilvl="5">
      <w:start w:val="1"/>
      <w:numFmt w:val="none"/>
      <w:lvlRestart w:val="0"/>
      <w:lvlText w:val=""/>
      <w:lvlJc w:val="right"/>
      <w:pPr>
        <w:tabs>
          <w:tab w:val="num" w:pos="5454"/>
        </w:tabs>
        <w:ind w:left="5454" w:hanging="182"/>
      </w:pPr>
      <w:rPr>
        <w:color w:val="auto"/>
      </w:rPr>
    </w:lvl>
    <w:lvl w:ilvl="6">
      <w:start w:val="1"/>
      <w:numFmt w:val="none"/>
      <w:lvlRestart w:val="0"/>
      <w:lvlText w:val=""/>
      <w:lvlJc w:val="left"/>
      <w:pPr>
        <w:tabs>
          <w:tab w:val="num" w:pos="6174"/>
        </w:tabs>
        <w:ind w:left="6174" w:hanging="363"/>
      </w:pPr>
      <w:rPr>
        <w:color w:val="auto"/>
      </w:rPr>
    </w:lvl>
    <w:lvl w:ilvl="7">
      <w:start w:val="1"/>
      <w:numFmt w:val="none"/>
      <w:lvlRestart w:val="0"/>
      <w:lvlText w:val=""/>
      <w:lvlJc w:val="left"/>
      <w:pPr>
        <w:tabs>
          <w:tab w:val="num" w:pos="6894"/>
        </w:tabs>
        <w:ind w:left="6894" w:hanging="363"/>
      </w:pPr>
      <w:rPr>
        <w:color w:val="auto"/>
      </w:rPr>
    </w:lvl>
    <w:lvl w:ilvl="8">
      <w:start w:val="1"/>
      <w:numFmt w:val="none"/>
      <w:lvlRestart w:val="0"/>
      <w:lvlText w:val=""/>
      <w:lvlJc w:val="right"/>
      <w:pPr>
        <w:tabs>
          <w:tab w:val="num" w:pos="7614"/>
        </w:tabs>
        <w:ind w:left="7614" w:hanging="182"/>
      </w:pPr>
      <w:rPr>
        <w:color w:val="auto"/>
      </w:rPr>
    </w:lvl>
  </w:abstractNum>
  <w:abstractNum w:abstractNumId="36">
    <w:nsid w:val="47763C7B"/>
    <w:multiLevelType w:val="multilevel"/>
    <w:tmpl w:val="9EFA597C"/>
    <w:lvl w:ilvl="0">
      <w:start w:val="1"/>
      <w:numFmt w:val="decimal"/>
      <w:lvlRestart w:val="0"/>
      <w:pStyle w:val="Step"/>
      <w:lvlText w:val="%1"/>
      <w:lvlJc w:val="left"/>
      <w:pPr>
        <w:tabs>
          <w:tab w:val="num" w:pos="1247"/>
        </w:tabs>
        <w:ind w:left="1247" w:hanging="340"/>
      </w:pPr>
      <w:rPr>
        <w:rFonts w:ascii="Arial" w:hAnsi="Arial" w:cs="Arial" w:hint="default"/>
        <w:b/>
        <w:bCs/>
        <w:i w:val="0"/>
        <w:color w:val="FF6600"/>
        <w:sz w:val="20"/>
        <w:szCs w:val="20"/>
      </w:rPr>
    </w:lvl>
    <w:lvl w:ilvl="1">
      <w:start w:val="1"/>
      <w:numFmt w:val="upperLetter"/>
      <w:lvlRestart w:val="0"/>
      <w:pStyle w:val="SubStep"/>
      <w:lvlText w:val="%2"/>
      <w:lvlJc w:val="left"/>
      <w:pPr>
        <w:tabs>
          <w:tab w:val="num" w:pos="1587"/>
        </w:tabs>
        <w:ind w:left="1587" w:hanging="340"/>
      </w:pPr>
      <w:rPr>
        <w:rFonts w:ascii="Arial" w:hAnsi="Arial" w:cs="Arial" w:hint="default"/>
        <w:b/>
        <w:bCs/>
        <w:i w:val="0"/>
        <w:color w:val="FF6600"/>
        <w:sz w:val="20"/>
        <w:szCs w:val="20"/>
      </w:rPr>
    </w:lvl>
    <w:lvl w:ilvl="2">
      <w:start w:val="1"/>
      <w:numFmt w:val="decimal"/>
      <w:lvlRestart w:val="0"/>
      <w:pStyle w:val="TabStep"/>
      <w:lvlText w:val="%3"/>
      <w:lvlJc w:val="right"/>
      <w:pPr>
        <w:tabs>
          <w:tab w:val="num" w:pos="397"/>
        </w:tabs>
        <w:ind w:left="397" w:hanging="170"/>
      </w:pPr>
      <w:rPr>
        <w:rFonts w:ascii="Arial" w:hAnsi="Arial" w:cs="Arial" w:hint="default"/>
        <w:b/>
        <w:bCs/>
        <w:color w:val="FF6600"/>
        <w:sz w:val="20"/>
        <w:szCs w:val="20"/>
      </w:rPr>
    </w:lvl>
    <w:lvl w:ilvl="3">
      <w:start w:val="1"/>
      <w:numFmt w:val="upperLetter"/>
      <w:lvlRestart w:val="0"/>
      <w:pStyle w:val="TabSubStep"/>
      <w:lvlText w:val="%4"/>
      <w:lvlJc w:val="right"/>
      <w:pPr>
        <w:tabs>
          <w:tab w:val="num" w:pos="397"/>
        </w:tabs>
        <w:ind w:left="397" w:hanging="170"/>
      </w:pPr>
      <w:rPr>
        <w:rFonts w:ascii="Arial" w:hAnsi="Arial" w:cs="Arial" w:hint="default"/>
        <w:b/>
        <w:bCs/>
        <w:color w:val="FF6600"/>
        <w:sz w:val="20"/>
        <w:szCs w:val="20"/>
      </w:rPr>
    </w:lvl>
    <w:lvl w:ilvl="4">
      <w:start w:val="1"/>
      <w:numFmt w:val="decimal"/>
      <w:lvlRestart w:val="0"/>
      <w:pStyle w:val="TabStep2"/>
      <w:lvlText w:val="%5"/>
      <w:lvlJc w:val="left"/>
      <w:pPr>
        <w:tabs>
          <w:tab w:val="num" w:pos="170"/>
        </w:tabs>
        <w:ind w:left="170" w:hanging="170"/>
      </w:pPr>
      <w:rPr>
        <w:rFonts w:ascii="Arial" w:hAnsi="Arial" w:cs="Arial" w:hint="default"/>
        <w:b/>
        <w:bCs/>
        <w:color w:val="FF6600"/>
        <w:sz w:val="20"/>
        <w:szCs w:val="20"/>
      </w:rPr>
    </w:lvl>
    <w:lvl w:ilvl="5">
      <w:start w:val="1"/>
      <w:numFmt w:val="lowerRoman"/>
      <w:lvlRestart w:val="0"/>
      <w:pStyle w:val="TabSubStep2"/>
      <w:lvlText w:val="%6"/>
      <w:lvlJc w:val="left"/>
      <w:pPr>
        <w:tabs>
          <w:tab w:val="num" w:pos="794"/>
        </w:tabs>
        <w:ind w:left="794" w:hanging="397"/>
      </w:pPr>
      <w:rPr>
        <w:rFonts w:ascii="Arial" w:hAnsi="Arial" w:cs="Arial" w:hint="default"/>
        <w:b/>
        <w:bCs/>
        <w:color w:val="FF6600"/>
        <w:sz w:val="20"/>
        <w:szCs w:val="20"/>
      </w:rPr>
    </w:lvl>
    <w:lvl w:ilvl="6">
      <w:start w:val="1"/>
      <w:numFmt w:val="none"/>
      <w:lvlRestart w:val="0"/>
      <w:lvlText w:val=""/>
      <w:lvlJc w:val="left"/>
      <w:pPr>
        <w:tabs>
          <w:tab w:val="num" w:pos="6174"/>
        </w:tabs>
        <w:ind w:left="6174" w:hanging="363"/>
      </w:pPr>
      <w:rPr>
        <w:rFonts w:hint="default"/>
        <w:color w:val="auto"/>
      </w:rPr>
    </w:lvl>
    <w:lvl w:ilvl="7">
      <w:start w:val="1"/>
      <w:numFmt w:val="none"/>
      <w:lvlRestart w:val="0"/>
      <w:lvlText w:val=""/>
      <w:lvlJc w:val="left"/>
      <w:pPr>
        <w:tabs>
          <w:tab w:val="num" w:pos="6894"/>
        </w:tabs>
        <w:ind w:left="6894" w:hanging="363"/>
      </w:pPr>
      <w:rPr>
        <w:rFonts w:hint="default"/>
        <w:color w:val="auto"/>
      </w:rPr>
    </w:lvl>
    <w:lvl w:ilvl="8">
      <w:start w:val="1"/>
      <w:numFmt w:val="none"/>
      <w:lvlRestart w:val="0"/>
      <w:lvlText w:val=""/>
      <w:lvlJc w:val="right"/>
      <w:pPr>
        <w:tabs>
          <w:tab w:val="num" w:pos="7614"/>
        </w:tabs>
        <w:ind w:left="7614" w:hanging="182"/>
      </w:pPr>
      <w:rPr>
        <w:rFonts w:hint="default"/>
        <w:color w:val="auto"/>
      </w:rPr>
    </w:lvl>
  </w:abstractNum>
  <w:abstractNum w:abstractNumId="37">
    <w:nsid w:val="4A3A47A5"/>
    <w:multiLevelType w:val="multilevel"/>
    <w:tmpl w:val="51E67BDC"/>
    <w:lvl w:ilvl="0">
      <w:start w:val="1"/>
      <w:numFmt w:val="none"/>
      <w:lvlRestart w:val="0"/>
      <w:pStyle w:val="Heading1"/>
      <w:lvlText w:val=""/>
      <w:lvlJc w:val="left"/>
      <w:pPr>
        <w:tabs>
          <w:tab w:val="num" w:pos="0"/>
        </w:tabs>
        <w:ind w:left="0" w:firstLine="0"/>
      </w:pPr>
      <w:rPr>
        <w:rFonts w:ascii="Arial" w:hAnsi="Arial" w:cs="Arial"/>
        <w:b/>
        <w:i w:val="0"/>
        <w:color w:val="008CD6"/>
        <w:sz w:val="24"/>
        <w:szCs w:val="24"/>
      </w:rPr>
    </w:lvl>
    <w:lvl w:ilvl="1">
      <w:start w:val="1"/>
      <w:numFmt w:val="none"/>
      <w:lvlRestart w:val="0"/>
      <w:pStyle w:val="Heading2"/>
      <w:lvlText w:val=""/>
      <w:lvlJc w:val="left"/>
      <w:pPr>
        <w:tabs>
          <w:tab w:val="num" w:pos="0"/>
        </w:tabs>
        <w:ind w:left="0" w:firstLine="0"/>
      </w:pPr>
      <w:rPr>
        <w:rFonts w:ascii="Arial" w:hAnsi="Arial" w:cs="Arial"/>
        <w:b/>
        <w:i w:val="0"/>
        <w:color w:val="008CD6"/>
        <w:sz w:val="24"/>
        <w:szCs w:val="24"/>
      </w:rPr>
    </w:lvl>
    <w:lvl w:ilvl="2">
      <w:start w:val="1"/>
      <w:numFmt w:val="none"/>
      <w:lvlRestart w:val="0"/>
      <w:pStyle w:val="Heading3"/>
      <w:lvlText w:val=""/>
      <w:lvlJc w:val="left"/>
      <w:pPr>
        <w:tabs>
          <w:tab w:val="num" w:pos="0"/>
        </w:tabs>
        <w:ind w:left="0" w:firstLine="0"/>
      </w:pPr>
      <w:rPr>
        <w:rFonts w:ascii="Arial" w:hAnsi="Arial" w:cs="Arial"/>
        <w:b/>
        <w:i w:val="0"/>
        <w:color w:val="008CD6"/>
        <w:sz w:val="24"/>
        <w:szCs w:val="24"/>
      </w:rPr>
    </w:lvl>
    <w:lvl w:ilvl="3">
      <w:start w:val="1"/>
      <w:numFmt w:val="none"/>
      <w:lvlRestart w:val="0"/>
      <w:pStyle w:val="Heading4"/>
      <w:lvlText w:val=""/>
      <w:lvlJc w:val="left"/>
      <w:pPr>
        <w:tabs>
          <w:tab w:val="num" w:pos="0"/>
        </w:tabs>
        <w:ind w:left="0" w:firstLine="0"/>
      </w:pPr>
      <w:rPr>
        <w:rFonts w:ascii="Arial" w:hAnsi="Arial" w:cs="Arial"/>
        <w:b/>
        <w:i w:val="0"/>
        <w:color w:val="008CD6"/>
        <w:sz w:val="24"/>
        <w:szCs w:val="24"/>
      </w:rPr>
    </w:lvl>
    <w:lvl w:ilvl="4">
      <w:start w:val="1"/>
      <w:numFmt w:val="none"/>
      <w:lvlRestart w:val="0"/>
      <w:pStyle w:val="Heading5"/>
      <w:lvlText w:val=""/>
      <w:lvlJc w:val="left"/>
      <w:pPr>
        <w:tabs>
          <w:tab w:val="num" w:pos="0"/>
        </w:tabs>
        <w:ind w:left="0" w:firstLine="0"/>
      </w:pPr>
      <w:rPr>
        <w:rFonts w:ascii="Arial" w:hAnsi="Arial" w:cs="Arial"/>
        <w:b/>
        <w:i w:val="0"/>
        <w:color w:val="008CD6"/>
        <w:sz w:val="22"/>
        <w:szCs w:val="22"/>
      </w:rPr>
    </w:lvl>
    <w:lvl w:ilvl="5">
      <w:start w:val="1"/>
      <w:numFmt w:val="none"/>
      <w:lvlRestart w:val="0"/>
      <w:pStyle w:val="Heading6"/>
      <w:lvlText w:val=""/>
      <w:lvlJc w:val="left"/>
      <w:pPr>
        <w:tabs>
          <w:tab w:val="num" w:pos="0"/>
        </w:tabs>
        <w:ind w:left="0" w:firstLine="0"/>
      </w:pPr>
      <w:rPr>
        <w:rFonts w:ascii="Arial" w:hAnsi="Arial" w:cs="Arial"/>
        <w:b/>
        <w:i w:val="0"/>
        <w:color w:val="008CD6"/>
        <w:sz w:val="22"/>
        <w:szCs w:val="22"/>
      </w:rPr>
    </w:lvl>
    <w:lvl w:ilvl="6">
      <w:start w:val="1"/>
      <w:numFmt w:val="none"/>
      <w:lvlRestart w:val="0"/>
      <w:pStyle w:val="Heading7"/>
      <w:lvlText w:val=""/>
      <w:lvlJc w:val="left"/>
      <w:pPr>
        <w:tabs>
          <w:tab w:val="num" w:pos="0"/>
        </w:tabs>
        <w:ind w:left="0" w:firstLine="0"/>
      </w:pPr>
      <w:rPr>
        <w:rFonts w:ascii="Arial" w:hAnsi="Arial" w:cs="Arial"/>
        <w:b/>
        <w:i w:val="0"/>
        <w:color w:val="008CD6"/>
        <w:sz w:val="22"/>
        <w:szCs w:val="22"/>
      </w:rPr>
    </w:lvl>
    <w:lvl w:ilvl="7">
      <w:start w:val="1"/>
      <w:numFmt w:val="none"/>
      <w:lvlRestart w:val="0"/>
      <w:pStyle w:val="Heading8"/>
      <w:lvlText w:val=""/>
      <w:lvlJc w:val="left"/>
      <w:pPr>
        <w:tabs>
          <w:tab w:val="num" w:pos="0"/>
        </w:tabs>
        <w:ind w:left="0" w:firstLine="0"/>
      </w:pPr>
      <w:rPr>
        <w:rFonts w:ascii="Arial" w:hAnsi="Arial" w:cs="Arial"/>
        <w:b/>
        <w:i w:val="0"/>
        <w:color w:val="008CD6"/>
        <w:sz w:val="22"/>
        <w:szCs w:val="22"/>
      </w:rPr>
    </w:lvl>
    <w:lvl w:ilvl="8">
      <w:start w:val="1"/>
      <w:numFmt w:val="none"/>
      <w:lvlRestart w:val="0"/>
      <w:pStyle w:val="Heading9"/>
      <w:lvlText w:val=""/>
      <w:lvlJc w:val="left"/>
      <w:pPr>
        <w:tabs>
          <w:tab w:val="num" w:pos="0"/>
        </w:tabs>
        <w:ind w:left="0" w:firstLine="0"/>
      </w:pPr>
      <w:rPr>
        <w:rFonts w:ascii="Arial" w:hAnsi="Arial" w:cs="Arial"/>
        <w:b/>
        <w:i w:val="0"/>
        <w:color w:val="008CD6"/>
        <w:sz w:val="22"/>
        <w:szCs w:val="22"/>
      </w:rPr>
    </w:lvl>
  </w:abstractNum>
  <w:abstractNum w:abstractNumId="38">
    <w:nsid w:val="4CA46E97"/>
    <w:multiLevelType w:val="hybridMultilevel"/>
    <w:tmpl w:val="D9A2A462"/>
    <w:name w:val="NumListTemp2"/>
    <w:lvl w:ilvl="0" w:tplc="33DA8F8C">
      <w:start w:val="1"/>
      <w:numFmt w:val="bullet"/>
      <w:lvlText w:val=""/>
      <w:lvlJc w:val="left"/>
      <w:pPr>
        <w:ind w:left="720" w:hanging="360"/>
      </w:pPr>
      <w:rPr>
        <w:rFonts w:ascii="Symbol" w:hAnsi="Symbol" w:hint="default"/>
      </w:rPr>
    </w:lvl>
    <w:lvl w:ilvl="1" w:tplc="945C27F0" w:tentative="1">
      <w:start w:val="1"/>
      <w:numFmt w:val="bullet"/>
      <w:lvlText w:val="o"/>
      <w:lvlJc w:val="left"/>
      <w:pPr>
        <w:ind w:left="1440" w:hanging="360"/>
      </w:pPr>
      <w:rPr>
        <w:rFonts w:ascii="Courier New" w:hAnsi="Courier New" w:cs="Courier New" w:hint="default"/>
      </w:rPr>
    </w:lvl>
    <w:lvl w:ilvl="2" w:tplc="685A9A26" w:tentative="1">
      <w:start w:val="1"/>
      <w:numFmt w:val="bullet"/>
      <w:lvlText w:val=""/>
      <w:lvlJc w:val="left"/>
      <w:pPr>
        <w:ind w:left="2160" w:hanging="360"/>
      </w:pPr>
      <w:rPr>
        <w:rFonts w:ascii="Wingdings" w:hAnsi="Wingdings" w:hint="default"/>
      </w:rPr>
    </w:lvl>
    <w:lvl w:ilvl="3" w:tplc="144C2AD0" w:tentative="1">
      <w:start w:val="1"/>
      <w:numFmt w:val="bullet"/>
      <w:lvlText w:val=""/>
      <w:lvlJc w:val="left"/>
      <w:pPr>
        <w:ind w:left="2880" w:hanging="360"/>
      </w:pPr>
      <w:rPr>
        <w:rFonts w:ascii="Symbol" w:hAnsi="Symbol" w:hint="default"/>
      </w:rPr>
    </w:lvl>
    <w:lvl w:ilvl="4" w:tplc="F3640716" w:tentative="1">
      <w:start w:val="1"/>
      <w:numFmt w:val="bullet"/>
      <w:lvlText w:val="o"/>
      <w:lvlJc w:val="left"/>
      <w:pPr>
        <w:ind w:left="3600" w:hanging="360"/>
      </w:pPr>
      <w:rPr>
        <w:rFonts w:ascii="Courier New" w:hAnsi="Courier New" w:cs="Courier New" w:hint="default"/>
      </w:rPr>
    </w:lvl>
    <w:lvl w:ilvl="5" w:tplc="3E8007C0" w:tentative="1">
      <w:start w:val="1"/>
      <w:numFmt w:val="bullet"/>
      <w:lvlText w:val=""/>
      <w:lvlJc w:val="left"/>
      <w:pPr>
        <w:ind w:left="4320" w:hanging="360"/>
      </w:pPr>
      <w:rPr>
        <w:rFonts w:ascii="Wingdings" w:hAnsi="Wingdings" w:hint="default"/>
      </w:rPr>
    </w:lvl>
    <w:lvl w:ilvl="6" w:tplc="9B00FF88" w:tentative="1">
      <w:start w:val="1"/>
      <w:numFmt w:val="bullet"/>
      <w:lvlText w:val=""/>
      <w:lvlJc w:val="left"/>
      <w:pPr>
        <w:ind w:left="5040" w:hanging="360"/>
      </w:pPr>
      <w:rPr>
        <w:rFonts w:ascii="Symbol" w:hAnsi="Symbol" w:hint="default"/>
      </w:rPr>
    </w:lvl>
    <w:lvl w:ilvl="7" w:tplc="C20A988E" w:tentative="1">
      <w:start w:val="1"/>
      <w:numFmt w:val="bullet"/>
      <w:lvlText w:val="o"/>
      <w:lvlJc w:val="left"/>
      <w:pPr>
        <w:ind w:left="5760" w:hanging="360"/>
      </w:pPr>
      <w:rPr>
        <w:rFonts w:ascii="Courier New" w:hAnsi="Courier New" w:cs="Courier New" w:hint="default"/>
      </w:rPr>
    </w:lvl>
    <w:lvl w:ilvl="8" w:tplc="EA7E7972" w:tentative="1">
      <w:start w:val="1"/>
      <w:numFmt w:val="bullet"/>
      <w:lvlText w:val=""/>
      <w:lvlJc w:val="left"/>
      <w:pPr>
        <w:ind w:left="6480" w:hanging="360"/>
      </w:pPr>
      <w:rPr>
        <w:rFonts w:ascii="Wingdings" w:hAnsi="Wingdings" w:hint="default"/>
      </w:rPr>
    </w:lvl>
  </w:abstractNum>
  <w:abstractNum w:abstractNumId="39">
    <w:nsid w:val="4F1B0722"/>
    <w:multiLevelType w:val="hybridMultilevel"/>
    <w:tmpl w:val="7F6CC17C"/>
    <w:name w:val="TableBulTemp4"/>
    <w:lvl w:ilvl="0" w:tplc="4C20E604">
      <w:start w:val="1"/>
      <w:numFmt w:val="bullet"/>
      <w:lvlText w:val=""/>
      <w:lvlJc w:val="left"/>
      <w:pPr>
        <w:ind w:left="1800" w:hanging="360"/>
      </w:pPr>
      <w:rPr>
        <w:rFonts w:ascii="Symbol" w:hAnsi="Symbol" w:hint="default"/>
      </w:rPr>
    </w:lvl>
    <w:lvl w:ilvl="1" w:tplc="E9782004" w:tentative="1">
      <w:start w:val="1"/>
      <w:numFmt w:val="bullet"/>
      <w:lvlText w:val="o"/>
      <w:lvlJc w:val="left"/>
      <w:pPr>
        <w:ind w:left="2520" w:hanging="360"/>
      </w:pPr>
      <w:rPr>
        <w:rFonts w:ascii="Courier New" w:hAnsi="Courier New" w:cs="Courier New" w:hint="default"/>
      </w:rPr>
    </w:lvl>
    <w:lvl w:ilvl="2" w:tplc="8B722BEA" w:tentative="1">
      <w:start w:val="1"/>
      <w:numFmt w:val="bullet"/>
      <w:lvlText w:val=""/>
      <w:lvlJc w:val="left"/>
      <w:pPr>
        <w:ind w:left="3240" w:hanging="360"/>
      </w:pPr>
      <w:rPr>
        <w:rFonts w:ascii="Wingdings" w:hAnsi="Wingdings" w:hint="default"/>
      </w:rPr>
    </w:lvl>
    <w:lvl w:ilvl="3" w:tplc="28BC3788" w:tentative="1">
      <w:start w:val="1"/>
      <w:numFmt w:val="bullet"/>
      <w:lvlText w:val=""/>
      <w:lvlJc w:val="left"/>
      <w:pPr>
        <w:ind w:left="3960" w:hanging="360"/>
      </w:pPr>
      <w:rPr>
        <w:rFonts w:ascii="Symbol" w:hAnsi="Symbol" w:hint="default"/>
      </w:rPr>
    </w:lvl>
    <w:lvl w:ilvl="4" w:tplc="BFBC3610" w:tentative="1">
      <w:start w:val="1"/>
      <w:numFmt w:val="bullet"/>
      <w:lvlText w:val="o"/>
      <w:lvlJc w:val="left"/>
      <w:pPr>
        <w:ind w:left="4680" w:hanging="360"/>
      </w:pPr>
      <w:rPr>
        <w:rFonts w:ascii="Courier New" w:hAnsi="Courier New" w:cs="Courier New" w:hint="default"/>
      </w:rPr>
    </w:lvl>
    <w:lvl w:ilvl="5" w:tplc="89D0559C" w:tentative="1">
      <w:start w:val="1"/>
      <w:numFmt w:val="bullet"/>
      <w:lvlText w:val=""/>
      <w:lvlJc w:val="left"/>
      <w:pPr>
        <w:ind w:left="5400" w:hanging="360"/>
      </w:pPr>
      <w:rPr>
        <w:rFonts w:ascii="Wingdings" w:hAnsi="Wingdings" w:hint="default"/>
      </w:rPr>
    </w:lvl>
    <w:lvl w:ilvl="6" w:tplc="DBB409FA" w:tentative="1">
      <w:start w:val="1"/>
      <w:numFmt w:val="bullet"/>
      <w:lvlText w:val=""/>
      <w:lvlJc w:val="left"/>
      <w:pPr>
        <w:ind w:left="6120" w:hanging="360"/>
      </w:pPr>
      <w:rPr>
        <w:rFonts w:ascii="Symbol" w:hAnsi="Symbol" w:hint="default"/>
      </w:rPr>
    </w:lvl>
    <w:lvl w:ilvl="7" w:tplc="3B78B524" w:tentative="1">
      <w:start w:val="1"/>
      <w:numFmt w:val="bullet"/>
      <w:lvlText w:val="o"/>
      <w:lvlJc w:val="left"/>
      <w:pPr>
        <w:ind w:left="6840" w:hanging="360"/>
      </w:pPr>
      <w:rPr>
        <w:rFonts w:ascii="Courier New" w:hAnsi="Courier New" w:cs="Courier New" w:hint="default"/>
      </w:rPr>
    </w:lvl>
    <w:lvl w:ilvl="8" w:tplc="D97292D4" w:tentative="1">
      <w:start w:val="1"/>
      <w:numFmt w:val="bullet"/>
      <w:lvlText w:val=""/>
      <w:lvlJc w:val="left"/>
      <w:pPr>
        <w:ind w:left="7560" w:hanging="360"/>
      </w:pPr>
      <w:rPr>
        <w:rFonts w:ascii="Wingdings" w:hAnsi="Wingdings" w:hint="default"/>
      </w:rPr>
    </w:lvl>
  </w:abstractNum>
  <w:abstractNum w:abstractNumId="40">
    <w:nsid w:val="553E68BC"/>
    <w:multiLevelType w:val="hybridMultilevel"/>
    <w:tmpl w:val="8CE0F46C"/>
    <w:name w:val="TableBulTemp2"/>
    <w:lvl w:ilvl="0" w:tplc="8AB246CC">
      <w:start w:val="1"/>
      <w:numFmt w:val="bullet"/>
      <w:lvlText w:val=""/>
      <w:lvlJc w:val="left"/>
      <w:pPr>
        <w:ind w:left="720" w:hanging="360"/>
      </w:pPr>
      <w:rPr>
        <w:rFonts w:ascii="Symbol" w:hAnsi="Symbol" w:hint="default"/>
      </w:rPr>
    </w:lvl>
    <w:lvl w:ilvl="1" w:tplc="640CBD96">
      <w:start w:val="1"/>
      <w:numFmt w:val="bullet"/>
      <w:lvlText w:val="o"/>
      <w:lvlJc w:val="left"/>
      <w:pPr>
        <w:ind w:left="1440" w:hanging="360"/>
      </w:pPr>
      <w:rPr>
        <w:rFonts w:ascii="Courier New" w:hAnsi="Courier New" w:cs="Courier New" w:hint="default"/>
      </w:rPr>
    </w:lvl>
    <w:lvl w:ilvl="2" w:tplc="9CFAD26C" w:tentative="1">
      <w:start w:val="1"/>
      <w:numFmt w:val="bullet"/>
      <w:lvlText w:val=""/>
      <w:lvlJc w:val="left"/>
      <w:pPr>
        <w:ind w:left="2160" w:hanging="360"/>
      </w:pPr>
      <w:rPr>
        <w:rFonts w:ascii="Wingdings" w:hAnsi="Wingdings" w:hint="default"/>
      </w:rPr>
    </w:lvl>
    <w:lvl w:ilvl="3" w:tplc="F5E87F6A" w:tentative="1">
      <w:start w:val="1"/>
      <w:numFmt w:val="bullet"/>
      <w:lvlText w:val=""/>
      <w:lvlJc w:val="left"/>
      <w:pPr>
        <w:ind w:left="2880" w:hanging="360"/>
      </w:pPr>
      <w:rPr>
        <w:rFonts w:ascii="Symbol" w:hAnsi="Symbol" w:hint="default"/>
      </w:rPr>
    </w:lvl>
    <w:lvl w:ilvl="4" w:tplc="99BC5B24" w:tentative="1">
      <w:start w:val="1"/>
      <w:numFmt w:val="bullet"/>
      <w:lvlText w:val="o"/>
      <w:lvlJc w:val="left"/>
      <w:pPr>
        <w:ind w:left="3600" w:hanging="360"/>
      </w:pPr>
      <w:rPr>
        <w:rFonts w:ascii="Courier New" w:hAnsi="Courier New" w:cs="Courier New" w:hint="default"/>
      </w:rPr>
    </w:lvl>
    <w:lvl w:ilvl="5" w:tplc="D67AAC5A" w:tentative="1">
      <w:start w:val="1"/>
      <w:numFmt w:val="bullet"/>
      <w:lvlText w:val=""/>
      <w:lvlJc w:val="left"/>
      <w:pPr>
        <w:ind w:left="4320" w:hanging="360"/>
      </w:pPr>
      <w:rPr>
        <w:rFonts w:ascii="Wingdings" w:hAnsi="Wingdings" w:hint="default"/>
      </w:rPr>
    </w:lvl>
    <w:lvl w:ilvl="6" w:tplc="9E245942" w:tentative="1">
      <w:start w:val="1"/>
      <w:numFmt w:val="bullet"/>
      <w:lvlText w:val=""/>
      <w:lvlJc w:val="left"/>
      <w:pPr>
        <w:ind w:left="5040" w:hanging="360"/>
      </w:pPr>
      <w:rPr>
        <w:rFonts w:ascii="Symbol" w:hAnsi="Symbol" w:hint="default"/>
      </w:rPr>
    </w:lvl>
    <w:lvl w:ilvl="7" w:tplc="CEAC563E" w:tentative="1">
      <w:start w:val="1"/>
      <w:numFmt w:val="bullet"/>
      <w:lvlText w:val="o"/>
      <w:lvlJc w:val="left"/>
      <w:pPr>
        <w:ind w:left="5760" w:hanging="360"/>
      </w:pPr>
      <w:rPr>
        <w:rFonts w:ascii="Courier New" w:hAnsi="Courier New" w:cs="Courier New" w:hint="default"/>
      </w:rPr>
    </w:lvl>
    <w:lvl w:ilvl="8" w:tplc="EE605722" w:tentative="1">
      <w:start w:val="1"/>
      <w:numFmt w:val="bullet"/>
      <w:lvlText w:val=""/>
      <w:lvlJc w:val="left"/>
      <w:pPr>
        <w:ind w:left="6480" w:hanging="360"/>
      </w:pPr>
      <w:rPr>
        <w:rFonts w:ascii="Wingdings" w:hAnsi="Wingdings" w:hint="default"/>
      </w:rPr>
    </w:lvl>
  </w:abstractNum>
  <w:abstractNum w:abstractNumId="41">
    <w:nsid w:val="55CA7297"/>
    <w:multiLevelType w:val="hybridMultilevel"/>
    <w:tmpl w:val="683A03BA"/>
    <w:name w:val="NumListTemp82"/>
    <w:lvl w:ilvl="0" w:tplc="928A28C0">
      <w:start w:val="1"/>
      <w:numFmt w:val="decimal"/>
      <w:pStyle w:val="NumberedList"/>
      <w:lvlText w:val="%1)"/>
      <w:lvlJc w:val="left"/>
      <w:pPr>
        <w:ind w:left="1080" w:hanging="720"/>
      </w:pPr>
      <w:rPr>
        <w:rFonts w:hint="default"/>
      </w:rPr>
    </w:lvl>
    <w:lvl w:ilvl="1" w:tplc="AD923A82">
      <w:start w:val="1"/>
      <w:numFmt w:val="lowerLetter"/>
      <w:lvlText w:val="%2."/>
      <w:lvlJc w:val="left"/>
      <w:pPr>
        <w:ind w:left="1440" w:hanging="360"/>
      </w:pPr>
    </w:lvl>
    <w:lvl w:ilvl="2" w:tplc="FCDAD282">
      <w:start w:val="1"/>
      <w:numFmt w:val="lowerRoman"/>
      <w:lvlText w:val="%3."/>
      <w:lvlJc w:val="right"/>
      <w:pPr>
        <w:ind w:left="2160" w:hanging="180"/>
      </w:pPr>
    </w:lvl>
    <w:lvl w:ilvl="3" w:tplc="57F6E8C4" w:tentative="1">
      <w:start w:val="1"/>
      <w:numFmt w:val="decimal"/>
      <w:lvlText w:val="%4."/>
      <w:lvlJc w:val="left"/>
      <w:pPr>
        <w:ind w:left="2880" w:hanging="360"/>
      </w:pPr>
    </w:lvl>
    <w:lvl w:ilvl="4" w:tplc="377039B4" w:tentative="1">
      <w:start w:val="1"/>
      <w:numFmt w:val="lowerLetter"/>
      <w:lvlText w:val="%5."/>
      <w:lvlJc w:val="left"/>
      <w:pPr>
        <w:ind w:left="3600" w:hanging="360"/>
      </w:pPr>
    </w:lvl>
    <w:lvl w:ilvl="5" w:tplc="3A368B34" w:tentative="1">
      <w:start w:val="1"/>
      <w:numFmt w:val="lowerRoman"/>
      <w:lvlText w:val="%6."/>
      <w:lvlJc w:val="right"/>
      <w:pPr>
        <w:ind w:left="4320" w:hanging="180"/>
      </w:pPr>
    </w:lvl>
    <w:lvl w:ilvl="6" w:tplc="C430F6BC" w:tentative="1">
      <w:start w:val="1"/>
      <w:numFmt w:val="decimal"/>
      <w:lvlText w:val="%7."/>
      <w:lvlJc w:val="left"/>
      <w:pPr>
        <w:ind w:left="5040" w:hanging="360"/>
      </w:pPr>
    </w:lvl>
    <w:lvl w:ilvl="7" w:tplc="0B10A5A4" w:tentative="1">
      <w:start w:val="1"/>
      <w:numFmt w:val="lowerLetter"/>
      <w:lvlText w:val="%8."/>
      <w:lvlJc w:val="left"/>
      <w:pPr>
        <w:ind w:left="5760" w:hanging="360"/>
      </w:pPr>
    </w:lvl>
    <w:lvl w:ilvl="8" w:tplc="26CA8DB4" w:tentative="1">
      <w:start w:val="1"/>
      <w:numFmt w:val="lowerRoman"/>
      <w:lvlText w:val="%9."/>
      <w:lvlJc w:val="right"/>
      <w:pPr>
        <w:ind w:left="6480" w:hanging="180"/>
      </w:pPr>
    </w:lvl>
  </w:abstractNum>
  <w:abstractNum w:abstractNumId="42">
    <w:nsid w:val="58725EFB"/>
    <w:multiLevelType w:val="hybridMultilevel"/>
    <w:tmpl w:val="228E2A36"/>
    <w:lvl w:ilvl="0" w:tplc="B24A74C6">
      <w:start w:val="1"/>
      <w:numFmt w:val="bullet"/>
      <w:lvlText w:val=""/>
      <w:lvlJc w:val="left"/>
      <w:pPr>
        <w:ind w:left="720" w:hanging="360"/>
      </w:pPr>
      <w:rPr>
        <w:rFonts w:ascii="Symbol" w:hAnsi="Symbol" w:hint="default"/>
      </w:rPr>
    </w:lvl>
    <w:lvl w:ilvl="1" w:tplc="3EF2197A" w:tentative="1">
      <w:start w:val="1"/>
      <w:numFmt w:val="bullet"/>
      <w:lvlText w:val="o"/>
      <w:lvlJc w:val="left"/>
      <w:pPr>
        <w:ind w:left="1440" w:hanging="360"/>
      </w:pPr>
      <w:rPr>
        <w:rFonts w:ascii="Courier New" w:hAnsi="Courier New" w:cs="Courier New" w:hint="default"/>
      </w:rPr>
    </w:lvl>
    <w:lvl w:ilvl="2" w:tplc="E3224F9C" w:tentative="1">
      <w:start w:val="1"/>
      <w:numFmt w:val="bullet"/>
      <w:lvlText w:val=""/>
      <w:lvlJc w:val="left"/>
      <w:pPr>
        <w:ind w:left="2160" w:hanging="360"/>
      </w:pPr>
      <w:rPr>
        <w:rFonts w:ascii="Wingdings" w:hAnsi="Wingdings" w:hint="default"/>
      </w:rPr>
    </w:lvl>
    <w:lvl w:ilvl="3" w:tplc="871E31B0" w:tentative="1">
      <w:start w:val="1"/>
      <w:numFmt w:val="bullet"/>
      <w:lvlText w:val=""/>
      <w:lvlJc w:val="left"/>
      <w:pPr>
        <w:ind w:left="2880" w:hanging="360"/>
      </w:pPr>
      <w:rPr>
        <w:rFonts w:ascii="Symbol" w:hAnsi="Symbol" w:hint="default"/>
      </w:rPr>
    </w:lvl>
    <w:lvl w:ilvl="4" w:tplc="9FA647EA" w:tentative="1">
      <w:start w:val="1"/>
      <w:numFmt w:val="bullet"/>
      <w:lvlText w:val="o"/>
      <w:lvlJc w:val="left"/>
      <w:pPr>
        <w:ind w:left="3600" w:hanging="360"/>
      </w:pPr>
      <w:rPr>
        <w:rFonts w:ascii="Courier New" w:hAnsi="Courier New" w:cs="Courier New" w:hint="default"/>
      </w:rPr>
    </w:lvl>
    <w:lvl w:ilvl="5" w:tplc="53B81AC4" w:tentative="1">
      <w:start w:val="1"/>
      <w:numFmt w:val="bullet"/>
      <w:lvlText w:val=""/>
      <w:lvlJc w:val="left"/>
      <w:pPr>
        <w:ind w:left="4320" w:hanging="360"/>
      </w:pPr>
      <w:rPr>
        <w:rFonts w:ascii="Wingdings" w:hAnsi="Wingdings" w:hint="default"/>
      </w:rPr>
    </w:lvl>
    <w:lvl w:ilvl="6" w:tplc="2CF65924" w:tentative="1">
      <w:start w:val="1"/>
      <w:numFmt w:val="bullet"/>
      <w:lvlText w:val=""/>
      <w:lvlJc w:val="left"/>
      <w:pPr>
        <w:ind w:left="5040" w:hanging="360"/>
      </w:pPr>
      <w:rPr>
        <w:rFonts w:ascii="Symbol" w:hAnsi="Symbol" w:hint="default"/>
      </w:rPr>
    </w:lvl>
    <w:lvl w:ilvl="7" w:tplc="4906CF90" w:tentative="1">
      <w:start w:val="1"/>
      <w:numFmt w:val="bullet"/>
      <w:lvlText w:val="o"/>
      <w:lvlJc w:val="left"/>
      <w:pPr>
        <w:ind w:left="5760" w:hanging="360"/>
      </w:pPr>
      <w:rPr>
        <w:rFonts w:ascii="Courier New" w:hAnsi="Courier New" w:cs="Courier New" w:hint="default"/>
      </w:rPr>
    </w:lvl>
    <w:lvl w:ilvl="8" w:tplc="87BA4D2E" w:tentative="1">
      <w:start w:val="1"/>
      <w:numFmt w:val="bullet"/>
      <w:lvlText w:val=""/>
      <w:lvlJc w:val="left"/>
      <w:pPr>
        <w:ind w:left="6480" w:hanging="360"/>
      </w:pPr>
      <w:rPr>
        <w:rFonts w:ascii="Wingdings" w:hAnsi="Wingdings" w:hint="default"/>
      </w:rPr>
    </w:lvl>
  </w:abstractNum>
  <w:abstractNum w:abstractNumId="43">
    <w:nsid w:val="59350AF1"/>
    <w:multiLevelType w:val="hybridMultilevel"/>
    <w:tmpl w:val="0088C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AF07CBB"/>
    <w:multiLevelType w:val="hybridMultilevel"/>
    <w:tmpl w:val="E648E392"/>
    <w:name w:val="NumListTemp822"/>
    <w:lvl w:ilvl="0" w:tplc="7EE0C2BC">
      <w:start w:val="1"/>
      <w:numFmt w:val="bullet"/>
      <w:lvlText w:val=""/>
      <w:lvlJc w:val="left"/>
      <w:pPr>
        <w:ind w:left="720" w:hanging="360"/>
      </w:pPr>
      <w:rPr>
        <w:rFonts w:ascii="Symbol" w:hAnsi="Symbol" w:hint="default"/>
      </w:rPr>
    </w:lvl>
    <w:lvl w:ilvl="1" w:tplc="18FCE2BA" w:tentative="1">
      <w:start w:val="1"/>
      <w:numFmt w:val="bullet"/>
      <w:lvlText w:val="o"/>
      <w:lvlJc w:val="left"/>
      <w:pPr>
        <w:ind w:left="1440" w:hanging="360"/>
      </w:pPr>
      <w:rPr>
        <w:rFonts w:ascii="Courier New" w:hAnsi="Courier New" w:cs="Courier New" w:hint="default"/>
      </w:rPr>
    </w:lvl>
    <w:lvl w:ilvl="2" w:tplc="A5D0C5EE" w:tentative="1">
      <w:start w:val="1"/>
      <w:numFmt w:val="bullet"/>
      <w:lvlText w:val=""/>
      <w:lvlJc w:val="left"/>
      <w:pPr>
        <w:ind w:left="2160" w:hanging="360"/>
      </w:pPr>
      <w:rPr>
        <w:rFonts w:ascii="Wingdings" w:hAnsi="Wingdings" w:hint="default"/>
      </w:rPr>
    </w:lvl>
    <w:lvl w:ilvl="3" w:tplc="DC7AAD60" w:tentative="1">
      <w:start w:val="1"/>
      <w:numFmt w:val="bullet"/>
      <w:lvlText w:val=""/>
      <w:lvlJc w:val="left"/>
      <w:pPr>
        <w:ind w:left="2880" w:hanging="360"/>
      </w:pPr>
      <w:rPr>
        <w:rFonts w:ascii="Symbol" w:hAnsi="Symbol" w:hint="default"/>
      </w:rPr>
    </w:lvl>
    <w:lvl w:ilvl="4" w:tplc="E3F48BF0" w:tentative="1">
      <w:start w:val="1"/>
      <w:numFmt w:val="bullet"/>
      <w:lvlText w:val="o"/>
      <w:lvlJc w:val="left"/>
      <w:pPr>
        <w:ind w:left="3600" w:hanging="360"/>
      </w:pPr>
      <w:rPr>
        <w:rFonts w:ascii="Courier New" w:hAnsi="Courier New" w:cs="Courier New" w:hint="default"/>
      </w:rPr>
    </w:lvl>
    <w:lvl w:ilvl="5" w:tplc="D71A8624" w:tentative="1">
      <w:start w:val="1"/>
      <w:numFmt w:val="bullet"/>
      <w:lvlText w:val=""/>
      <w:lvlJc w:val="left"/>
      <w:pPr>
        <w:ind w:left="4320" w:hanging="360"/>
      </w:pPr>
      <w:rPr>
        <w:rFonts w:ascii="Wingdings" w:hAnsi="Wingdings" w:hint="default"/>
      </w:rPr>
    </w:lvl>
    <w:lvl w:ilvl="6" w:tplc="B21ECD46" w:tentative="1">
      <w:start w:val="1"/>
      <w:numFmt w:val="bullet"/>
      <w:lvlText w:val=""/>
      <w:lvlJc w:val="left"/>
      <w:pPr>
        <w:ind w:left="5040" w:hanging="360"/>
      </w:pPr>
      <w:rPr>
        <w:rFonts w:ascii="Symbol" w:hAnsi="Symbol" w:hint="default"/>
      </w:rPr>
    </w:lvl>
    <w:lvl w:ilvl="7" w:tplc="7E146CDC" w:tentative="1">
      <w:start w:val="1"/>
      <w:numFmt w:val="bullet"/>
      <w:lvlText w:val="o"/>
      <w:lvlJc w:val="left"/>
      <w:pPr>
        <w:ind w:left="5760" w:hanging="360"/>
      </w:pPr>
      <w:rPr>
        <w:rFonts w:ascii="Courier New" w:hAnsi="Courier New" w:cs="Courier New" w:hint="default"/>
      </w:rPr>
    </w:lvl>
    <w:lvl w:ilvl="8" w:tplc="D32AA23A" w:tentative="1">
      <w:start w:val="1"/>
      <w:numFmt w:val="bullet"/>
      <w:lvlText w:val=""/>
      <w:lvlJc w:val="left"/>
      <w:pPr>
        <w:ind w:left="6480" w:hanging="360"/>
      </w:pPr>
      <w:rPr>
        <w:rFonts w:ascii="Wingdings" w:hAnsi="Wingdings" w:hint="default"/>
      </w:rPr>
    </w:lvl>
  </w:abstractNum>
  <w:abstractNum w:abstractNumId="45">
    <w:nsid w:val="5CFA366B"/>
    <w:multiLevelType w:val="hybridMultilevel"/>
    <w:tmpl w:val="989C4726"/>
    <w:name w:val="NumListTemp7"/>
    <w:lvl w:ilvl="0" w:tplc="9814CCDE">
      <w:start w:val="1"/>
      <w:numFmt w:val="bullet"/>
      <w:lvlText w:val=""/>
      <w:lvlJc w:val="left"/>
      <w:pPr>
        <w:ind w:left="720" w:hanging="360"/>
      </w:pPr>
      <w:rPr>
        <w:rFonts w:ascii="Symbol" w:hAnsi="Symbol" w:hint="default"/>
      </w:rPr>
    </w:lvl>
    <w:lvl w:ilvl="1" w:tplc="E6607410" w:tentative="1">
      <w:start w:val="1"/>
      <w:numFmt w:val="bullet"/>
      <w:lvlText w:val="o"/>
      <w:lvlJc w:val="left"/>
      <w:pPr>
        <w:ind w:left="1440" w:hanging="360"/>
      </w:pPr>
      <w:rPr>
        <w:rFonts w:ascii="Courier New" w:hAnsi="Courier New" w:cs="Courier New" w:hint="default"/>
      </w:rPr>
    </w:lvl>
    <w:lvl w:ilvl="2" w:tplc="05B07260" w:tentative="1">
      <w:start w:val="1"/>
      <w:numFmt w:val="bullet"/>
      <w:lvlText w:val=""/>
      <w:lvlJc w:val="left"/>
      <w:pPr>
        <w:ind w:left="2160" w:hanging="360"/>
      </w:pPr>
      <w:rPr>
        <w:rFonts w:ascii="Wingdings" w:hAnsi="Wingdings" w:hint="default"/>
      </w:rPr>
    </w:lvl>
    <w:lvl w:ilvl="3" w:tplc="28D866BC" w:tentative="1">
      <w:start w:val="1"/>
      <w:numFmt w:val="bullet"/>
      <w:lvlText w:val=""/>
      <w:lvlJc w:val="left"/>
      <w:pPr>
        <w:ind w:left="2880" w:hanging="360"/>
      </w:pPr>
      <w:rPr>
        <w:rFonts w:ascii="Symbol" w:hAnsi="Symbol" w:hint="default"/>
      </w:rPr>
    </w:lvl>
    <w:lvl w:ilvl="4" w:tplc="B44A0DF8" w:tentative="1">
      <w:start w:val="1"/>
      <w:numFmt w:val="bullet"/>
      <w:lvlText w:val="o"/>
      <w:lvlJc w:val="left"/>
      <w:pPr>
        <w:ind w:left="3600" w:hanging="360"/>
      </w:pPr>
      <w:rPr>
        <w:rFonts w:ascii="Courier New" w:hAnsi="Courier New" w:cs="Courier New" w:hint="default"/>
      </w:rPr>
    </w:lvl>
    <w:lvl w:ilvl="5" w:tplc="2C20553C" w:tentative="1">
      <w:start w:val="1"/>
      <w:numFmt w:val="bullet"/>
      <w:lvlText w:val=""/>
      <w:lvlJc w:val="left"/>
      <w:pPr>
        <w:ind w:left="4320" w:hanging="360"/>
      </w:pPr>
      <w:rPr>
        <w:rFonts w:ascii="Wingdings" w:hAnsi="Wingdings" w:hint="default"/>
      </w:rPr>
    </w:lvl>
    <w:lvl w:ilvl="6" w:tplc="5C72E7D4" w:tentative="1">
      <w:start w:val="1"/>
      <w:numFmt w:val="bullet"/>
      <w:lvlText w:val=""/>
      <w:lvlJc w:val="left"/>
      <w:pPr>
        <w:ind w:left="5040" w:hanging="360"/>
      </w:pPr>
      <w:rPr>
        <w:rFonts w:ascii="Symbol" w:hAnsi="Symbol" w:hint="default"/>
      </w:rPr>
    </w:lvl>
    <w:lvl w:ilvl="7" w:tplc="31C0F75E" w:tentative="1">
      <w:start w:val="1"/>
      <w:numFmt w:val="bullet"/>
      <w:lvlText w:val="o"/>
      <w:lvlJc w:val="left"/>
      <w:pPr>
        <w:ind w:left="5760" w:hanging="360"/>
      </w:pPr>
      <w:rPr>
        <w:rFonts w:ascii="Courier New" w:hAnsi="Courier New" w:cs="Courier New" w:hint="default"/>
      </w:rPr>
    </w:lvl>
    <w:lvl w:ilvl="8" w:tplc="5A284084" w:tentative="1">
      <w:start w:val="1"/>
      <w:numFmt w:val="bullet"/>
      <w:lvlText w:val=""/>
      <w:lvlJc w:val="left"/>
      <w:pPr>
        <w:ind w:left="6480" w:hanging="360"/>
      </w:pPr>
      <w:rPr>
        <w:rFonts w:ascii="Wingdings" w:hAnsi="Wingdings" w:hint="default"/>
      </w:rPr>
    </w:lvl>
  </w:abstractNum>
  <w:abstractNum w:abstractNumId="46">
    <w:nsid w:val="61C87E30"/>
    <w:multiLevelType w:val="hybridMultilevel"/>
    <w:tmpl w:val="79FC534C"/>
    <w:name w:val="NumListTemp5"/>
    <w:lvl w:ilvl="0" w:tplc="6D78007E">
      <w:start w:val="1"/>
      <w:numFmt w:val="bullet"/>
      <w:lvlText w:val=""/>
      <w:lvlJc w:val="left"/>
      <w:pPr>
        <w:ind w:left="2880" w:hanging="360"/>
      </w:pPr>
      <w:rPr>
        <w:rFonts w:ascii="Symbol" w:hAnsi="Symbol" w:hint="default"/>
      </w:rPr>
    </w:lvl>
    <w:lvl w:ilvl="1" w:tplc="2E525E7C" w:tentative="1">
      <w:start w:val="1"/>
      <w:numFmt w:val="bullet"/>
      <w:lvlText w:val="o"/>
      <w:lvlJc w:val="left"/>
      <w:pPr>
        <w:ind w:left="3600" w:hanging="360"/>
      </w:pPr>
      <w:rPr>
        <w:rFonts w:ascii="Courier New" w:hAnsi="Courier New" w:cs="Courier New" w:hint="default"/>
      </w:rPr>
    </w:lvl>
    <w:lvl w:ilvl="2" w:tplc="242C11FE" w:tentative="1">
      <w:start w:val="1"/>
      <w:numFmt w:val="bullet"/>
      <w:lvlText w:val=""/>
      <w:lvlJc w:val="left"/>
      <w:pPr>
        <w:ind w:left="4320" w:hanging="360"/>
      </w:pPr>
      <w:rPr>
        <w:rFonts w:ascii="Wingdings" w:hAnsi="Wingdings" w:hint="default"/>
      </w:rPr>
    </w:lvl>
    <w:lvl w:ilvl="3" w:tplc="B3E4D01E" w:tentative="1">
      <w:start w:val="1"/>
      <w:numFmt w:val="bullet"/>
      <w:lvlText w:val=""/>
      <w:lvlJc w:val="left"/>
      <w:pPr>
        <w:ind w:left="5040" w:hanging="360"/>
      </w:pPr>
      <w:rPr>
        <w:rFonts w:ascii="Symbol" w:hAnsi="Symbol" w:hint="default"/>
      </w:rPr>
    </w:lvl>
    <w:lvl w:ilvl="4" w:tplc="C1A21B44" w:tentative="1">
      <w:start w:val="1"/>
      <w:numFmt w:val="bullet"/>
      <w:lvlText w:val="o"/>
      <w:lvlJc w:val="left"/>
      <w:pPr>
        <w:ind w:left="5760" w:hanging="360"/>
      </w:pPr>
      <w:rPr>
        <w:rFonts w:ascii="Courier New" w:hAnsi="Courier New" w:cs="Courier New" w:hint="default"/>
      </w:rPr>
    </w:lvl>
    <w:lvl w:ilvl="5" w:tplc="4AF2A5DE" w:tentative="1">
      <w:start w:val="1"/>
      <w:numFmt w:val="bullet"/>
      <w:lvlText w:val=""/>
      <w:lvlJc w:val="left"/>
      <w:pPr>
        <w:ind w:left="6480" w:hanging="360"/>
      </w:pPr>
      <w:rPr>
        <w:rFonts w:ascii="Wingdings" w:hAnsi="Wingdings" w:hint="default"/>
      </w:rPr>
    </w:lvl>
    <w:lvl w:ilvl="6" w:tplc="E15C26A6" w:tentative="1">
      <w:start w:val="1"/>
      <w:numFmt w:val="bullet"/>
      <w:lvlText w:val=""/>
      <w:lvlJc w:val="left"/>
      <w:pPr>
        <w:ind w:left="7200" w:hanging="360"/>
      </w:pPr>
      <w:rPr>
        <w:rFonts w:ascii="Symbol" w:hAnsi="Symbol" w:hint="default"/>
      </w:rPr>
    </w:lvl>
    <w:lvl w:ilvl="7" w:tplc="2E96B526" w:tentative="1">
      <w:start w:val="1"/>
      <w:numFmt w:val="bullet"/>
      <w:lvlText w:val="o"/>
      <w:lvlJc w:val="left"/>
      <w:pPr>
        <w:ind w:left="7920" w:hanging="360"/>
      </w:pPr>
      <w:rPr>
        <w:rFonts w:ascii="Courier New" w:hAnsi="Courier New" w:cs="Courier New" w:hint="default"/>
      </w:rPr>
    </w:lvl>
    <w:lvl w:ilvl="8" w:tplc="F72A9052" w:tentative="1">
      <w:start w:val="1"/>
      <w:numFmt w:val="bullet"/>
      <w:lvlText w:val=""/>
      <w:lvlJc w:val="left"/>
      <w:pPr>
        <w:ind w:left="8640" w:hanging="360"/>
      </w:pPr>
      <w:rPr>
        <w:rFonts w:ascii="Wingdings" w:hAnsi="Wingdings" w:hint="default"/>
      </w:rPr>
    </w:lvl>
  </w:abstractNum>
  <w:abstractNum w:abstractNumId="47">
    <w:nsid w:val="6AC307B4"/>
    <w:multiLevelType w:val="multilevel"/>
    <w:tmpl w:val="D2466D4A"/>
    <w:lvl w:ilvl="0">
      <w:numFmt w:val="none"/>
      <w:lvlText w:val=""/>
      <w:lvlJc w:val="left"/>
      <w:pPr>
        <w:tabs>
          <w:tab w:val="num" w:pos="360"/>
        </w:tabs>
      </w:pPr>
    </w:lvl>
    <w:lvl w:ilvl="1">
      <w:start w:val="1"/>
      <w:numFmt w:val="lowerRoman"/>
      <w:lvlRestart w:val="0"/>
      <w:lvlText w:val="%2"/>
      <w:lvlJc w:val="left"/>
      <w:pPr>
        <w:tabs>
          <w:tab w:val="num" w:pos="1587"/>
        </w:tabs>
        <w:ind w:left="1587" w:hanging="340"/>
      </w:pPr>
      <w:rPr>
        <w:rFonts w:ascii="Arial" w:hAnsi="Arial" w:cs="Arial"/>
        <w:b/>
        <w:bCs/>
        <w:i w:val="0"/>
        <w:color w:val="FF6600"/>
        <w:sz w:val="20"/>
        <w:szCs w:val="20"/>
      </w:rPr>
    </w:lvl>
    <w:lvl w:ilvl="2">
      <w:start w:val="1"/>
      <w:numFmt w:val="decimal"/>
      <w:lvlRestart w:val="0"/>
      <w:lvlText w:val="%3"/>
      <w:lvlJc w:val="right"/>
      <w:pPr>
        <w:tabs>
          <w:tab w:val="num" w:pos="340"/>
        </w:tabs>
        <w:ind w:left="340" w:hanging="227"/>
      </w:pPr>
      <w:rPr>
        <w:rFonts w:ascii="Arial" w:hAnsi="Arial" w:cs="Arial"/>
        <w:b/>
        <w:bCs/>
        <w:color w:val="FF6600"/>
        <w:sz w:val="20"/>
        <w:szCs w:val="20"/>
      </w:rPr>
    </w:lvl>
    <w:lvl w:ilvl="3">
      <w:start w:val="1"/>
      <w:numFmt w:val="none"/>
      <w:lvlRestart w:val="0"/>
      <w:lvlText w:val=""/>
      <w:lvlJc w:val="left"/>
      <w:pPr>
        <w:tabs>
          <w:tab w:val="num" w:pos="4014"/>
        </w:tabs>
        <w:ind w:left="4014" w:hanging="363"/>
      </w:pPr>
      <w:rPr>
        <w:color w:val="auto"/>
      </w:rPr>
    </w:lvl>
    <w:lvl w:ilvl="4">
      <w:start w:val="1"/>
      <w:numFmt w:val="none"/>
      <w:lvlRestart w:val="0"/>
      <w:lvlText w:val=""/>
      <w:lvlJc w:val="left"/>
      <w:pPr>
        <w:tabs>
          <w:tab w:val="num" w:pos="4734"/>
        </w:tabs>
        <w:ind w:left="4734" w:hanging="363"/>
      </w:pPr>
      <w:rPr>
        <w:color w:val="auto"/>
      </w:rPr>
    </w:lvl>
    <w:lvl w:ilvl="5">
      <w:start w:val="1"/>
      <w:numFmt w:val="none"/>
      <w:lvlRestart w:val="0"/>
      <w:lvlText w:val=""/>
      <w:lvlJc w:val="right"/>
      <w:pPr>
        <w:tabs>
          <w:tab w:val="num" w:pos="5454"/>
        </w:tabs>
        <w:ind w:left="5454" w:hanging="182"/>
      </w:pPr>
      <w:rPr>
        <w:color w:val="auto"/>
      </w:rPr>
    </w:lvl>
    <w:lvl w:ilvl="6">
      <w:start w:val="1"/>
      <w:numFmt w:val="none"/>
      <w:lvlRestart w:val="0"/>
      <w:lvlText w:val=""/>
      <w:lvlJc w:val="left"/>
      <w:pPr>
        <w:tabs>
          <w:tab w:val="num" w:pos="6174"/>
        </w:tabs>
        <w:ind w:left="6174" w:hanging="363"/>
      </w:pPr>
      <w:rPr>
        <w:color w:val="auto"/>
      </w:rPr>
    </w:lvl>
    <w:lvl w:ilvl="7">
      <w:start w:val="1"/>
      <w:numFmt w:val="none"/>
      <w:lvlRestart w:val="0"/>
      <w:lvlText w:val=""/>
      <w:lvlJc w:val="left"/>
      <w:pPr>
        <w:tabs>
          <w:tab w:val="num" w:pos="6894"/>
        </w:tabs>
        <w:ind w:left="6894" w:hanging="363"/>
      </w:pPr>
      <w:rPr>
        <w:color w:val="auto"/>
      </w:rPr>
    </w:lvl>
    <w:lvl w:ilvl="8">
      <w:start w:val="1"/>
      <w:numFmt w:val="none"/>
      <w:lvlRestart w:val="0"/>
      <w:lvlText w:val=""/>
      <w:lvlJc w:val="right"/>
      <w:pPr>
        <w:tabs>
          <w:tab w:val="num" w:pos="7614"/>
        </w:tabs>
        <w:ind w:left="7614" w:hanging="182"/>
      </w:pPr>
      <w:rPr>
        <w:color w:val="auto"/>
      </w:rPr>
    </w:lvl>
  </w:abstractNum>
  <w:abstractNum w:abstractNumId="48">
    <w:nsid w:val="70FC4F0B"/>
    <w:multiLevelType w:val="multilevel"/>
    <w:tmpl w:val="6CF6B194"/>
    <w:name w:val="MySteps"/>
    <w:lvl w:ilvl="0">
      <w:start w:val="1"/>
      <w:numFmt w:val="decimal"/>
      <w:lvlRestart w:val="0"/>
      <w:lvlText w:val="%1"/>
      <w:lvlJc w:val="left"/>
      <w:pPr>
        <w:tabs>
          <w:tab w:val="num" w:pos="1247"/>
        </w:tabs>
        <w:ind w:left="1247" w:hanging="340"/>
      </w:pPr>
      <w:rPr>
        <w:rFonts w:ascii="Arial" w:hAnsi="Arial" w:cs="Arial"/>
        <w:b/>
        <w:bCs/>
        <w:i w:val="0"/>
        <w:color w:val="FF6600"/>
        <w:sz w:val="20"/>
        <w:szCs w:val="20"/>
      </w:rPr>
    </w:lvl>
    <w:lvl w:ilvl="1">
      <w:start w:val="1"/>
      <w:numFmt w:val="lowerLetter"/>
      <w:lvlRestart w:val="0"/>
      <w:lvlText w:val="%2"/>
      <w:lvlJc w:val="left"/>
      <w:pPr>
        <w:tabs>
          <w:tab w:val="num" w:pos="1587"/>
        </w:tabs>
        <w:ind w:left="1587" w:hanging="340"/>
      </w:pPr>
      <w:rPr>
        <w:rFonts w:ascii="Arial" w:hAnsi="Arial" w:cs="Arial"/>
        <w:b/>
        <w:bCs/>
        <w:i w:val="0"/>
        <w:color w:val="FF6600"/>
        <w:sz w:val="20"/>
        <w:szCs w:val="20"/>
      </w:rPr>
    </w:lvl>
    <w:lvl w:ilvl="2">
      <w:start w:val="1"/>
      <w:numFmt w:val="decimal"/>
      <w:lvlRestart w:val="0"/>
      <w:lvlText w:val="%3"/>
      <w:lvlJc w:val="right"/>
      <w:pPr>
        <w:tabs>
          <w:tab w:val="num" w:pos="397"/>
        </w:tabs>
        <w:ind w:left="397" w:hanging="227"/>
      </w:pPr>
      <w:rPr>
        <w:rFonts w:ascii="Arial" w:hAnsi="Arial" w:cs="Arial"/>
        <w:b/>
        <w:bCs/>
        <w:color w:val="FF6600"/>
        <w:sz w:val="20"/>
        <w:szCs w:val="20"/>
      </w:rPr>
    </w:lvl>
    <w:lvl w:ilvl="3">
      <w:start w:val="1"/>
      <w:numFmt w:val="lowerLetter"/>
      <w:lvlRestart w:val="0"/>
      <w:lvlText w:val="%4"/>
      <w:lvlJc w:val="right"/>
      <w:pPr>
        <w:tabs>
          <w:tab w:val="num" w:pos="624"/>
        </w:tabs>
        <w:ind w:left="624" w:hanging="227"/>
      </w:pPr>
      <w:rPr>
        <w:rFonts w:ascii="Arial" w:hAnsi="Arial" w:cs="Arial"/>
        <w:b/>
        <w:bCs/>
        <w:color w:val="FF6600"/>
        <w:sz w:val="20"/>
        <w:szCs w:val="20"/>
      </w:rPr>
    </w:lvl>
    <w:lvl w:ilvl="4">
      <w:start w:val="1"/>
      <w:numFmt w:val="decimal"/>
      <w:lvlRestart w:val="0"/>
      <w:suff w:val="space"/>
      <w:lvlText w:val="%5"/>
      <w:lvlJc w:val="left"/>
      <w:pPr>
        <w:tabs>
          <w:tab w:val="num" w:pos="340"/>
        </w:tabs>
        <w:ind w:left="340" w:hanging="170"/>
      </w:pPr>
      <w:rPr>
        <w:rFonts w:ascii="Arial" w:hAnsi="Arial" w:cs="Arial"/>
        <w:b/>
        <w:bCs/>
        <w:color w:val="auto"/>
        <w:sz w:val="20"/>
        <w:szCs w:val="20"/>
      </w:rPr>
    </w:lvl>
    <w:lvl w:ilvl="5">
      <w:start w:val="1"/>
      <w:numFmt w:val="none"/>
      <w:lvlRestart w:val="0"/>
      <w:lvlText w:val=""/>
      <w:lvlJc w:val="right"/>
      <w:pPr>
        <w:tabs>
          <w:tab w:val="num" w:pos="5454"/>
        </w:tabs>
        <w:ind w:left="5454" w:hanging="182"/>
      </w:pPr>
      <w:rPr>
        <w:color w:val="auto"/>
      </w:rPr>
    </w:lvl>
    <w:lvl w:ilvl="6">
      <w:start w:val="1"/>
      <w:numFmt w:val="none"/>
      <w:lvlRestart w:val="0"/>
      <w:lvlText w:val=""/>
      <w:lvlJc w:val="left"/>
      <w:pPr>
        <w:tabs>
          <w:tab w:val="num" w:pos="6174"/>
        </w:tabs>
        <w:ind w:left="6174" w:hanging="363"/>
      </w:pPr>
      <w:rPr>
        <w:color w:val="auto"/>
      </w:rPr>
    </w:lvl>
    <w:lvl w:ilvl="7">
      <w:start w:val="1"/>
      <w:numFmt w:val="none"/>
      <w:lvlRestart w:val="0"/>
      <w:lvlText w:val=""/>
      <w:lvlJc w:val="left"/>
      <w:pPr>
        <w:tabs>
          <w:tab w:val="num" w:pos="6894"/>
        </w:tabs>
        <w:ind w:left="6894" w:hanging="363"/>
      </w:pPr>
      <w:rPr>
        <w:color w:val="auto"/>
      </w:rPr>
    </w:lvl>
    <w:lvl w:ilvl="8">
      <w:start w:val="1"/>
      <w:numFmt w:val="none"/>
      <w:lvlRestart w:val="0"/>
      <w:lvlText w:val=""/>
      <w:lvlJc w:val="right"/>
      <w:pPr>
        <w:tabs>
          <w:tab w:val="num" w:pos="7614"/>
        </w:tabs>
        <w:ind w:left="7614" w:hanging="182"/>
      </w:pPr>
      <w:rPr>
        <w:color w:val="auto"/>
      </w:rPr>
    </w:lvl>
  </w:abstractNum>
  <w:abstractNum w:abstractNumId="49">
    <w:nsid w:val="77990484"/>
    <w:multiLevelType w:val="multilevel"/>
    <w:tmpl w:val="46FCAFF8"/>
    <w:lvl w:ilvl="0">
      <w:numFmt w:val="none"/>
      <w:lvlText w:val=""/>
      <w:lvlJc w:val="left"/>
      <w:pPr>
        <w:tabs>
          <w:tab w:val="num" w:pos="360"/>
        </w:tabs>
      </w:pPr>
    </w:lvl>
    <w:lvl w:ilvl="1">
      <w:start w:val="1"/>
      <w:numFmt w:val="lowerRoman"/>
      <w:lvlRestart w:val="0"/>
      <w:lvlText w:val="%2"/>
      <w:lvlJc w:val="left"/>
      <w:pPr>
        <w:tabs>
          <w:tab w:val="num" w:pos="1587"/>
        </w:tabs>
        <w:ind w:left="1587" w:hanging="340"/>
      </w:pPr>
      <w:rPr>
        <w:rFonts w:ascii="Arial" w:hAnsi="Arial" w:cs="Arial"/>
        <w:b/>
        <w:bCs/>
        <w:i w:val="0"/>
        <w:color w:val="FF6600"/>
        <w:sz w:val="20"/>
        <w:szCs w:val="20"/>
      </w:rPr>
    </w:lvl>
    <w:lvl w:ilvl="2">
      <w:start w:val="1"/>
      <w:numFmt w:val="decimal"/>
      <w:lvlRestart w:val="0"/>
      <w:lvlText w:val="%3"/>
      <w:lvlJc w:val="right"/>
      <w:pPr>
        <w:tabs>
          <w:tab w:val="num" w:pos="340"/>
        </w:tabs>
        <w:ind w:left="340" w:hanging="227"/>
      </w:pPr>
      <w:rPr>
        <w:rFonts w:ascii="Arial" w:hAnsi="Arial" w:cs="Arial"/>
        <w:b/>
        <w:bCs/>
        <w:color w:val="FF6600"/>
        <w:sz w:val="20"/>
        <w:szCs w:val="20"/>
      </w:rPr>
    </w:lvl>
    <w:lvl w:ilvl="3">
      <w:start w:val="1"/>
      <w:numFmt w:val="none"/>
      <w:lvlRestart w:val="0"/>
      <w:lvlText w:val=""/>
      <w:lvlJc w:val="left"/>
      <w:pPr>
        <w:tabs>
          <w:tab w:val="num" w:pos="4014"/>
        </w:tabs>
        <w:ind w:left="4014" w:hanging="363"/>
      </w:pPr>
      <w:rPr>
        <w:color w:val="auto"/>
      </w:rPr>
    </w:lvl>
    <w:lvl w:ilvl="4">
      <w:start w:val="1"/>
      <w:numFmt w:val="none"/>
      <w:lvlRestart w:val="0"/>
      <w:lvlText w:val=""/>
      <w:lvlJc w:val="left"/>
      <w:pPr>
        <w:tabs>
          <w:tab w:val="num" w:pos="4734"/>
        </w:tabs>
        <w:ind w:left="4734" w:hanging="363"/>
      </w:pPr>
      <w:rPr>
        <w:color w:val="auto"/>
      </w:rPr>
    </w:lvl>
    <w:lvl w:ilvl="5">
      <w:start w:val="1"/>
      <w:numFmt w:val="none"/>
      <w:lvlRestart w:val="0"/>
      <w:lvlText w:val=""/>
      <w:lvlJc w:val="right"/>
      <w:pPr>
        <w:tabs>
          <w:tab w:val="num" w:pos="5454"/>
        </w:tabs>
        <w:ind w:left="5454" w:hanging="182"/>
      </w:pPr>
      <w:rPr>
        <w:color w:val="auto"/>
      </w:rPr>
    </w:lvl>
    <w:lvl w:ilvl="6">
      <w:start w:val="1"/>
      <w:numFmt w:val="none"/>
      <w:lvlRestart w:val="0"/>
      <w:lvlText w:val=""/>
      <w:lvlJc w:val="left"/>
      <w:pPr>
        <w:tabs>
          <w:tab w:val="num" w:pos="6174"/>
        </w:tabs>
        <w:ind w:left="6174" w:hanging="363"/>
      </w:pPr>
      <w:rPr>
        <w:color w:val="auto"/>
      </w:rPr>
    </w:lvl>
    <w:lvl w:ilvl="7">
      <w:start w:val="1"/>
      <w:numFmt w:val="none"/>
      <w:lvlRestart w:val="0"/>
      <w:lvlText w:val=""/>
      <w:lvlJc w:val="left"/>
      <w:pPr>
        <w:tabs>
          <w:tab w:val="num" w:pos="6894"/>
        </w:tabs>
        <w:ind w:left="6894" w:hanging="363"/>
      </w:pPr>
      <w:rPr>
        <w:color w:val="auto"/>
      </w:rPr>
    </w:lvl>
    <w:lvl w:ilvl="8">
      <w:start w:val="1"/>
      <w:numFmt w:val="none"/>
      <w:lvlRestart w:val="0"/>
      <w:lvlText w:val=""/>
      <w:lvlJc w:val="right"/>
      <w:pPr>
        <w:tabs>
          <w:tab w:val="num" w:pos="7614"/>
        </w:tabs>
        <w:ind w:left="7614" w:hanging="182"/>
      </w:pPr>
      <w:rPr>
        <w:color w:val="auto"/>
      </w:rPr>
    </w:lvl>
  </w:abstractNum>
  <w:abstractNum w:abstractNumId="50">
    <w:nsid w:val="795515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1">
    <w:nsid w:val="7A1A1A24"/>
    <w:multiLevelType w:val="multilevel"/>
    <w:tmpl w:val="4210DCDE"/>
    <w:lvl w:ilvl="0">
      <w:numFmt w:val="none"/>
      <w:lvlText w:val=""/>
      <w:lvlJc w:val="left"/>
      <w:pPr>
        <w:tabs>
          <w:tab w:val="num" w:pos="360"/>
        </w:tabs>
      </w:pPr>
    </w:lvl>
    <w:lvl w:ilvl="1">
      <w:start w:val="1"/>
      <w:numFmt w:val="lowerRoman"/>
      <w:lvlRestart w:val="0"/>
      <w:lvlText w:val="%2"/>
      <w:lvlJc w:val="left"/>
      <w:pPr>
        <w:tabs>
          <w:tab w:val="num" w:pos="1587"/>
        </w:tabs>
        <w:ind w:left="1587" w:hanging="340"/>
      </w:pPr>
      <w:rPr>
        <w:rFonts w:ascii="Arial" w:hAnsi="Arial" w:cs="Arial"/>
        <w:b/>
        <w:bCs/>
        <w:i w:val="0"/>
        <w:color w:val="FF6600"/>
        <w:sz w:val="20"/>
        <w:szCs w:val="20"/>
      </w:rPr>
    </w:lvl>
    <w:lvl w:ilvl="2">
      <w:start w:val="1"/>
      <w:numFmt w:val="decimal"/>
      <w:lvlRestart w:val="0"/>
      <w:lvlText w:val="%3"/>
      <w:lvlJc w:val="right"/>
      <w:pPr>
        <w:tabs>
          <w:tab w:val="num" w:pos="340"/>
        </w:tabs>
        <w:ind w:left="340" w:hanging="227"/>
      </w:pPr>
      <w:rPr>
        <w:rFonts w:ascii="Arial" w:hAnsi="Arial" w:cs="Arial"/>
        <w:b/>
        <w:bCs/>
        <w:color w:val="FF6600"/>
        <w:sz w:val="20"/>
        <w:szCs w:val="20"/>
      </w:rPr>
    </w:lvl>
    <w:lvl w:ilvl="3">
      <w:start w:val="1"/>
      <w:numFmt w:val="none"/>
      <w:lvlRestart w:val="0"/>
      <w:lvlText w:val=""/>
      <w:lvlJc w:val="left"/>
      <w:pPr>
        <w:tabs>
          <w:tab w:val="num" w:pos="4014"/>
        </w:tabs>
        <w:ind w:left="4014" w:hanging="363"/>
      </w:pPr>
      <w:rPr>
        <w:color w:val="auto"/>
      </w:rPr>
    </w:lvl>
    <w:lvl w:ilvl="4">
      <w:start w:val="1"/>
      <w:numFmt w:val="none"/>
      <w:lvlRestart w:val="0"/>
      <w:lvlText w:val=""/>
      <w:lvlJc w:val="left"/>
      <w:pPr>
        <w:tabs>
          <w:tab w:val="num" w:pos="4734"/>
        </w:tabs>
        <w:ind w:left="4734" w:hanging="363"/>
      </w:pPr>
      <w:rPr>
        <w:color w:val="auto"/>
      </w:rPr>
    </w:lvl>
    <w:lvl w:ilvl="5">
      <w:start w:val="1"/>
      <w:numFmt w:val="none"/>
      <w:lvlRestart w:val="0"/>
      <w:lvlText w:val=""/>
      <w:lvlJc w:val="right"/>
      <w:pPr>
        <w:tabs>
          <w:tab w:val="num" w:pos="5454"/>
        </w:tabs>
        <w:ind w:left="5454" w:hanging="182"/>
      </w:pPr>
      <w:rPr>
        <w:color w:val="auto"/>
      </w:rPr>
    </w:lvl>
    <w:lvl w:ilvl="6">
      <w:start w:val="1"/>
      <w:numFmt w:val="none"/>
      <w:lvlRestart w:val="0"/>
      <w:lvlText w:val=""/>
      <w:lvlJc w:val="left"/>
      <w:pPr>
        <w:tabs>
          <w:tab w:val="num" w:pos="6174"/>
        </w:tabs>
        <w:ind w:left="6174" w:hanging="363"/>
      </w:pPr>
      <w:rPr>
        <w:color w:val="auto"/>
      </w:rPr>
    </w:lvl>
    <w:lvl w:ilvl="7">
      <w:start w:val="1"/>
      <w:numFmt w:val="none"/>
      <w:lvlRestart w:val="0"/>
      <w:lvlText w:val=""/>
      <w:lvlJc w:val="left"/>
      <w:pPr>
        <w:tabs>
          <w:tab w:val="num" w:pos="6894"/>
        </w:tabs>
        <w:ind w:left="6894" w:hanging="363"/>
      </w:pPr>
      <w:rPr>
        <w:color w:val="auto"/>
      </w:rPr>
    </w:lvl>
    <w:lvl w:ilvl="8">
      <w:start w:val="1"/>
      <w:numFmt w:val="none"/>
      <w:lvlRestart w:val="0"/>
      <w:lvlText w:val=""/>
      <w:lvlJc w:val="right"/>
      <w:pPr>
        <w:tabs>
          <w:tab w:val="num" w:pos="7614"/>
        </w:tabs>
        <w:ind w:left="7614" w:hanging="182"/>
      </w:pPr>
      <w:rPr>
        <w:color w:val="auto"/>
      </w:rPr>
    </w:lvl>
  </w:abstractNum>
  <w:abstractNum w:abstractNumId="52">
    <w:nsid w:val="7B5A782D"/>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53">
    <w:nsid w:val="7BA37213"/>
    <w:multiLevelType w:val="hybridMultilevel"/>
    <w:tmpl w:val="37BEBAD6"/>
    <w:lvl w:ilvl="0" w:tplc="CFA0AA08">
      <w:start w:val="1"/>
      <w:numFmt w:val="decimal"/>
      <w:lvlText w:val="%1."/>
      <w:lvlJc w:val="left"/>
      <w:pPr>
        <w:ind w:left="1080" w:hanging="360"/>
      </w:pPr>
    </w:lvl>
    <w:lvl w:ilvl="1" w:tplc="8B0A9EC0" w:tentative="1">
      <w:start w:val="1"/>
      <w:numFmt w:val="lowerLetter"/>
      <w:lvlText w:val="%2."/>
      <w:lvlJc w:val="left"/>
      <w:pPr>
        <w:ind w:left="1800" w:hanging="360"/>
      </w:pPr>
    </w:lvl>
    <w:lvl w:ilvl="2" w:tplc="B1E66868" w:tentative="1">
      <w:start w:val="1"/>
      <w:numFmt w:val="lowerRoman"/>
      <w:lvlText w:val="%3."/>
      <w:lvlJc w:val="right"/>
      <w:pPr>
        <w:ind w:left="2520" w:hanging="180"/>
      </w:pPr>
    </w:lvl>
    <w:lvl w:ilvl="3" w:tplc="E7F40366" w:tentative="1">
      <w:start w:val="1"/>
      <w:numFmt w:val="decimal"/>
      <w:lvlText w:val="%4."/>
      <w:lvlJc w:val="left"/>
      <w:pPr>
        <w:ind w:left="3240" w:hanging="360"/>
      </w:pPr>
    </w:lvl>
    <w:lvl w:ilvl="4" w:tplc="C3703E98" w:tentative="1">
      <w:start w:val="1"/>
      <w:numFmt w:val="lowerLetter"/>
      <w:lvlText w:val="%5."/>
      <w:lvlJc w:val="left"/>
      <w:pPr>
        <w:ind w:left="3960" w:hanging="360"/>
      </w:pPr>
    </w:lvl>
    <w:lvl w:ilvl="5" w:tplc="A0F454BE" w:tentative="1">
      <w:start w:val="1"/>
      <w:numFmt w:val="lowerRoman"/>
      <w:lvlText w:val="%6."/>
      <w:lvlJc w:val="right"/>
      <w:pPr>
        <w:ind w:left="4680" w:hanging="180"/>
      </w:pPr>
    </w:lvl>
    <w:lvl w:ilvl="6" w:tplc="7180A6F6" w:tentative="1">
      <w:start w:val="1"/>
      <w:numFmt w:val="decimal"/>
      <w:lvlText w:val="%7."/>
      <w:lvlJc w:val="left"/>
      <w:pPr>
        <w:ind w:left="5400" w:hanging="360"/>
      </w:pPr>
    </w:lvl>
    <w:lvl w:ilvl="7" w:tplc="BCD25B08" w:tentative="1">
      <w:start w:val="1"/>
      <w:numFmt w:val="lowerLetter"/>
      <w:lvlText w:val="%8."/>
      <w:lvlJc w:val="left"/>
      <w:pPr>
        <w:ind w:left="6120" w:hanging="360"/>
      </w:pPr>
    </w:lvl>
    <w:lvl w:ilvl="8" w:tplc="D7F2D97C" w:tentative="1">
      <w:start w:val="1"/>
      <w:numFmt w:val="lowerRoman"/>
      <w:lvlText w:val="%9."/>
      <w:lvlJc w:val="right"/>
      <w:pPr>
        <w:ind w:left="6840" w:hanging="180"/>
      </w:pPr>
    </w:lvl>
  </w:abstractNum>
  <w:abstractNum w:abstractNumId="54">
    <w:nsid w:val="7E6E2046"/>
    <w:multiLevelType w:val="hybridMultilevel"/>
    <w:tmpl w:val="CA84D936"/>
    <w:lvl w:ilvl="0" w:tplc="FA5094F6">
      <w:start w:val="1"/>
      <w:numFmt w:val="bullet"/>
      <w:lvlText w:val=""/>
      <w:lvlJc w:val="left"/>
      <w:pPr>
        <w:ind w:left="720" w:hanging="360"/>
      </w:pPr>
      <w:rPr>
        <w:rFonts w:ascii="Symbol" w:hAnsi="Symbol" w:hint="default"/>
      </w:rPr>
    </w:lvl>
    <w:lvl w:ilvl="1" w:tplc="2CBA39FA" w:tentative="1">
      <w:start w:val="1"/>
      <w:numFmt w:val="bullet"/>
      <w:lvlText w:val="o"/>
      <w:lvlJc w:val="left"/>
      <w:pPr>
        <w:ind w:left="1440" w:hanging="360"/>
      </w:pPr>
      <w:rPr>
        <w:rFonts w:ascii="Courier New" w:hAnsi="Courier New" w:cs="Courier New" w:hint="default"/>
      </w:rPr>
    </w:lvl>
    <w:lvl w:ilvl="2" w:tplc="A870660A" w:tentative="1">
      <w:start w:val="1"/>
      <w:numFmt w:val="bullet"/>
      <w:lvlText w:val=""/>
      <w:lvlJc w:val="left"/>
      <w:pPr>
        <w:ind w:left="2160" w:hanging="360"/>
      </w:pPr>
      <w:rPr>
        <w:rFonts w:ascii="Wingdings" w:hAnsi="Wingdings" w:hint="default"/>
      </w:rPr>
    </w:lvl>
    <w:lvl w:ilvl="3" w:tplc="2E1898CA" w:tentative="1">
      <w:start w:val="1"/>
      <w:numFmt w:val="bullet"/>
      <w:lvlText w:val=""/>
      <w:lvlJc w:val="left"/>
      <w:pPr>
        <w:ind w:left="2880" w:hanging="360"/>
      </w:pPr>
      <w:rPr>
        <w:rFonts w:ascii="Symbol" w:hAnsi="Symbol" w:hint="default"/>
      </w:rPr>
    </w:lvl>
    <w:lvl w:ilvl="4" w:tplc="FD623C82" w:tentative="1">
      <w:start w:val="1"/>
      <w:numFmt w:val="bullet"/>
      <w:lvlText w:val="o"/>
      <w:lvlJc w:val="left"/>
      <w:pPr>
        <w:ind w:left="3600" w:hanging="360"/>
      </w:pPr>
      <w:rPr>
        <w:rFonts w:ascii="Courier New" w:hAnsi="Courier New" w:cs="Courier New" w:hint="default"/>
      </w:rPr>
    </w:lvl>
    <w:lvl w:ilvl="5" w:tplc="D99CE280" w:tentative="1">
      <w:start w:val="1"/>
      <w:numFmt w:val="bullet"/>
      <w:lvlText w:val=""/>
      <w:lvlJc w:val="left"/>
      <w:pPr>
        <w:ind w:left="4320" w:hanging="360"/>
      </w:pPr>
      <w:rPr>
        <w:rFonts w:ascii="Wingdings" w:hAnsi="Wingdings" w:hint="default"/>
      </w:rPr>
    </w:lvl>
    <w:lvl w:ilvl="6" w:tplc="F08A9886" w:tentative="1">
      <w:start w:val="1"/>
      <w:numFmt w:val="bullet"/>
      <w:lvlText w:val=""/>
      <w:lvlJc w:val="left"/>
      <w:pPr>
        <w:ind w:left="5040" w:hanging="360"/>
      </w:pPr>
      <w:rPr>
        <w:rFonts w:ascii="Symbol" w:hAnsi="Symbol" w:hint="default"/>
      </w:rPr>
    </w:lvl>
    <w:lvl w:ilvl="7" w:tplc="E07C893C" w:tentative="1">
      <w:start w:val="1"/>
      <w:numFmt w:val="bullet"/>
      <w:lvlText w:val="o"/>
      <w:lvlJc w:val="left"/>
      <w:pPr>
        <w:ind w:left="5760" w:hanging="360"/>
      </w:pPr>
      <w:rPr>
        <w:rFonts w:ascii="Courier New" w:hAnsi="Courier New" w:cs="Courier New" w:hint="default"/>
      </w:rPr>
    </w:lvl>
    <w:lvl w:ilvl="8" w:tplc="64F225F2" w:tentative="1">
      <w:start w:val="1"/>
      <w:numFmt w:val="bullet"/>
      <w:lvlText w:val=""/>
      <w:lvlJc w:val="left"/>
      <w:pPr>
        <w:ind w:left="6480" w:hanging="360"/>
      </w:pPr>
      <w:rPr>
        <w:rFonts w:ascii="Wingdings" w:hAnsi="Wingdings" w:hint="default"/>
      </w:rPr>
    </w:lvl>
  </w:abstractNum>
  <w:abstractNum w:abstractNumId="55">
    <w:nsid w:val="7F8D2041"/>
    <w:multiLevelType w:val="multilevel"/>
    <w:tmpl w:val="920A3072"/>
    <w:lvl w:ilvl="0">
      <w:start w:val="1"/>
      <w:numFmt w:val="bullet"/>
      <w:lvlRestart w:val="0"/>
      <w:pStyle w:val="Bullet1"/>
      <w:lvlText w:val="•"/>
      <w:lvlJc w:val="left"/>
      <w:pPr>
        <w:tabs>
          <w:tab w:val="num" w:pos="340"/>
        </w:tabs>
        <w:ind w:left="340" w:hanging="340"/>
      </w:pPr>
      <w:rPr>
        <w:rFonts w:ascii="Century Schoolbook" w:hAnsi="Century Schoolbook" w:cs="Times New Roman" w:hint="default"/>
        <w:b/>
        <w:i w:val="0"/>
        <w:color w:val="3399CC"/>
        <w:sz w:val="26"/>
        <w:szCs w:val="26"/>
      </w:rPr>
    </w:lvl>
    <w:lvl w:ilvl="1">
      <w:start w:val="1"/>
      <w:numFmt w:val="bullet"/>
      <w:lvlRestart w:val="0"/>
      <w:pStyle w:val="Bullet2"/>
      <w:lvlText w:val="•"/>
      <w:lvlJc w:val="left"/>
      <w:pPr>
        <w:tabs>
          <w:tab w:val="num" w:pos="680"/>
        </w:tabs>
        <w:ind w:left="680" w:hanging="340"/>
      </w:pPr>
      <w:rPr>
        <w:rFonts w:ascii="Century Schoolbook" w:hAnsi="Century Schoolbook" w:cs="Century Schoolbook" w:hint="default"/>
        <w:b/>
        <w:i w:val="0"/>
        <w:color w:val="3399CC"/>
        <w:sz w:val="20"/>
        <w:szCs w:val="20"/>
      </w:rPr>
    </w:lvl>
    <w:lvl w:ilvl="2">
      <w:start w:val="1"/>
      <w:numFmt w:val="bullet"/>
      <w:lvlRestart w:val="0"/>
      <w:pStyle w:val="Bullet1Indent"/>
      <w:lvlText w:val="•"/>
      <w:lvlJc w:val="left"/>
      <w:pPr>
        <w:tabs>
          <w:tab w:val="num" w:pos="680"/>
        </w:tabs>
        <w:ind w:left="680" w:hanging="340"/>
      </w:pPr>
      <w:rPr>
        <w:rFonts w:ascii="Century Schoolbook" w:hAnsi="Century Schoolbook" w:cs="Times New Roman" w:hint="default"/>
        <w:b/>
        <w:i w:val="0"/>
        <w:color w:val="3399CC"/>
        <w:sz w:val="26"/>
        <w:szCs w:val="26"/>
      </w:rPr>
    </w:lvl>
    <w:lvl w:ilvl="3">
      <w:start w:val="1"/>
      <w:numFmt w:val="bullet"/>
      <w:lvlRestart w:val="0"/>
      <w:pStyle w:val="Bullet2Indent"/>
      <w:lvlText w:val=""/>
      <w:lvlJc w:val="left"/>
      <w:pPr>
        <w:tabs>
          <w:tab w:val="num" w:pos="1928"/>
        </w:tabs>
        <w:ind w:left="1928" w:hanging="341"/>
      </w:pPr>
      <w:rPr>
        <w:rFonts w:ascii="Times New Roman" w:hAnsi="Times New Roman" w:cs="Times New Roman" w:hint="default"/>
        <w:b/>
        <w:i w:val="0"/>
        <w:color w:val="FF6600"/>
        <w:sz w:val="20"/>
        <w:szCs w:val="20"/>
      </w:rPr>
    </w:lvl>
    <w:lvl w:ilvl="4">
      <w:start w:val="1"/>
      <w:numFmt w:val="none"/>
      <w:lvlRestart w:val="0"/>
      <w:lvlText w:val=""/>
      <w:lvlJc w:val="left"/>
      <w:pPr>
        <w:tabs>
          <w:tab w:val="num" w:pos="1417"/>
        </w:tabs>
        <w:ind w:left="1417" w:hanging="283"/>
      </w:pPr>
      <w:rPr>
        <w:rFonts w:hint="default"/>
        <w:sz w:val="24"/>
        <w:szCs w:val="24"/>
      </w:rPr>
    </w:lvl>
    <w:lvl w:ilvl="5">
      <w:start w:val="1"/>
      <w:numFmt w:val="none"/>
      <w:lvlRestart w:val="0"/>
      <w:lvlText w:val=""/>
      <w:lvlJc w:val="left"/>
      <w:pPr>
        <w:tabs>
          <w:tab w:val="num" w:pos="1701"/>
        </w:tabs>
        <w:ind w:left="1701" w:hanging="284"/>
      </w:pPr>
      <w:rPr>
        <w:rFonts w:hint="default"/>
        <w:sz w:val="20"/>
        <w:szCs w:val="20"/>
      </w:rPr>
    </w:lvl>
    <w:lvl w:ilvl="6">
      <w:start w:val="1"/>
      <w:numFmt w:val="none"/>
      <w:lvlRestart w:val="0"/>
      <w:lvlText w:val=""/>
      <w:lvlJc w:val="left"/>
      <w:pPr>
        <w:tabs>
          <w:tab w:val="num" w:pos="1417"/>
        </w:tabs>
        <w:ind w:left="1417" w:hanging="283"/>
      </w:pPr>
      <w:rPr>
        <w:rFonts w:hint="default"/>
        <w:sz w:val="24"/>
        <w:szCs w:val="24"/>
      </w:rPr>
    </w:lvl>
    <w:lvl w:ilvl="7">
      <w:start w:val="1"/>
      <w:numFmt w:val="none"/>
      <w:lvlRestart w:val="0"/>
      <w:lvlText w:val=""/>
      <w:lvlJc w:val="left"/>
      <w:pPr>
        <w:tabs>
          <w:tab w:val="num" w:pos="1701"/>
        </w:tabs>
        <w:ind w:left="1701" w:hanging="284"/>
      </w:pPr>
      <w:rPr>
        <w:rFonts w:hint="default"/>
        <w:sz w:val="20"/>
        <w:szCs w:val="20"/>
      </w:rPr>
    </w:lvl>
    <w:lvl w:ilvl="8">
      <w:start w:val="1"/>
      <w:numFmt w:val="none"/>
      <w:lvlRestart w:val="0"/>
      <w:lvlText w:val=""/>
      <w:lvlJc w:val="left"/>
      <w:pPr>
        <w:tabs>
          <w:tab w:val="num" w:pos="8997"/>
        </w:tabs>
        <w:ind w:left="4320" w:hanging="1440"/>
      </w:pPr>
      <w:rPr>
        <w:rFonts w:hint="default"/>
      </w:rPr>
    </w:lvl>
  </w:abstractNum>
  <w:abstractNum w:abstractNumId="56">
    <w:nsid w:val="7F900C60"/>
    <w:multiLevelType w:val="hybridMultilevel"/>
    <w:tmpl w:val="DF62525E"/>
    <w:name w:val="TableBulTemp3"/>
    <w:lvl w:ilvl="0" w:tplc="28B02C78">
      <w:start w:val="1"/>
      <w:numFmt w:val="bullet"/>
      <w:lvlText w:val=""/>
      <w:lvlJc w:val="left"/>
      <w:pPr>
        <w:ind w:left="720" w:hanging="360"/>
      </w:pPr>
      <w:rPr>
        <w:rFonts w:ascii="Symbol" w:hAnsi="Symbol" w:hint="default"/>
      </w:rPr>
    </w:lvl>
    <w:lvl w:ilvl="1" w:tplc="794018A4" w:tentative="1">
      <w:start w:val="1"/>
      <w:numFmt w:val="bullet"/>
      <w:lvlText w:val="o"/>
      <w:lvlJc w:val="left"/>
      <w:pPr>
        <w:ind w:left="1440" w:hanging="360"/>
      </w:pPr>
      <w:rPr>
        <w:rFonts w:ascii="Courier New" w:hAnsi="Courier New" w:cs="Courier New" w:hint="default"/>
      </w:rPr>
    </w:lvl>
    <w:lvl w:ilvl="2" w:tplc="C0A89296" w:tentative="1">
      <w:start w:val="1"/>
      <w:numFmt w:val="bullet"/>
      <w:lvlText w:val=""/>
      <w:lvlJc w:val="left"/>
      <w:pPr>
        <w:ind w:left="2160" w:hanging="360"/>
      </w:pPr>
      <w:rPr>
        <w:rFonts w:ascii="Wingdings" w:hAnsi="Wingdings" w:hint="default"/>
      </w:rPr>
    </w:lvl>
    <w:lvl w:ilvl="3" w:tplc="FC5C0EA4" w:tentative="1">
      <w:start w:val="1"/>
      <w:numFmt w:val="bullet"/>
      <w:lvlText w:val=""/>
      <w:lvlJc w:val="left"/>
      <w:pPr>
        <w:ind w:left="2880" w:hanging="360"/>
      </w:pPr>
      <w:rPr>
        <w:rFonts w:ascii="Symbol" w:hAnsi="Symbol" w:hint="default"/>
      </w:rPr>
    </w:lvl>
    <w:lvl w:ilvl="4" w:tplc="2B387F30" w:tentative="1">
      <w:start w:val="1"/>
      <w:numFmt w:val="bullet"/>
      <w:lvlText w:val="o"/>
      <w:lvlJc w:val="left"/>
      <w:pPr>
        <w:ind w:left="3600" w:hanging="360"/>
      </w:pPr>
      <w:rPr>
        <w:rFonts w:ascii="Courier New" w:hAnsi="Courier New" w:cs="Courier New" w:hint="default"/>
      </w:rPr>
    </w:lvl>
    <w:lvl w:ilvl="5" w:tplc="CF36DF4A" w:tentative="1">
      <w:start w:val="1"/>
      <w:numFmt w:val="bullet"/>
      <w:lvlText w:val=""/>
      <w:lvlJc w:val="left"/>
      <w:pPr>
        <w:ind w:left="4320" w:hanging="360"/>
      </w:pPr>
      <w:rPr>
        <w:rFonts w:ascii="Wingdings" w:hAnsi="Wingdings" w:hint="default"/>
      </w:rPr>
    </w:lvl>
    <w:lvl w:ilvl="6" w:tplc="AED82524" w:tentative="1">
      <w:start w:val="1"/>
      <w:numFmt w:val="bullet"/>
      <w:lvlText w:val=""/>
      <w:lvlJc w:val="left"/>
      <w:pPr>
        <w:ind w:left="5040" w:hanging="360"/>
      </w:pPr>
      <w:rPr>
        <w:rFonts w:ascii="Symbol" w:hAnsi="Symbol" w:hint="default"/>
      </w:rPr>
    </w:lvl>
    <w:lvl w:ilvl="7" w:tplc="35A68E5A" w:tentative="1">
      <w:start w:val="1"/>
      <w:numFmt w:val="bullet"/>
      <w:lvlText w:val="o"/>
      <w:lvlJc w:val="left"/>
      <w:pPr>
        <w:ind w:left="5760" w:hanging="360"/>
      </w:pPr>
      <w:rPr>
        <w:rFonts w:ascii="Courier New" w:hAnsi="Courier New" w:cs="Courier New" w:hint="default"/>
      </w:rPr>
    </w:lvl>
    <w:lvl w:ilvl="8" w:tplc="8F44C18E" w:tentative="1">
      <w:start w:val="1"/>
      <w:numFmt w:val="bullet"/>
      <w:lvlText w:val=""/>
      <w:lvlJc w:val="left"/>
      <w:pPr>
        <w:ind w:left="6480" w:hanging="360"/>
      </w:pPr>
      <w:rPr>
        <w:rFonts w:ascii="Wingdings" w:hAnsi="Wingdings" w:hint="default"/>
      </w:rPr>
    </w:lvl>
  </w:abstractNum>
  <w:num w:numId="1">
    <w:abstractNumId w:val="37"/>
  </w:num>
  <w:num w:numId="2">
    <w:abstractNumId w:val="8"/>
  </w:num>
  <w:num w:numId="3">
    <w:abstractNumId w:val="19"/>
  </w:num>
  <w:num w:numId="4">
    <w:abstractNumId w:val="52"/>
  </w:num>
  <w:num w:numId="5">
    <w:abstractNumId w:val="22"/>
  </w:num>
  <w:num w:numId="6">
    <w:abstractNumId w:val="55"/>
  </w:num>
  <w:num w:numId="7">
    <w:abstractNumId w:val="36"/>
  </w:num>
  <w:num w:numId="8">
    <w:abstractNumId w:val="41"/>
  </w:num>
  <w:num w:numId="9">
    <w:abstractNumId w:val="44"/>
  </w:num>
  <w:num w:numId="10">
    <w:abstractNumId w:val="54"/>
  </w:num>
  <w:num w:numId="11">
    <w:abstractNumId w:val="17"/>
  </w:num>
  <w:num w:numId="12">
    <w:abstractNumId w:val="2"/>
  </w:num>
  <w:num w:numId="13">
    <w:abstractNumId w:val="24"/>
  </w:num>
  <w:num w:numId="14">
    <w:abstractNumId w:val="9"/>
  </w:num>
  <w:num w:numId="15">
    <w:abstractNumId w:val="42"/>
  </w:num>
  <w:num w:numId="16">
    <w:abstractNumId w:val="45"/>
  </w:num>
  <w:num w:numId="17">
    <w:abstractNumId w:val="56"/>
  </w:num>
  <w:num w:numId="18">
    <w:abstractNumId w:val="28"/>
  </w:num>
  <w:num w:numId="19">
    <w:abstractNumId w:val="38"/>
  </w:num>
  <w:num w:numId="20">
    <w:abstractNumId w:val="26"/>
  </w:num>
  <w:num w:numId="21">
    <w:abstractNumId w:val="14"/>
  </w:num>
  <w:num w:numId="22">
    <w:abstractNumId w:val="43"/>
  </w:num>
  <w:num w:numId="23">
    <w:abstractNumId w:val="27"/>
  </w:num>
  <w:num w:numId="24">
    <w:abstractNumId w:val="15"/>
  </w:num>
  <w:num w:numId="25">
    <w:abstractNumId w:val="7"/>
  </w:num>
  <w:num w:numId="26">
    <w:abstractNumId w:val="53"/>
  </w:num>
  <w:num w:numId="27">
    <w:abstractNumId w:val="13"/>
  </w:num>
  <w:num w:numId="28">
    <w:abstractNumId w:val="12"/>
  </w:num>
  <w:num w:numId="29">
    <w:abstractNumId w:val="3"/>
  </w:num>
  <w:num w:numId="30">
    <w:abstractNumId w:val="46"/>
  </w:num>
  <w:num w:numId="31">
    <w:abstractNumId w:val="5"/>
  </w:num>
  <w:num w:numId="32">
    <w:abstractNumId w:val="40"/>
  </w:num>
  <w:num w:numId="33">
    <w:abstractNumId w:val="39"/>
  </w:num>
  <w:num w:numId="34">
    <w:abstractNumId w:val="29"/>
  </w:num>
  <w:num w:numId="35">
    <w:abstractNumId w:val="18"/>
  </w:num>
  <w:num w:numId="36">
    <w:abstractNumId w:val="41"/>
    <w:lvlOverride w:ilvl="0">
      <w:startOverride w:val="1"/>
    </w:lvlOverride>
  </w:num>
  <w:num w:numId="37">
    <w:abstractNumId w:val="41"/>
    <w:lvlOverride w:ilvl="0">
      <w:startOverride w:val="1"/>
    </w:lvlOverride>
  </w:num>
  <w:num w:numId="38">
    <w:abstractNumId w:val="41"/>
    <w:lvlOverride w:ilvl="0">
      <w:startOverride w:val="1"/>
    </w:lvlOverride>
  </w:num>
  <w:num w:numId="39">
    <w:abstractNumId w:val="41"/>
    <w:lvlOverride w:ilvl="0">
      <w:startOverride w:val="1"/>
    </w:lvlOverride>
  </w:num>
  <w:num w:numId="40">
    <w:abstractNumId w:val="6"/>
  </w:num>
  <w:num w:numId="41">
    <w:abstractNumId w:val="1"/>
  </w:num>
  <w:num w:numId="42">
    <w:abstractNumId w:val="32"/>
  </w:num>
  <w:num w:numId="43">
    <w:abstractNumId w:val="4"/>
  </w:num>
  <w:num w:numId="44">
    <w:abstractNumId w:val="41"/>
  </w:num>
  <w:num w:numId="45">
    <w:abstractNumId w:val="41"/>
  </w:num>
  <w:num w:numId="46">
    <w:abstractNumId w:val="41"/>
    <w:lvlOverride w:ilvl="0">
      <w:startOverride w:val="1"/>
    </w:lvlOverride>
  </w:num>
  <w:num w:numId="47">
    <w:abstractNumId w:val="41"/>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proofState w:spelling="clean" w:grammar="clean"/>
  <w:stylePaneFormatFilter w:val="4004"/>
  <w:trackRevisions/>
  <w:defaultTabStop w:val="720"/>
  <w:drawingGridHorizontalSpacing w:val="100"/>
  <w:displayHorizontalDrawingGridEvery w:val="2"/>
  <w:noPunctuationKerning/>
  <w:characterSpacingControl w:val="doNotCompress"/>
  <w:hdrShapeDefaults>
    <o:shapedefaults v:ext="edit" spidmax="307202" fillcolor="none [3212]">
      <v:fill color="none [3212]"/>
    </o:shapedefaults>
  </w:hdrShapeDefaults>
  <w:footnotePr>
    <w:footnote w:id="-1"/>
    <w:footnote w:id="0"/>
  </w:footnotePr>
  <w:endnotePr>
    <w:endnote w:id="-1"/>
    <w:endnote w:id="0"/>
  </w:endnotePr>
  <w:compat/>
  <w:docVars>
    <w:docVar w:name="ToggleExample" w:val="0"/>
    <w:docVar w:name="ToggleInstruction" w:val="0"/>
    <w:docVar w:name="UpdateStyles" w:val="0"/>
  </w:docVars>
  <w:rsids>
    <w:rsidRoot w:val="00BC11DB"/>
    <w:rsid w:val="00000369"/>
    <w:rsid w:val="0000053E"/>
    <w:rsid w:val="00000627"/>
    <w:rsid w:val="0000075F"/>
    <w:rsid w:val="00002027"/>
    <w:rsid w:val="00004977"/>
    <w:rsid w:val="00005FDE"/>
    <w:rsid w:val="000060B5"/>
    <w:rsid w:val="00007262"/>
    <w:rsid w:val="00013686"/>
    <w:rsid w:val="00013FE0"/>
    <w:rsid w:val="000210A5"/>
    <w:rsid w:val="0002245E"/>
    <w:rsid w:val="00024C3C"/>
    <w:rsid w:val="0002628D"/>
    <w:rsid w:val="0002660D"/>
    <w:rsid w:val="00026685"/>
    <w:rsid w:val="00026A84"/>
    <w:rsid w:val="000272F6"/>
    <w:rsid w:val="0003036C"/>
    <w:rsid w:val="000304D6"/>
    <w:rsid w:val="000306E6"/>
    <w:rsid w:val="00030BB5"/>
    <w:rsid w:val="00032B63"/>
    <w:rsid w:val="00032FD2"/>
    <w:rsid w:val="000349CD"/>
    <w:rsid w:val="000368A9"/>
    <w:rsid w:val="000419A5"/>
    <w:rsid w:val="000433F2"/>
    <w:rsid w:val="00046836"/>
    <w:rsid w:val="0004710F"/>
    <w:rsid w:val="00047A6D"/>
    <w:rsid w:val="00047B7C"/>
    <w:rsid w:val="00050878"/>
    <w:rsid w:val="00052EED"/>
    <w:rsid w:val="0005490F"/>
    <w:rsid w:val="00054AD6"/>
    <w:rsid w:val="000559DB"/>
    <w:rsid w:val="000565A7"/>
    <w:rsid w:val="0005718A"/>
    <w:rsid w:val="000573B4"/>
    <w:rsid w:val="0005747D"/>
    <w:rsid w:val="00057680"/>
    <w:rsid w:val="00061EAC"/>
    <w:rsid w:val="000620D9"/>
    <w:rsid w:val="00062587"/>
    <w:rsid w:val="00064058"/>
    <w:rsid w:val="000640CB"/>
    <w:rsid w:val="000655FD"/>
    <w:rsid w:val="00065FEE"/>
    <w:rsid w:val="00066E2B"/>
    <w:rsid w:val="000670B4"/>
    <w:rsid w:val="00067E67"/>
    <w:rsid w:val="0007286B"/>
    <w:rsid w:val="00072D44"/>
    <w:rsid w:val="00072E04"/>
    <w:rsid w:val="00073DA6"/>
    <w:rsid w:val="000746D4"/>
    <w:rsid w:val="0007470E"/>
    <w:rsid w:val="000813CA"/>
    <w:rsid w:val="0008239F"/>
    <w:rsid w:val="000846A5"/>
    <w:rsid w:val="000849B5"/>
    <w:rsid w:val="00087169"/>
    <w:rsid w:val="00090AE5"/>
    <w:rsid w:val="00090B27"/>
    <w:rsid w:val="00092A9C"/>
    <w:rsid w:val="00092C27"/>
    <w:rsid w:val="00093E6A"/>
    <w:rsid w:val="000952B6"/>
    <w:rsid w:val="000A0E98"/>
    <w:rsid w:val="000A19DA"/>
    <w:rsid w:val="000A35E4"/>
    <w:rsid w:val="000A4468"/>
    <w:rsid w:val="000A4B61"/>
    <w:rsid w:val="000A4F0A"/>
    <w:rsid w:val="000A5B16"/>
    <w:rsid w:val="000B0850"/>
    <w:rsid w:val="000B1010"/>
    <w:rsid w:val="000B3B6E"/>
    <w:rsid w:val="000B3F8E"/>
    <w:rsid w:val="000B455E"/>
    <w:rsid w:val="000B6502"/>
    <w:rsid w:val="000B7363"/>
    <w:rsid w:val="000B7BBB"/>
    <w:rsid w:val="000C091A"/>
    <w:rsid w:val="000C3188"/>
    <w:rsid w:val="000C437F"/>
    <w:rsid w:val="000C5056"/>
    <w:rsid w:val="000C5A24"/>
    <w:rsid w:val="000C5BEA"/>
    <w:rsid w:val="000C7E95"/>
    <w:rsid w:val="000D040E"/>
    <w:rsid w:val="000D0F0F"/>
    <w:rsid w:val="000D1264"/>
    <w:rsid w:val="000D16F2"/>
    <w:rsid w:val="000D1C23"/>
    <w:rsid w:val="000D2AEF"/>
    <w:rsid w:val="000D34AB"/>
    <w:rsid w:val="000D4CED"/>
    <w:rsid w:val="000D6E71"/>
    <w:rsid w:val="000D7085"/>
    <w:rsid w:val="000E0448"/>
    <w:rsid w:val="000E136D"/>
    <w:rsid w:val="000E15BC"/>
    <w:rsid w:val="000E2FB4"/>
    <w:rsid w:val="000E3303"/>
    <w:rsid w:val="000E35FF"/>
    <w:rsid w:val="000E5DA3"/>
    <w:rsid w:val="000E698C"/>
    <w:rsid w:val="000F08A9"/>
    <w:rsid w:val="000F10A0"/>
    <w:rsid w:val="000F1152"/>
    <w:rsid w:val="000F1B09"/>
    <w:rsid w:val="000F1BDF"/>
    <w:rsid w:val="000F1E01"/>
    <w:rsid w:val="000F2D42"/>
    <w:rsid w:val="000F35B7"/>
    <w:rsid w:val="000F45FE"/>
    <w:rsid w:val="000F5ACD"/>
    <w:rsid w:val="000F6E4C"/>
    <w:rsid w:val="000F7DD3"/>
    <w:rsid w:val="00101067"/>
    <w:rsid w:val="00105883"/>
    <w:rsid w:val="00106174"/>
    <w:rsid w:val="00110032"/>
    <w:rsid w:val="001101D4"/>
    <w:rsid w:val="00110BA8"/>
    <w:rsid w:val="00112738"/>
    <w:rsid w:val="00112C93"/>
    <w:rsid w:val="00113478"/>
    <w:rsid w:val="001150F0"/>
    <w:rsid w:val="00117D59"/>
    <w:rsid w:val="00117F44"/>
    <w:rsid w:val="0012052A"/>
    <w:rsid w:val="00120556"/>
    <w:rsid w:val="00121DFB"/>
    <w:rsid w:val="001229A4"/>
    <w:rsid w:val="001229DD"/>
    <w:rsid w:val="00124890"/>
    <w:rsid w:val="0012524F"/>
    <w:rsid w:val="00125A24"/>
    <w:rsid w:val="00126B5D"/>
    <w:rsid w:val="0012706A"/>
    <w:rsid w:val="0012726E"/>
    <w:rsid w:val="00130DE3"/>
    <w:rsid w:val="00130DEF"/>
    <w:rsid w:val="00131E3B"/>
    <w:rsid w:val="00132123"/>
    <w:rsid w:val="00132BE8"/>
    <w:rsid w:val="001330F2"/>
    <w:rsid w:val="00133C0A"/>
    <w:rsid w:val="00135972"/>
    <w:rsid w:val="0013704D"/>
    <w:rsid w:val="0014162A"/>
    <w:rsid w:val="00142874"/>
    <w:rsid w:val="00142DE7"/>
    <w:rsid w:val="00143576"/>
    <w:rsid w:val="001436FE"/>
    <w:rsid w:val="0014501D"/>
    <w:rsid w:val="001467CF"/>
    <w:rsid w:val="00151D39"/>
    <w:rsid w:val="001530F1"/>
    <w:rsid w:val="0015404C"/>
    <w:rsid w:val="00161431"/>
    <w:rsid w:val="00162575"/>
    <w:rsid w:val="00162E88"/>
    <w:rsid w:val="00163C21"/>
    <w:rsid w:val="001654E4"/>
    <w:rsid w:val="001673FB"/>
    <w:rsid w:val="00167C6D"/>
    <w:rsid w:val="00167DAE"/>
    <w:rsid w:val="00171A79"/>
    <w:rsid w:val="00173C4D"/>
    <w:rsid w:val="00175474"/>
    <w:rsid w:val="001755CC"/>
    <w:rsid w:val="0017655E"/>
    <w:rsid w:val="00177883"/>
    <w:rsid w:val="00181197"/>
    <w:rsid w:val="00181B9B"/>
    <w:rsid w:val="00182956"/>
    <w:rsid w:val="001829ED"/>
    <w:rsid w:val="00182ADB"/>
    <w:rsid w:val="00184D19"/>
    <w:rsid w:val="00187598"/>
    <w:rsid w:val="00187B1A"/>
    <w:rsid w:val="00190C7C"/>
    <w:rsid w:val="00190F7D"/>
    <w:rsid w:val="00191F95"/>
    <w:rsid w:val="001933AD"/>
    <w:rsid w:val="00195A6E"/>
    <w:rsid w:val="00195AE6"/>
    <w:rsid w:val="001966B8"/>
    <w:rsid w:val="001A0CC2"/>
    <w:rsid w:val="001A16AE"/>
    <w:rsid w:val="001A2A0D"/>
    <w:rsid w:val="001A4661"/>
    <w:rsid w:val="001A4ABD"/>
    <w:rsid w:val="001A5355"/>
    <w:rsid w:val="001A5AC1"/>
    <w:rsid w:val="001A6555"/>
    <w:rsid w:val="001A75F9"/>
    <w:rsid w:val="001A7802"/>
    <w:rsid w:val="001A7CC9"/>
    <w:rsid w:val="001B02C6"/>
    <w:rsid w:val="001B0A96"/>
    <w:rsid w:val="001B2A2D"/>
    <w:rsid w:val="001B4C84"/>
    <w:rsid w:val="001B6F19"/>
    <w:rsid w:val="001B79B6"/>
    <w:rsid w:val="001C1436"/>
    <w:rsid w:val="001C3298"/>
    <w:rsid w:val="001C4B01"/>
    <w:rsid w:val="001C5A39"/>
    <w:rsid w:val="001C6141"/>
    <w:rsid w:val="001C6580"/>
    <w:rsid w:val="001C7BD3"/>
    <w:rsid w:val="001D0588"/>
    <w:rsid w:val="001D070A"/>
    <w:rsid w:val="001D1584"/>
    <w:rsid w:val="001D1603"/>
    <w:rsid w:val="001D17B8"/>
    <w:rsid w:val="001D2B4A"/>
    <w:rsid w:val="001D302D"/>
    <w:rsid w:val="001D6164"/>
    <w:rsid w:val="001D6502"/>
    <w:rsid w:val="001D6FD3"/>
    <w:rsid w:val="001D736D"/>
    <w:rsid w:val="001D7667"/>
    <w:rsid w:val="001D7AC1"/>
    <w:rsid w:val="001E2D09"/>
    <w:rsid w:val="001E33FF"/>
    <w:rsid w:val="001E41A5"/>
    <w:rsid w:val="001E45B9"/>
    <w:rsid w:val="001F0503"/>
    <w:rsid w:val="001F10A4"/>
    <w:rsid w:val="001F1C0E"/>
    <w:rsid w:val="001F2174"/>
    <w:rsid w:val="001F3DA1"/>
    <w:rsid w:val="001F49AD"/>
    <w:rsid w:val="001F4A6D"/>
    <w:rsid w:val="001F4F13"/>
    <w:rsid w:val="001F69E2"/>
    <w:rsid w:val="001F6FA3"/>
    <w:rsid w:val="001F7261"/>
    <w:rsid w:val="001F7933"/>
    <w:rsid w:val="002003B4"/>
    <w:rsid w:val="00200D4A"/>
    <w:rsid w:val="00200DFB"/>
    <w:rsid w:val="002012EC"/>
    <w:rsid w:val="00202065"/>
    <w:rsid w:val="0020317B"/>
    <w:rsid w:val="002040DA"/>
    <w:rsid w:val="002060AA"/>
    <w:rsid w:val="0020752C"/>
    <w:rsid w:val="0020784A"/>
    <w:rsid w:val="00207AF3"/>
    <w:rsid w:val="0021409B"/>
    <w:rsid w:val="00214869"/>
    <w:rsid w:val="002150DB"/>
    <w:rsid w:val="00215D10"/>
    <w:rsid w:val="00216920"/>
    <w:rsid w:val="00217484"/>
    <w:rsid w:val="00217491"/>
    <w:rsid w:val="00217E3E"/>
    <w:rsid w:val="00217FE5"/>
    <w:rsid w:val="00220703"/>
    <w:rsid w:val="0022294E"/>
    <w:rsid w:val="002232E0"/>
    <w:rsid w:val="00223A4D"/>
    <w:rsid w:val="00223F54"/>
    <w:rsid w:val="00225642"/>
    <w:rsid w:val="00225802"/>
    <w:rsid w:val="00227485"/>
    <w:rsid w:val="002275CC"/>
    <w:rsid w:val="00227DD7"/>
    <w:rsid w:val="002323FF"/>
    <w:rsid w:val="002325E0"/>
    <w:rsid w:val="002335D7"/>
    <w:rsid w:val="00235021"/>
    <w:rsid w:val="002351B3"/>
    <w:rsid w:val="00236846"/>
    <w:rsid w:val="00241364"/>
    <w:rsid w:val="0024160A"/>
    <w:rsid w:val="00241FF4"/>
    <w:rsid w:val="002426B2"/>
    <w:rsid w:val="00242928"/>
    <w:rsid w:val="00242C21"/>
    <w:rsid w:val="00242E40"/>
    <w:rsid w:val="00244D75"/>
    <w:rsid w:val="002452B7"/>
    <w:rsid w:val="0024675A"/>
    <w:rsid w:val="00246AF2"/>
    <w:rsid w:val="0024743D"/>
    <w:rsid w:val="00247C6C"/>
    <w:rsid w:val="0025098F"/>
    <w:rsid w:val="00251316"/>
    <w:rsid w:val="00252EBE"/>
    <w:rsid w:val="002532B5"/>
    <w:rsid w:val="00254000"/>
    <w:rsid w:val="002548C0"/>
    <w:rsid w:val="00256145"/>
    <w:rsid w:val="0025764E"/>
    <w:rsid w:val="00257FE4"/>
    <w:rsid w:val="00261174"/>
    <w:rsid w:val="00262540"/>
    <w:rsid w:val="00263175"/>
    <w:rsid w:val="00264CB2"/>
    <w:rsid w:val="00265265"/>
    <w:rsid w:val="00266141"/>
    <w:rsid w:val="00266363"/>
    <w:rsid w:val="00266C9E"/>
    <w:rsid w:val="00267206"/>
    <w:rsid w:val="0027051B"/>
    <w:rsid w:val="00271575"/>
    <w:rsid w:val="00271B05"/>
    <w:rsid w:val="0027279C"/>
    <w:rsid w:val="002740B1"/>
    <w:rsid w:val="002741A1"/>
    <w:rsid w:val="0027509E"/>
    <w:rsid w:val="0027530E"/>
    <w:rsid w:val="0027637F"/>
    <w:rsid w:val="00276541"/>
    <w:rsid w:val="002766C5"/>
    <w:rsid w:val="00276B0F"/>
    <w:rsid w:val="00276CAD"/>
    <w:rsid w:val="002803D2"/>
    <w:rsid w:val="002805E4"/>
    <w:rsid w:val="002809D6"/>
    <w:rsid w:val="00280FEB"/>
    <w:rsid w:val="0028125A"/>
    <w:rsid w:val="00281392"/>
    <w:rsid w:val="00281F94"/>
    <w:rsid w:val="00282210"/>
    <w:rsid w:val="0028231D"/>
    <w:rsid w:val="002837BB"/>
    <w:rsid w:val="00284FF1"/>
    <w:rsid w:val="00292542"/>
    <w:rsid w:val="00292715"/>
    <w:rsid w:val="00292CAF"/>
    <w:rsid w:val="002948A8"/>
    <w:rsid w:val="002949BA"/>
    <w:rsid w:val="00294E6C"/>
    <w:rsid w:val="00295ED4"/>
    <w:rsid w:val="002973AD"/>
    <w:rsid w:val="002A0883"/>
    <w:rsid w:val="002A0991"/>
    <w:rsid w:val="002A2114"/>
    <w:rsid w:val="002A213D"/>
    <w:rsid w:val="002A36CC"/>
    <w:rsid w:val="002A4C7D"/>
    <w:rsid w:val="002A4CB7"/>
    <w:rsid w:val="002A5EAC"/>
    <w:rsid w:val="002A69F2"/>
    <w:rsid w:val="002A763C"/>
    <w:rsid w:val="002A7B5D"/>
    <w:rsid w:val="002B0598"/>
    <w:rsid w:val="002B389B"/>
    <w:rsid w:val="002B44AF"/>
    <w:rsid w:val="002B5A37"/>
    <w:rsid w:val="002B657F"/>
    <w:rsid w:val="002B6FF3"/>
    <w:rsid w:val="002C13E6"/>
    <w:rsid w:val="002C1E8D"/>
    <w:rsid w:val="002C20CD"/>
    <w:rsid w:val="002C25D6"/>
    <w:rsid w:val="002C3FAD"/>
    <w:rsid w:val="002C54A8"/>
    <w:rsid w:val="002C5DE6"/>
    <w:rsid w:val="002C6298"/>
    <w:rsid w:val="002C7452"/>
    <w:rsid w:val="002C7CBD"/>
    <w:rsid w:val="002D00A3"/>
    <w:rsid w:val="002D1B49"/>
    <w:rsid w:val="002D1D6F"/>
    <w:rsid w:val="002D347C"/>
    <w:rsid w:val="002D39A0"/>
    <w:rsid w:val="002D470D"/>
    <w:rsid w:val="002D4B6B"/>
    <w:rsid w:val="002D5C3E"/>
    <w:rsid w:val="002D6E55"/>
    <w:rsid w:val="002D76C4"/>
    <w:rsid w:val="002E0009"/>
    <w:rsid w:val="002E0150"/>
    <w:rsid w:val="002E0155"/>
    <w:rsid w:val="002E02AC"/>
    <w:rsid w:val="002E06BB"/>
    <w:rsid w:val="002E286C"/>
    <w:rsid w:val="002E4B09"/>
    <w:rsid w:val="002E5F94"/>
    <w:rsid w:val="002F2698"/>
    <w:rsid w:val="002F3253"/>
    <w:rsid w:val="002F417C"/>
    <w:rsid w:val="002F557F"/>
    <w:rsid w:val="002F6D74"/>
    <w:rsid w:val="003017CE"/>
    <w:rsid w:val="0030335B"/>
    <w:rsid w:val="00304CB4"/>
    <w:rsid w:val="003059F2"/>
    <w:rsid w:val="00305F5A"/>
    <w:rsid w:val="00307859"/>
    <w:rsid w:val="00310009"/>
    <w:rsid w:val="003117FF"/>
    <w:rsid w:val="00314154"/>
    <w:rsid w:val="00315E1A"/>
    <w:rsid w:val="003161EC"/>
    <w:rsid w:val="00316F3D"/>
    <w:rsid w:val="00321146"/>
    <w:rsid w:val="00321623"/>
    <w:rsid w:val="00321BB9"/>
    <w:rsid w:val="00321E93"/>
    <w:rsid w:val="00321FBF"/>
    <w:rsid w:val="0032288B"/>
    <w:rsid w:val="003234FA"/>
    <w:rsid w:val="0032536F"/>
    <w:rsid w:val="00325A74"/>
    <w:rsid w:val="00325B58"/>
    <w:rsid w:val="00326E3B"/>
    <w:rsid w:val="00327081"/>
    <w:rsid w:val="00330D3E"/>
    <w:rsid w:val="003338AA"/>
    <w:rsid w:val="003343C8"/>
    <w:rsid w:val="00334DE8"/>
    <w:rsid w:val="0033579A"/>
    <w:rsid w:val="00336153"/>
    <w:rsid w:val="00341033"/>
    <w:rsid w:val="003420D2"/>
    <w:rsid w:val="00342EB0"/>
    <w:rsid w:val="003437A3"/>
    <w:rsid w:val="00343EAC"/>
    <w:rsid w:val="00345726"/>
    <w:rsid w:val="00345D03"/>
    <w:rsid w:val="00346C1A"/>
    <w:rsid w:val="00354AAA"/>
    <w:rsid w:val="00354B36"/>
    <w:rsid w:val="00354CC3"/>
    <w:rsid w:val="0035675B"/>
    <w:rsid w:val="00357773"/>
    <w:rsid w:val="00360238"/>
    <w:rsid w:val="00360863"/>
    <w:rsid w:val="00361BE1"/>
    <w:rsid w:val="00362C05"/>
    <w:rsid w:val="00363852"/>
    <w:rsid w:val="00364387"/>
    <w:rsid w:val="00364B9D"/>
    <w:rsid w:val="00364F4E"/>
    <w:rsid w:val="00365400"/>
    <w:rsid w:val="003678BD"/>
    <w:rsid w:val="00367AD9"/>
    <w:rsid w:val="0037003B"/>
    <w:rsid w:val="003708FF"/>
    <w:rsid w:val="00370AA0"/>
    <w:rsid w:val="00370BAF"/>
    <w:rsid w:val="00373105"/>
    <w:rsid w:val="00376165"/>
    <w:rsid w:val="00380931"/>
    <w:rsid w:val="003811FE"/>
    <w:rsid w:val="00381CDB"/>
    <w:rsid w:val="003821ED"/>
    <w:rsid w:val="003825A9"/>
    <w:rsid w:val="00383724"/>
    <w:rsid w:val="003837DB"/>
    <w:rsid w:val="0038417D"/>
    <w:rsid w:val="003845A9"/>
    <w:rsid w:val="00385718"/>
    <w:rsid w:val="0038677F"/>
    <w:rsid w:val="00387168"/>
    <w:rsid w:val="00387AA6"/>
    <w:rsid w:val="00396B19"/>
    <w:rsid w:val="003A28E1"/>
    <w:rsid w:val="003A4708"/>
    <w:rsid w:val="003A4968"/>
    <w:rsid w:val="003A4B89"/>
    <w:rsid w:val="003A591A"/>
    <w:rsid w:val="003A6067"/>
    <w:rsid w:val="003A65A9"/>
    <w:rsid w:val="003A6664"/>
    <w:rsid w:val="003A6AD2"/>
    <w:rsid w:val="003A778F"/>
    <w:rsid w:val="003B0814"/>
    <w:rsid w:val="003B092E"/>
    <w:rsid w:val="003B1DB7"/>
    <w:rsid w:val="003B2629"/>
    <w:rsid w:val="003B3A80"/>
    <w:rsid w:val="003B52E5"/>
    <w:rsid w:val="003B68CB"/>
    <w:rsid w:val="003B72FB"/>
    <w:rsid w:val="003B7CB4"/>
    <w:rsid w:val="003C2411"/>
    <w:rsid w:val="003C47E1"/>
    <w:rsid w:val="003C4A68"/>
    <w:rsid w:val="003C4BED"/>
    <w:rsid w:val="003C784E"/>
    <w:rsid w:val="003C7CAD"/>
    <w:rsid w:val="003D25DC"/>
    <w:rsid w:val="003D26F3"/>
    <w:rsid w:val="003D2BD7"/>
    <w:rsid w:val="003D4E65"/>
    <w:rsid w:val="003D77A9"/>
    <w:rsid w:val="003D7DB0"/>
    <w:rsid w:val="003E05D7"/>
    <w:rsid w:val="003E0783"/>
    <w:rsid w:val="003E0FF1"/>
    <w:rsid w:val="003E1822"/>
    <w:rsid w:val="003E1C0B"/>
    <w:rsid w:val="003E295D"/>
    <w:rsid w:val="003E3D79"/>
    <w:rsid w:val="003E410A"/>
    <w:rsid w:val="003E6DE6"/>
    <w:rsid w:val="003E79B4"/>
    <w:rsid w:val="003E7A02"/>
    <w:rsid w:val="003F0BAF"/>
    <w:rsid w:val="003F11AE"/>
    <w:rsid w:val="003F2905"/>
    <w:rsid w:val="003F4ED6"/>
    <w:rsid w:val="003F7060"/>
    <w:rsid w:val="003F72A6"/>
    <w:rsid w:val="003F7367"/>
    <w:rsid w:val="00401157"/>
    <w:rsid w:val="00405316"/>
    <w:rsid w:val="004057D4"/>
    <w:rsid w:val="00405864"/>
    <w:rsid w:val="00405DB9"/>
    <w:rsid w:val="0040659B"/>
    <w:rsid w:val="004069B2"/>
    <w:rsid w:val="00411A3B"/>
    <w:rsid w:val="00412FE1"/>
    <w:rsid w:val="00413C3F"/>
    <w:rsid w:val="00414042"/>
    <w:rsid w:val="0041415D"/>
    <w:rsid w:val="004162C1"/>
    <w:rsid w:val="00417871"/>
    <w:rsid w:val="004212DC"/>
    <w:rsid w:val="00421372"/>
    <w:rsid w:val="004222F8"/>
    <w:rsid w:val="00422F72"/>
    <w:rsid w:val="00424445"/>
    <w:rsid w:val="0042560D"/>
    <w:rsid w:val="00426489"/>
    <w:rsid w:val="00426EFE"/>
    <w:rsid w:val="004278A5"/>
    <w:rsid w:val="00430024"/>
    <w:rsid w:val="00432122"/>
    <w:rsid w:val="004335AE"/>
    <w:rsid w:val="00433831"/>
    <w:rsid w:val="00435C25"/>
    <w:rsid w:val="00435EA8"/>
    <w:rsid w:val="004368C5"/>
    <w:rsid w:val="00436C47"/>
    <w:rsid w:val="004371C0"/>
    <w:rsid w:val="004371DD"/>
    <w:rsid w:val="00437239"/>
    <w:rsid w:val="00437604"/>
    <w:rsid w:val="0044012C"/>
    <w:rsid w:val="00445CAA"/>
    <w:rsid w:val="00446551"/>
    <w:rsid w:val="0045163D"/>
    <w:rsid w:val="00451DE2"/>
    <w:rsid w:val="004523A8"/>
    <w:rsid w:val="0045570A"/>
    <w:rsid w:val="004570EC"/>
    <w:rsid w:val="00457DDF"/>
    <w:rsid w:val="00460C9C"/>
    <w:rsid w:val="004611FC"/>
    <w:rsid w:val="0046364F"/>
    <w:rsid w:val="00467FD4"/>
    <w:rsid w:val="00473EB3"/>
    <w:rsid w:val="00475EAB"/>
    <w:rsid w:val="00475FC7"/>
    <w:rsid w:val="00480FEE"/>
    <w:rsid w:val="00481B0F"/>
    <w:rsid w:val="0048273C"/>
    <w:rsid w:val="004841C0"/>
    <w:rsid w:val="004851B4"/>
    <w:rsid w:val="00485497"/>
    <w:rsid w:val="00486A3C"/>
    <w:rsid w:val="004878E7"/>
    <w:rsid w:val="00487B9C"/>
    <w:rsid w:val="00490B2C"/>
    <w:rsid w:val="00491B2C"/>
    <w:rsid w:val="004925B9"/>
    <w:rsid w:val="004938CE"/>
    <w:rsid w:val="0049552B"/>
    <w:rsid w:val="00496F43"/>
    <w:rsid w:val="004A2CB0"/>
    <w:rsid w:val="004A3D2B"/>
    <w:rsid w:val="004A3FEB"/>
    <w:rsid w:val="004A508C"/>
    <w:rsid w:val="004A6E7E"/>
    <w:rsid w:val="004A76EA"/>
    <w:rsid w:val="004A7794"/>
    <w:rsid w:val="004B07B9"/>
    <w:rsid w:val="004B0AF8"/>
    <w:rsid w:val="004B1F68"/>
    <w:rsid w:val="004B3FA6"/>
    <w:rsid w:val="004B4178"/>
    <w:rsid w:val="004B692E"/>
    <w:rsid w:val="004B6F52"/>
    <w:rsid w:val="004C1F41"/>
    <w:rsid w:val="004C33D1"/>
    <w:rsid w:val="004C46D7"/>
    <w:rsid w:val="004C48E2"/>
    <w:rsid w:val="004C4DEB"/>
    <w:rsid w:val="004C529F"/>
    <w:rsid w:val="004C5929"/>
    <w:rsid w:val="004C667B"/>
    <w:rsid w:val="004C69DA"/>
    <w:rsid w:val="004C72B6"/>
    <w:rsid w:val="004D092F"/>
    <w:rsid w:val="004D14D0"/>
    <w:rsid w:val="004D38F5"/>
    <w:rsid w:val="004D5ACD"/>
    <w:rsid w:val="004D6C7E"/>
    <w:rsid w:val="004D6C95"/>
    <w:rsid w:val="004D717A"/>
    <w:rsid w:val="004E05F9"/>
    <w:rsid w:val="004E2C95"/>
    <w:rsid w:val="004E3D4F"/>
    <w:rsid w:val="004E4181"/>
    <w:rsid w:val="004E6886"/>
    <w:rsid w:val="004F0220"/>
    <w:rsid w:val="004F03A7"/>
    <w:rsid w:val="004F32C2"/>
    <w:rsid w:val="004F359E"/>
    <w:rsid w:val="004F5FE6"/>
    <w:rsid w:val="004F66E2"/>
    <w:rsid w:val="004F708A"/>
    <w:rsid w:val="004F7558"/>
    <w:rsid w:val="004F784E"/>
    <w:rsid w:val="00501D60"/>
    <w:rsid w:val="00502C12"/>
    <w:rsid w:val="00502E74"/>
    <w:rsid w:val="00504836"/>
    <w:rsid w:val="005049B5"/>
    <w:rsid w:val="005055F1"/>
    <w:rsid w:val="005104A8"/>
    <w:rsid w:val="005130B8"/>
    <w:rsid w:val="0052000B"/>
    <w:rsid w:val="00521A88"/>
    <w:rsid w:val="00522CDF"/>
    <w:rsid w:val="005234D4"/>
    <w:rsid w:val="00525048"/>
    <w:rsid w:val="00525E12"/>
    <w:rsid w:val="00527388"/>
    <w:rsid w:val="00527559"/>
    <w:rsid w:val="005303FA"/>
    <w:rsid w:val="00533BBF"/>
    <w:rsid w:val="00533C49"/>
    <w:rsid w:val="00533E90"/>
    <w:rsid w:val="00533F4B"/>
    <w:rsid w:val="00535586"/>
    <w:rsid w:val="00535708"/>
    <w:rsid w:val="005361BE"/>
    <w:rsid w:val="00536CC4"/>
    <w:rsid w:val="005370C2"/>
    <w:rsid w:val="0053775B"/>
    <w:rsid w:val="00540EB0"/>
    <w:rsid w:val="00542F1F"/>
    <w:rsid w:val="00543B8F"/>
    <w:rsid w:val="00544099"/>
    <w:rsid w:val="005444EC"/>
    <w:rsid w:val="00544640"/>
    <w:rsid w:val="00547A75"/>
    <w:rsid w:val="00552964"/>
    <w:rsid w:val="00552DDA"/>
    <w:rsid w:val="00553635"/>
    <w:rsid w:val="00553D63"/>
    <w:rsid w:val="00553ED8"/>
    <w:rsid w:val="00554FBF"/>
    <w:rsid w:val="005551BC"/>
    <w:rsid w:val="00557B20"/>
    <w:rsid w:val="005603E3"/>
    <w:rsid w:val="00560D80"/>
    <w:rsid w:val="00561B0B"/>
    <w:rsid w:val="00564304"/>
    <w:rsid w:val="00564923"/>
    <w:rsid w:val="0056685E"/>
    <w:rsid w:val="00567A34"/>
    <w:rsid w:val="00571483"/>
    <w:rsid w:val="00571582"/>
    <w:rsid w:val="0057160F"/>
    <w:rsid w:val="00571C8F"/>
    <w:rsid w:val="00572A3E"/>
    <w:rsid w:val="00573400"/>
    <w:rsid w:val="00573669"/>
    <w:rsid w:val="00573902"/>
    <w:rsid w:val="0057455E"/>
    <w:rsid w:val="0058014E"/>
    <w:rsid w:val="00582199"/>
    <w:rsid w:val="00582479"/>
    <w:rsid w:val="0058329B"/>
    <w:rsid w:val="005840C7"/>
    <w:rsid w:val="005851C6"/>
    <w:rsid w:val="00586842"/>
    <w:rsid w:val="0058779A"/>
    <w:rsid w:val="0059028E"/>
    <w:rsid w:val="00590780"/>
    <w:rsid w:val="005955D3"/>
    <w:rsid w:val="005959BD"/>
    <w:rsid w:val="00596748"/>
    <w:rsid w:val="00596A41"/>
    <w:rsid w:val="005A06B1"/>
    <w:rsid w:val="005A0B7C"/>
    <w:rsid w:val="005A1742"/>
    <w:rsid w:val="005A189A"/>
    <w:rsid w:val="005A1DE5"/>
    <w:rsid w:val="005A3F1E"/>
    <w:rsid w:val="005A419E"/>
    <w:rsid w:val="005A56AF"/>
    <w:rsid w:val="005A74A5"/>
    <w:rsid w:val="005B0763"/>
    <w:rsid w:val="005B2455"/>
    <w:rsid w:val="005B2854"/>
    <w:rsid w:val="005B3732"/>
    <w:rsid w:val="005B3DC1"/>
    <w:rsid w:val="005B5F63"/>
    <w:rsid w:val="005B6B67"/>
    <w:rsid w:val="005B6C2A"/>
    <w:rsid w:val="005B6D3C"/>
    <w:rsid w:val="005B7AFC"/>
    <w:rsid w:val="005B7C6B"/>
    <w:rsid w:val="005C27DD"/>
    <w:rsid w:val="005C2D6D"/>
    <w:rsid w:val="005C38EF"/>
    <w:rsid w:val="005C4938"/>
    <w:rsid w:val="005C4D7D"/>
    <w:rsid w:val="005C5419"/>
    <w:rsid w:val="005C5E2B"/>
    <w:rsid w:val="005C6508"/>
    <w:rsid w:val="005C7918"/>
    <w:rsid w:val="005C7F40"/>
    <w:rsid w:val="005D1278"/>
    <w:rsid w:val="005D2C81"/>
    <w:rsid w:val="005D344F"/>
    <w:rsid w:val="005D380E"/>
    <w:rsid w:val="005D3D2F"/>
    <w:rsid w:val="005D617D"/>
    <w:rsid w:val="005D6604"/>
    <w:rsid w:val="005D77B0"/>
    <w:rsid w:val="005E0722"/>
    <w:rsid w:val="005E19AF"/>
    <w:rsid w:val="005E3A39"/>
    <w:rsid w:val="005E4C62"/>
    <w:rsid w:val="005E58C1"/>
    <w:rsid w:val="005E5A3F"/>
    <w:rsid w:val="005E666B"/>
    <w:rsid w:val="005F3095"/>
    <w:rsid w:val="005F31AE"/>
    <w:rsid w:val="005F3732"/>
    <w:rsid w:val="005F37BE"/>
    <w:rsid w:val="005F4D80"/>
    <w:rsid w:val="005F6722"/>
    <w:rsid w:val="005F79EE"/>
    <w:rsid w:val="0060080E"/>
    <w:rsid w:val="006010DF"/>
    <w:rsid w:val="00602A11"/>
    <w:rsid w:val="00602E8E"/>
    <w:rsid w:val="00602EE1"/>
    <w:rsid w:val="00603851"/>
    <w:rsid w:val="00604AD1"/>
    <w:rsid w:val="0060506E"/>
    <w:rsid w:val="00605386"/>
    <w:rsid w:val="0060662A"/>
    <w:rsid w:val="00610BED"/>
    <w:rsid w:val="00616B36"/>
    <w:rsid w:val="00616C07"/>
    <w:rsid w:val="006171FE"/>
    <w:rsid w:val="00623BB7"/>
    <w:rsid w:val="0062483A"/>
    <w:rsid w:val="00626E86"/>
    <w:rsid w:val="00627C08"/>
    <w:rsid w:val="00627C44"/>
    <w:rsid w:val="00631F13"/>
    <w:rsid w:val="00633091"/>
    <w:rsid w:val="00634006"/>
    <w:rsid w:val="00634995"/>
    <w:rsid w:val="00635120"/>
    <w:rsid w:val="00635D94"/>
    <w:rsid w:val="00636FAD"/>
    <w:rsid w:val="00637EC9"/>
    <w:rsid w:val="006401B9"/>
    <w:rsid w:val="00641A69"/>
    <w:rsid w:val="006446D3"/>
    <w:rsid w:val="00645391"/>
    <w:rsid w:val="00646EE9"/>
    <w:rsid w:val="00650738"/>
    <w:rsid w:val="006509DC"/>
    <w:rsid w:val="006510AF"/>
    <w:rsid w:val="00651CA1"/>
    <w:rsid w:val="00652891"/>
    <w:rsid w:val="00652ED1"/>
    <w:rsid w:val="006573FC"/>
    <w:rsid w:val="00657F68"/>
    <w:rsid w:val="00660284"/>
    <w:rsid w:val="00660497"/>
    <w:rsid w:val="00661690"/>
    <w:rsid w:val="00661AF1"/>
    <w:rsid w:val="00664B9F"/>
    <w:rsid w:val="00664E41"/>
    <w:rsid w:val="006658E8"/>
    <w:rsid w:val="00666B69"/>
    <w:rsid w:val="0066706B"/>
    <w:rsid w:val="00667654"/>
    <w:rsid w:val="00671961"/>
    <w:rsid w:val="00677388"/>
    <w:rsid w:val="00677A88"/>
    <w:rsid w:val="00677F71"/>
    <w:rsid w:val="00680479"/>
    <w:rsid w:val="00681497"/>
    <w:rsid w:val="00681B3E"/>
    <w:rsid w:val="00681D26"/>
    <w:rsid w:val="00684A24"/>
    <w:rsid w:val="006853D1"/>
    <w:rsid w:val="0068573B"/>
    <w:rsid w:val="006871BF"/>
    <w:rsid w:val="00692247"/>
    <w:rsid w:val="006939AD"/>
    <w:rsid w:val="00693E66"/>
    <w:rsid w:val="006A0208"/>
    <w:rsid w:val="006A30FE"/>
    <w:rsid w:val="006A44FB"/>
    <w:rsid w:val="006A4716"/>
    <w:rsid w:val="006B190D"/>
    <w:rsid w:val="006B2165"/>
    <w:rsid w:val="006B23F8"/>
    <w:rsid w:val="006B2FDE"/>
    <w:rsid w:val="006B38A8"/>
    <w:rsid w:val="006B42D8"/>
    <w:rsid w:val="006B5BC9"/>
    <w:rsid w:val="006C10BD"/>
    <w:rsid w:val="006C158B"/>
    <w:rsid w:val="006C39E2"/>
    <w:rsid w:val="006C3BC9"/>
    <w:rsid w:val="006C423C"/>
    <w:rsid w:val="006C69EF"/>
    <w:rsid w:val="006C6D10"/>
    <w:rsid w:val="006C7C17"/>
    <w:rsid w:val="006D12D6"/>
    <w:rsid w:val="006D174F"/>
    <w:rsid w:val="006D2655"/>
    <w:rsid w:val="006D31E4"/>
    <w:rsid w:val="006D34BC"/>
    <w:rsid w:val="006D366B"/>
    <w:rsid w:val="006D3C32"/>
    <w:rsid w:val="006D4F25"/>
    <w:rsid w:val="006D5064"/>
    <w:rsid w:val="006D50C7"/>
    <w:rsid w:val="006D6E6E"/>
    <w:rsid w:val="006D7029"/>
    <w:rsid w:val="006E1A18"/>
    <w:rsid w:val="006E254B"/>
    <w:rsid w:val="006E27E0"/>
    <w:rsid w:val="006E4F2F"/>
    <w:rsid w:val="006E638D"/>
    <w:rsid w:val="006E7048"/>
    <w:rsid w:val="006E7957"/>
    <w:rsid w:val="006E79DC"/>
    <w:rsid w:val="006E7EDD"/>
    <w:rsid w:val="006F13B3"/>
    <w:rsid w:val="006F164F"/>
    <w:rsid w:val="006F17CE"/>
    <w:rsid w:val="006F22F9"/>
    <w:rsid w:val="006F3A6A"/>
    <w:rsid w:val="006F4053"/>
    <w:rsid w:val="006F425E"/>
    <w:rsid w:val="006F6098"/>
    <w:rsid w:val="006F67BD"/>
    <w:rsid w:val="006F73DF"/>
    <w:rsid w:val="006F7D0F"/>
    <w:rsid w:val="006F7F4C"/>
    <w:rsid w:val="00700906"/>
    <w:rsid w:val="007012C4"/>
    <w:rsid w:val="00701802"/>
    <w:rsid w:val="00701EA2"/>
    <w:rsid w:val="00702E32"/>
    <w:rsid w:val="007125BB"/>
    <w:rsid w:val="00712953"/>
    <w:rsid w:val="00714776"/>
    <w:rsid w:val="007150F8"/>
    <w:rsid w:val="0071739E"/>
    <w:rsid w:val="00717D7D"/>
    <w:rsid w:val="00720CC0"/>
    <w:rsid w:val="0072143D"/>
    <w:rsid w:val="00721BDA"/>
    <w:rsid w:val="00721C5D"/>
    <w:rsid w:val="00723CD3"/>
    <w:rsid w:val="007242AB"/>
    <w:rsid w:val="00725012"/>
    <w:rsid w:val="0072575E"/>
    <w:rsid w:val="00725939"/>
    <w:rsid w:val="00726242"/>
    <w:rsid w:val="00727197"/>
    <w:rsid w:val="00733D4C"/>
    <w:rsid w:val="00734A3F"/>
    <w:rsid w:val="00734F5D"/>
    <w:rsid w:val="00735D24"/>
    <w:rsid w:val="0074492E"/>
    <w:rsid w:val="00744DFE"/>
    <w:rsid w:val="00745520"/>
    <w:rsid w:val="007456C6"/>
    <w:rsid w:val="00745786"/>
    <w:rsid w:val="00745EB1"/>
    <w:rsid w:val="0074764B"/>
    <w:rsid w:val="00752788"/>
    <w:rsid w:val="007533EE"/>
    <w:rsid w:val="007534BA"/>
    <w:rsid w:val="0075432D"/>
    <w:rsid w:val="007546B9"/>
    <w:rsid w:val="00754C45"/>
    <w:rsid w:val="0075793C"/>
    <w:rsid w:val="00757FD6"/>
    <w:rsid w:val="00761382"/>
    <w:rsid w:val="0076216C"/>
    <w:rsid w:val="0076220C"/>
    <w:rsid w:val="00762B0E"/>
    <w:rsid w:val="00762C71"/>
    <w:rsid w:val="00762E33"/>
    <w:rsid w:val="00763CD6"/>
    <w:rsid w:val="00764E1F"/>
    <w:rsid w:val="00765B88"/>
    <w:rsid w:val="00772DF5"/>
    <w:rsid w:val="00773C5D"/>
    <w:rsid w:val="00775C59"/>
    <w:rsid w:val="00780EB7"/>
    <w:rsid w:val="007814C3"/>
    <w:rsid w:val="00781998"/>
    <w:rsid w:val="00781A77"/>
    <w:rsid w:val="00782786"/>
    <w:rsid w:val="0078308A"/>
    <w:rsid w:val="007836CC"/>
    <w:rsid w:val="007865DE"/>
    <w:rsid w:val="00787F39"/>
    <w:rsid w:val="00795778"/>
    <w:rsid w:val="00795F47"/>
    <w:rsid w:val="007979BA"/>
    <w:rsid w:val="007A02F7"/>
    <w:rsid w:val="007A0EA1"/>
    <w:rsid w:val="007A205D"/>
    <w:rsid w:val="007A22B3"/>
    <w:rsid w:val="007A2930"/>
    <w:rsid w:val="007A38F8"/>
    <w:rsid w:val="007A5A06"/>
    <w:rsid w:val="007A6DAD"/>
    <w:rsid w:val="007A7EFD"/>
    <w:rsid w:val="007B1F7E"/>
    <w:rsid w:val="007B276D"/>
    <w:rsid w:val="007B6C7C"/>
    <w:rsid w:val="007B7183"/>
    <w:rsid w:val="007C167C"/>
    <w:rsid w:val="007C1DDD"/>
    <w:rsid w:val="007C2070"/>
    <w:rsid w:val="007C275A"/>
    <w:rsid w:val="007C4DFC"/>
    <w:rsid w:val="007C61B9"/>
    <w:rsid w:val="007C6AF4"/>
    <w:rsid w:val="007C6D37"/>
    <w:rsid w:val="007C7DB4"/>
    <w:rsid w:val="007D2BAC"/>
    <w:rsid w:val="007D2C37"/>
    <w:rsid w:val="007D39F5"/>
    <w:rsid w:val="007D5A4D"/>
    <w:rsid w:val="007D6149"/>
    <w:rsid w:val="007D6482"/>
    <w:rsid w:val="007D67C4"/>
    <w:rsid w:val="007D6972"/>
    <w:rsid w:val="007E14E2"/>
    <w:rsid w:val="007E1B9D"/>
    <w:rsid w:val="007E3683"/>
    <w:rsid w:val="007E3F1E"/>
    <w:rsid w:val="007E3F34"/>
    <w:rsid w:val="007E4935"/>
    <w:rsid w:val="007E61DB"/>
    <w:rsid w:val="007F10FC"/>
    <w:rsid w:val="007F19ED"/>
    <w:rsid w:val="007F1AF9"/>
    <w:rsid w:val="007F1E54"/>
    <w:rsid w:val="007F2EA3"/>
    <w:rsid w:val="007F3E93"/>
    <w:rsid w:val="007F5916"/>
    <w:rsid w:val="007F66B4"/>
    <w:rsid w:val="007F72EF"/>
    <w:rsid w:val="008020DC"/>
    <w:rsid w:val="008025BD"/>
    <w:rsid w:val="00804F68"/>
    <w:rsid w:val="00806778"/>
    <w:rsid w:val="008074C0"/>
    <w:rsid w:val="00807856"/>
    <w:rsid w:val="00807898"/>
    <w:rsid w:val="00807C96"/>
    <w:rsid w:val="008100C3"/>
    <w:rsid w:val="008108F5"/>
    <w:rsid w:val="00810D2B"/>
    <w:rsid w:val="00812D39"/>
    <w:rsid w:val="00814909"/>
    <w:rsid w:val="0081490E"/>
    <w:rsid w:val="00814936"/>
    <w:rsid w:val="008200ED"/>
    <w:rsid w:val="008202C9"/>
    <w:rsid w:val="008210B1"/>
    <w:rsid w:val="00822302"/>
    <w:rsid w:val="00822501"/>
    <w:rsid w:val="00823A56"/>
    <w:rsid w:val="00823E15"/>
    <w:rsid w:val="008246E2"/>
    <w:rsid w:val="00825AA7"/>
    <w:rsid w:val="00827C92"/>
    <w:rsid w:val="0083017F"/>
    <w:rsid w:val="008309CF"/>
    <w:rsid w:val="00830DAF"/>
    <w:rsid w:val="008324A3"/>
    <w:rsid w:val="008325A4"/>
    <w:rsid w:val="008336DF"/>
    <w:rsid w:val="00834159"/>
    <w:rsid w:val="008341DA"/>
    <w:rsid w:val="00835214"/>
    <w:rsid w:val="00836915"/>
    <w:rsid w:val="00837BE5"/>
    <w:rsid w:val="00840E44"/>
    <w:rsid w:val="00840E50"/>
    <w:rsid w:val="00842FF9"/>
    <w:rsid w:val="00843839"/>
    <w:rsid w:val="00845009"/>
    <w:rsid w:val="00845355"/>
    <w:rsid w:val="00845D3C"/>
    <w:rsid w:val="00847347"/>
    <w:rsid w:val="00847DD1"/>
    <w:rsid w:val="00847F3B"/>
    <w:rsid w:val="008501FC"/>
    <w:rsid w:val="008516BC"/>
    <w:rsid w:val="00854F25"/>
    <w:rsid w:val="00861A1A"/>
    <w:rsid w:val="00861D34"/>
    <w:rsid w:val="008623CC"/>
    <w:rsid w:val="00862979"/>
    <w:rsid w:val="00865204"/>
    <w:rsid w:val="008653B2"/>
    <w:rsid w:val="00865C98"/>
    <w:rsid w:val="00866041"/>
    <w:rsid w:val="00866076"/>
    <w:rsid w:val="00866239"/>
    <w:rsid w:val="008669DC"/>
    <w:rsid w:val="00867284"/>
    <w:rsid w:val="00870C25"/>
    <w:rsid w:val="00871731"/>
    <w:rsid w:val="008717D6"/>
    <w:rsid w:val="00871DB3"/>
    <w:rsid w:val="0087237F"/>
    <w:rsid w:val="00872678"/>
    <w:rsid w:val="00872860"/>
    <w:rsid w:val="00872EB8"/>
    <w:rsid w:val="008752CF"/>
    <w:rsid w:val="00875D07"/>
    <w:rsid w:val="00875E6E"/>
    <w:rsid w:val="0087654B"/>
    <w:rsid w:val="00876BB2"/>
    <w:rsid w:val="00876D70"/>
    <w:rsid w:val="008771CF"/>
    <w:rsid w:val="008774DB"/>
    <w:rsid w:val="00877756"/>
    <w:rsid w:val="008805CA"/>
    <w:rsid w:val="00882296"/>
    <w:rsid w:val="00883ACA"/>
    <w:rsid w:val="0088687F"/>
    <w:rsid w:val="00886927"/>
    <w:rsid w:val="00886D6E"/>
    <w:rsid w:val="00887123"/>
    <w:rsid w:val="0089083B"/>
    <w:rsid w:val="008908A4"/>
    <w:rsid w:val="008921E3"/>
    <w:rsid w:val="0089233C"/>
    <w:rsid w:val="00892FAA"/>
    <w:rsid w:val="008934D2"/>
    <w:rsid w:val="0089369C"/>
    <w:rsid w:val="008937E5"/>
    <w:rsid w:val="008960A1"/>
    <w:rsid w:val="0089740C"/>
    <w:rsid w:val="008A24A8"/>
    <w:rsid w:val="008A26A5"/>
    <w:rsid w:val="008A2D25"/>
    <w:rsid w:val="008A3079"/>
    <w:rsid w:val="008A324B"/>
    <w:rsid w:val="008A4DEE"/>
    <w:rsid w:val="008A539A"/>
    <w:rsid w:val="008A59AC"/>
    <w:rsid w:val="008A6196"/>
    <w:rsid w:val="008A6C2C"/>
    <w:rsid w:val="008B00AD"/>
    <w:rsid w:val="008B0BFC"/>
    <w:rsid w:val="008B22EA"/>
    <w:rsid w:val="008B3EE4"/>
    <w:rsid w:val="008B5D0E"/>
    <w:rsid w:val="008B64FD"/>
    <w:rsid w:val="008B6736"/>
    <w:rsid w:val="008C086E"/>
    <w:rsid w:val="008C09E6"/>
    <w:rsid w:val="008C1703"/>
    <w:rsid w:val="008C1DD0"/>
    <w:rsid w:val="008C536A"/>
    <w:rsid w:val="008C54E8"/>
    <w:rsid w:val="008C686B"/>
    <w:rsid w:val="008C6CC4"/>
    <w:rsid w:val="008D3C62"/>
    <w:rsid w:val="008D5A64"/>
    <w:rsid w:val="008E33B3"/>
    <w:rsid w:val="008E422B"/>
    <w:rsid w:val="008E6AA1"/>
    <w:rsid w:val="008E6CD5"/>
    <w:rsid w:val="008F088A"/>
    <w:rsid w:val="008F1000"/>
    <w:rsid w:val="008F1727"/>
    <w:rsid w:val="008F29A4"/>
    <w:rsid w:val="008F4A2C"/>
    <w:rsid w:val="008F60B7"/>
    <w:rsid w:val="008F6E73"/>
    <w:rsid w:val="008F719C"/>
    <w:rsid w:val="008F71D3"/>
    <w:rsid w:val="008F7C0F"/>
    <w:rsid w:val="008F7CDD"/>
    <w:rsid w:val="009007B0"/>
    <w:rsid w:val="00901B51"/>
    <w:rsid w:val="00902632"/>
    <w:rsid w:val="00902F27"/>
    <w:rsid w:val="00904036"/>
    <w:rsid w:val="009045CF"/>
    <w:rsid w:val="00904D55"/>
    <w:rsid w:val="00904E0E"/>
    <w:rsid w:val="009058EE"/>
    <w:rsid w:val="00905B9E"/>
    <w:rsid w:val="009067E0"/>
    <w:rsid w:val="00907237"/>
    <w:rsid w:val="00911100"/>
    <w:rsid w:val="0091129A"/>
    <w:rsid w:val="00911BD2"/>
    <w:rsid w:val="009149BE"/>
    <w:rsid w:val="00914BD1"/>
    <w:rsid w:val="009159FF"/>
    <w:rsid w:val="00915E4B"/>
    <w:rsid w:val="00916AFD"/>
    <w:rsid w:val="00917405"/>
    <w:rsid w:val="00920134"/>
    <w:rsid w:val="009213F9"/>
    <w:rsid w:val="00921ED0"/>
    <w:rsid w:val="00922956"/>
    <w:rsid w:val="00922A4A"/>
    <w:rsid w:val="0092355E"/>
    <w:rsid w:val="00924401"/>
    <w:rsid w:val="00926C00"/>
    <w:rsid w:val="00926C93"/>
    <w:rsid w:val="00927016"/>
    <w:rsid w:val="009272BE"/>
    <w:rsid w:val="00927EF2"/>
    <w:rsid w:val="009308EE"/>
    <w:rsid w:val="00935588"/>
    <w:rsid w:val="00935649"/>
    <w:rsid w:val="009361F6"/>
    <w:rsid w:val="00936DDD"/>
    <w:rsid w:val="00937136"/>
    <w:rsid w:val="009373F9"/>
    <w:rsid w:val="009373FC"/>
    <w:rsid w:val="0093747C"/>
    <w:rsid w:val="00937E67"/>
    <w:rsid w:val="00940388"/>
    <w:rsid w:val="00946645"/>
    <w:rsid w:val="009474CB"/>
    <w:rsid w:val="00947E0B"/>
    <w:rsid w:val="0095045A"/>
    <w:rsid w:val="00951B88"/>
    <w:rsid w:val="00951F81"/>
    <w:rsid w:val="00952382"/>
    <w:rsid w:val="0095388B"/>
    <w:rsid w:val="00954F0E"/>
    <w:rsid w:val="00954FFA"/>
    <w:rsid w:val="00956426"/>
    <w:rsid w:val="009574EA"/>
    <w:rsid w:val="00957C0E"/>
    <w:rsid w:val="009601FF"/>
    <w:rsid w:val="0096098D"/>
    <w:rsid w:val="00961FD8"/>
    <w:rsid w:val="0096267A"/>
    <w:rsid w:val="0096272D"/>
    <w:rsid w:val="00964F92"/>
    <w:rsid w:val="009652EC"/>
    <w:rsid w:val="009706AD"/>
    <w:rsid w:val="00971079"/>
    <w:rsid w:val="00972198"/>
    <w:rsid w:val="009724CC"/>
    <w:rsid w:val="009735DB"/>
    <w:rsid w:val="00973C68"/>
    <w:rsid w:val="00974249"/>
    <w:rsid w:val="00977077"/>
    <w:rsid w:val="009802B4"/>
    <w:rsid w:val="00980BA9"/>
    <w:rsid w:val="0098128A"/>
    <w:rsid w:val="00981E22"/>
    <w:rsid w:val="00982FE8"/>
    <w:rsid w:val="009841CF"/>
    <w:rsid w:val="00986066"/>
    <w:rsid w:val="0098633C"/>
    <w:rsid w:val="0098651F"/>
    <w:rsid w:val="00986751"/>
    <w:rsid w:val="00986D7B"/>
    <w:rsid w:val="00987D97"/>
    <w:rsid w:val="009908E6"/>
    <w:rsid w:val="0099091D"/>
    <w:rsid w:val="009912CC"/>
    <w:rsid w:val="00991491"/>
    <w:rsid w:val="00992236"/>
    <w:rsid w:val="0099661F"/>
    <w:rsid w:val="00996765"/>
    <w:rsid w:val="00997D20"/>
    <w:rsid w:val="009A010D"/>
    <w:rsid w:val="009A6542"/>
    <w:rsid w:val="009A6C73"/>
    <w:rsid w:val="009A6C9B"/>
    <w:rsid w:val="009B023C"/>
    <w:rsid w:val="009B1B49"/>
    <w:rsid w:val="009B1EF3"/>
    <w:rsid w:val="009B2F75"/>
    <w:rsid w:val="009B354C"/>
    <w:rsid w:val="009B43A8"/>
    <w:rsid w:val="009B45B1"/>
    <w:rsid w:val="009B4FDA"/>
    <w:rsid w:val="009B62D3"/>
    <w:rsid w:val="009B64E0"/>
    <w:rsid w:val="009C1747"/>
    <w:rsid w:val="009C1CC3"/>
    <w:rsid w:val="009C32C0"/>
    <w:rsid w:val="009C38BE"/>
    <w:rsid w:val="009C5FD0"/>
    <w:rsid w:val="009D0B7E"/>
    <w:rsid w:val="009D0CDB"/>
    <w:rsid w:val="009D0FDD"/>
    <w:rsid w:val="009D2F15"/>
    <w:rsid w:val="009D3942"/>
    <w:rsid w:val="009D43A4"/>
    <w:rsid w:val="009D630B"/>
    <w:rsid w:val="009D649F"/>
    <w:rsid w:val="009E08A0"/>
    <w:rsid w:val="009E209C"/>
    <w:rsid w:val="009E4D1F"/>
    <w:rsid w:val="009E61D7"/>
    <w:rsid w:val="009E7719"/>
    <w:rsid w:val="009E7FE6"/>
    <w:rsid w:val="009F1626"/>
    <w:rsid w:val="009F2573"/>
    <w:rsid w:val="009F306A"/>
    <w:rsid w:val="009F35A6"/>
    <w:rsid w:val="009F36DB"/>
    <w:rsid w:val="009F4C1D"/>
    <w:rsid w:val="009F7148"/>
    <w:rsid w:val="00A00597"/>
    <w:rsid w:val="00A00E87"/>
    <w:rsid w:val="00A023E6"/>
    <w:rsid w:val="00A02F59"/>
    <w:rsid w:val="00A0313E"/>
    <w:rsid w:val="00A031C2"/>
    <w:rsid w:val="00A110CD"/>
    <w:rsid w:val="00A114A0"/>
    <w:rsid w:val="00A12D62"/>
    <w:rsid w:val="00A1373D"/>
    <w:rsid w:val="00A142AF"/>
    <w:rsid w:val="00A14F7C"/>
    <w:rsid w:val="00A158BF"/>
    <w:rsid w:val="00A15CCD"/>
    <w:rsid w:val="00A17DB9"/>
    <w:rsid w:val="00A2009E"/>
    <w:rsid w:val="00A20D13"/>
    <w:rsid w:val="00A20E42"/>
    <w:rsid w:val="00A21D88"/>
    <w:rsid w:val="00A229EE"/>
    <w:rsid w:val="00A22D07"/>
    <w:rsid w:val="00A247C8"/>
    <w:rsid w:val="00A24B36"/>
    <w:rsid w:val="00A26B70"/>
    <w:rsid w:val="00A26D58"/>
    <w:rsid w:val="00A2756E"/>
    <w:rsid w:val="00A314A5"/>
    <w:rsid w:val="00A31819"/>
    <w:rsid w:val="00A32D66"/>
    <w:rsid w:val="00A330D0"/>
    <w:rsid w:val="00A33BFF"/>
    <w:rsid w:val="00A35124"/>
    <w:rsid w:val="00A35D50"/>
    <w:rsid w:val="00A361F3"/>
    <w:rsid w:val="00A3630E"/>
    <w:rsid w:val="00A37303"/>
    <w:rsid w:val="00A406E7"/>
    <w:rsid w:val="00A4135B"/>
    <w:rsid w:val="00A4148B"/>
    <w:rsid w:val="00A43F0F"/>
    <w:rsid w:val="00A44B92"/>
    <w:rsid w:val="00A45481"/>
    <w:rsid w:val="00A46B44"/>
    <w:rsid w:val="00A4729B"/>
    <w:rsid w:val="00A476E0"/>
    <w:rsid w:val="00A50ABB"/>
    <w:rsid w:val="00A50D28"/>
    <w:rsid w:val="00A51816"/>
    <w:rsid w:val="00A521EE"/>
    <w:rsid w:val="00A534BD"/>
    <w:rsid w:val="00A55CD0"/>
    <w:rsid w:val="00A56268"/>
    <w:rsid w:val="00A56A2D"/>
    <w:rsid w:val="00A5712D"/>
    <w:rsid w:val="00A60C11"/>
    <w:rsid w:val="00A6120F"/>
    <w:rsid w:val="00A61448"/>
    <w:rsid w:val="00A6180C"/>
    <w:rsid w:val="00A6261A"/>
    <w:rsid w:val="00A62D22"/>
    <w:rsid w:val="00A637A4"/>
    <w:rsid w:val="00A64AD2"/>
    <w:rsid w:val="00A64C73"/>
    <w:rsid w:val="00A654A4"/>
    <w:rsid w:val="00A65E62"/>
    <w:rsid w:val="00A66555"/>
    <w:rsid w:val="00A66BAC"/>
    <w:rsid w:val="00A67B52"/>
    <w:rsid w:val="00A71203"/>
    <w:rsid w:val="00A7173F"/>
    <w:rsid w:val="00A72CA5"/>
    <w:rsid w:val="00A732EB"/>
    <w:rsid w:val="00A73B9A"/>
    <w:rsid w:val="00A74AB1"/>
    <w:rsid w:val="00A77407"/>
    <w:rsid w:val="00A81231"/>
    <w:rsid w:val="00A8232F"/>
    <w:rsid w:val="00A825CC"/>
    <w:rsid w:val="00A82A98"/>
    <w:rsid w:val="00A87306"/>
    <w:rsid w:val="00A9057F"/>
    <w:rsid w:val="00A96C67"/>
    <w:rsid w:val="00A97119"/>
    <w:rsid w:val="00A976E9"/>
    <w:rsid w:val="00A978C2"/>
    <w:rsid w:val="00A97F3E"/>
    <w:rsid w:val="00AA12FB"/>
    <w:rsid w:val="00AA1435"/>
    <w:rsid w:val="00AA18EC"/>
    <w:rsid w:val="00AA19A8"/>
    <w:rsid w:val="00AA26F3"/>
    <w:rsid w:val="00AA2885"/>
    <w:rsid w:val="00AA4912"/>
    <w:rsid w:val="00AA4AAD"/>
    <w:rsid w:val="00AA5541"/>
    <w:rsid w:val="00AA56EB"/>
    <w:rsid w:val="00AA6648"/>
    <w:rsid w:val="00AA71AB"/>
    <w:rsid w:val="00AA7E50"/>
    <w:rsid w:val="00AB0CA4"/>
    <w:rsid w:val="00AB1397"/>
    <w:rsid w:val="00AB4F1A"/>
    <w:rsid w:val="00AB6976"/>
    <w:rsid w:val="00AB6DEE"/>
    <w:rsid w:val="00AC06A0"/>
    <w:rsid w:val="00AC1A53"/>
    <w:rsid w:val="00AC1C3F"/>
    <w:rsid w:val="00AC4893"/>
    <w:rsid w:val="00AC50B4"/>
    <w:rsid w:val="00AC5E2D"/>
    <w:rsid w:val="00AC6CFB"/>
    <w:rsid w:val="00AC6E4E"/>
    <w:rsid w:val="00AD279B"/>
    <w:rsid w:val="00AD5352"/>
    <w:rsid w:val="00AD6354"/>
    <w:rsid w:val="00AE05C2"/>
    <w:rsid w:val="00AE0E0D"/>
    <w:rsid w:val="00AE1108"/>
    <w:rsid w:val="00AE4DED"/>
    <w:rsid w:val="00AE4E44"/>
    <w:rsid w:val="00AE6B1C"/>
    <w:rsid w:val="00AF062C"/>
    <w:rsid w:val="00AF077D"/>
    <w:rsid w:val="00AF095B"/>
    <w:rsid w:val="00AF2606"/>
    <w:rsid w:val="00AF3566"/>
    <w:rsid w:val="00AF3BC6"/>
    <w:rsid w:val="00AF5A38"/>
    <w:rsid w:val="00B0028D"/>
    <w:rsid w:val="00B013C7"/>
    <w:rsid w:val="00B01434"/>
    <w:rsid w:val="00B01C65"/>
    <w:rsid w:val="00B02F2F"/>
    <w:rsid w:val="00B04491"/>
    <w:rsid w:val="00B047FA"/>
    <w:rsid w:val="00B05AA6"/>
    <w:rsid w:val="00B0655A"/>
    <w:rsid w:val="00B11683"/>
    <w:rsid w:val="00B11D95"/>
    <w:rsid w:val="00B12DF1"/>
    <w:rsid w:val="00B13817"/>
    <w:rsid w:val="00B13C63"/>
    <w:rsid w:val="00B155F7"/>
    <w:rsid w:val="00B172F2"/>
    <w:rsid w:val="00B2000B"/>
    <w:rsid w:val="00B21566"/>
    <w:rsid w:val="00B223E6"/>
    <w:rsid w:val="00B248F6"/>
    <w:rsid w:val="00B26BA1"/>
    <w:rsid w:val="00B26DFB"/>
    <w:rsid w:val="00B271B6"/>
    <w:rsid w:val="00B279E0"/>
    <w:rsid w:val="00B30432"/>
    <w:rsid w:val="00B32D13"/>
    <w:rsid w:val="00B3403C"/>
    <w:rsid w:val="00B344CF"/>
    <w:rsid w:val="00B350D1"/>
    <w:rsid w:val="00B3527E"/>
    <w:rsid w:val="00B35D0A"/>
    <w:rsid w:val="00B36CED"/>
    <w:rsid w:val="00B37070"/>
    <w:rsid w:val="00B40A06"/>
    <w:rsid w:val="00B412E8"/>
    <w:rsid w:val="00B41B64"/>
    <w:rsid w:val="00B42792"/>
    <w:rsid w:val="00B457AE"/>
    <w:rsid w:val="00B477F4"/>
    <w:rsid w:val="00B47DC5"/>
    <w:rsid w:val="00B50F94"/>
    <w:rsid w:val="00B51ADD"/>
    <w:rsid w:val="00B51D53"/>
    <w:rsid w:val="00B52348"/>
    <w:rsid w:val="00B52763"/>
    <w:rsid w:val="00B52779"/>
    <w:rsid w:val="00B53695"/>
    <w:rsid w:val="00B559E9"/>
    <w:rsid w:val="00B57182"/>
    <w:rsid w:val="00B6169A"/>
    <w:rsid w:val="00B616D7"/>
    <w:rsid w:val="00B622A0"/>
    <w:rsid w:val="00B640FB"/>
    <w:rsid w:val="00B66DA3"/>
    <w:rsid w:val="00B67CCC"/>
    <w:rsid w:val="00B70244"/>
    <w:rsid w:val="00B70B51"/>
    <w:rsid w:val="00B70D9D"/>
    <w:rsid w:val="00B721DF"/>
    <w:rsid w:val="00B73466"/>
    <w:rsid w:val="00B74CB6"/>
    <w:rsid w:val="00B74E42"/>
    <w:rsid w:val="00B75868"/>
    <w:rsid w:val="00B75923"/>
    <w:rsid w:val="00B762C5"/>
    <w:rsid w:val="00B8084A"/>
    <w:rsid w:val="00B80BAA"/>
    <w:rsid w:val="00B80CA4"/>
    <w:rsid w:val="00B81743"/>
    <w:rsid w:val="00B850D1"/>
    <w:rsid w:val="00B85F3E"/>
    <w:rsid w:val="00B9080E"/>
    <w:rsid w:val="00B92714"/>
    <w:rsid w:val="00B94286"/>
    <w:rsid w:val="00B9446B"/>
    <w:rsid w:val="00B955C1"/>
    <w:rsid w:val="00B95C82"/>
    <w:rsid w:val="00B96EC2"/>
    <w:rsid w:val="00BA0409"/>
    <w:rsid w:val="00BA171C"/>
    <w:rsid w:val="00BA2E0D"/>
    <w:rsid w:val="00BA3CAC"/>
    <w:rsid w:val="00BA4C6C"/>
    <w:rsid w:val="00BA58F0"/>
    <w:rsid w:val="00BA5C2F"/>
    <w:rsid w:val="00BA5D76"/>
    <w:rsid w:val="00BA6E22"/>
    <w:rsid w:val="00BA7046"/>
    <w:rsid w:val="00BA7730"/>
    <w:rsid w:val="00BA7892"/>
    <w:rsid w:val="00BA7A8B"/>
    <w:rsid w:val="00BB069B"/>
    <w:rsid w:val="00BB06A6"/>
    <w:rsid w:val="00BB07EF"/>
    <w:rsid w:val="00BB0BD4"/>
    <w:rsid w:val="00BB10FE"/>
    <w:rsid w:val="00BB130B"/>
    <w:rsid w:val="00BB1F1F"/>
    <w:rsid w:val="00BB28A7"/>
    <w:rsid w:val="00BB3158"/>
    <w:rsid w:val="00BB45AE"/>
    <w:rsid w:val="00BB5998"/>
    <w:rsid w:val="00BB726A"/>
    <w:rsid w:val="00BB72A8"/>
    <w:rsid w:val="00BC0470"/>
    <w:rsid w:val="00BC0F4C"/>
    <w:rsid w:val="00BC11DB"/>
    <w:rsid w:val="00BC16BA"/>
    <w:rsid w:val="00BC16E8"/>
    <w:rsid w:val="00BC23D8"/>
    <w:rsid w:val="00BC376C"/>
    <w:rsid w:val="00BC5459"/>
    <w:rsid w:val="00BC5598"/>
    <w:rsid w:val="00BC58C5"/>
    <w:rsid w:val="00BC6858"/>
    <w:rsid w:val="00BD0BDC"/>
    <w:rsid w:val="00BD0D38"/>
    <w:rsid w:val="00BD10F1"/>
    <w:rsid w:val="00BD1408"/>
    <w:rsid w:val="00BD1415"/>
    <w:rsid w:val="00BD1C28"/>
    <w:rsid w:val="00BD26CC"/>
    <w:rsid w:val="00BD2710"/>
    <w:rsid w:val="00BD271A"/>
    <w:rsid w:val="00BD4017"/>
    <w:rsid w:val="00BD4C89"/>
    <w:rsid w:val="00BD5C09"/>
    <w:rsid w:val="00BD7962"/>
    <w:rsid w:val="00BE058D"/>
    <w:rsid w:val="00BE2008"/>
    <w:rsid w:val="00BE30ED"/>
    <w:rsid w:val="00BE51A7"/>
    <w:rsid w:val="00BE5CE6"/>
    <w:rsid w:val="00BE7758"/>
    <w:rsid w:val="00BF0695"/>
    <w:rsid w:val="00BF1720"/>
    <w:rsid w:val="00BF3203"/>
    <w:rsid w:val="00BF3926"/>
    <w:rsid w:val="00BF61AB"/>
    <w:rsid w:val="00BF70C8"/>
    <w:rsid w:val="00BF7EEB"/>
    <w:rsid w:val="00C006F1"/>
    <w:rsid w:val="00C01ED3"/>
    <w:rsid w:val="00C044A9"/>
    <w:rsid w:val="00C059DA"/>
    <w:rsid w:val="00C05FF6"/>
    <w:rsid w:val="00C07854"/>
    <w:rsid w:val="00C10BC6"/>
    <w:rsid w:val="00C11968"/>
    <w:rsid w:val="00C13118"/>
    <w:rsid w:val="00C13A15"/>
    <w:rsid w:val="00C14CE9"/>
    <w:rsid w:val="00C14E43"/>
    <w:rsid w:val="00C16698"/>
    <w:rsid w:val="00C20EE7"/>
    <w:rsid w:val="00C23E88"/>
    <w:rsid w:val="00C23FB9"/>
    <w:rsid w:val="00C24D0B"/>
    <w:rsid w:val="00C24DBB"/>
    <w:rsid w:val="00C24E2B"/>
    <w:rsid w:val="00C253FB"/>
    <w:rsid w:val="00C25849"/>
    <w:rsid w:val="00C26515"/>
    <w:rsid w:val="00C31BB8"/>
    <w:rsid w:val="00C33A61"/>
    <w:rsid w:val="00C353B9"/>
    <w:rsid w:val="00C36826"/>
    <w:rsid w:val="00C400FF"/>
    <w:rsid w:val="00C41976"/>
    <w:rsid w:val="00C429A6"/>
    <w:rsid w:val="00C42C73"/>
    <w:rsid w:val="00C453E2"/>
    <w:rsid w:val="00C46290"/>
    <w:rsid w:val="00C465CA"/>
    <w:rsid w:val="00C47EDB"/>
    <w:rsid w:val="00C542D4"/>
    <w:rsid w:val="00C5656B"/>
    <w:rsid w:val="00C574FE"/>
    <w:rsid w:val="00C62FB3"/>
    <w:rsid w:val="00C642DB"/>
    <w:rsid w:val="00C65232"/>
    <w:rsid w:val="00C654B0"/>
    <w:rsid w:val="00C658B4"/>
    <w:rsid w:val="00C66599"/>
    <w:rsid w:val="00C677B2"/>
    <w:rsid w:val="00C7146F"/>
    <w:rsid w:val="00C71A6C"/>
    <w:rsid w:val="00C72454"/>
    <w:rsid w:val="00C72AA6"/>
    <w:rsid w:val="00C73224"/>
    <w:rsid w:val="00C73366"/>
    <w:rsid w:val="00C756C2"/>
    <w:rsid w:val="00C80B30"/>
    <w:rsid w:val="00C81E02"/>
    <w:rsid w:val="00C83C1A"/>
    <w:rsid w:val="00C84EB3"/>
    <w:rsid w:val="00C85358"/>
    <w:rsid w:val="00C867DC"/>
    <w:rsid w:val="00C87167"/>
    <w:rsid w:val="00C9268D"/>
    <w:rsid w:val="00C94038"/>
    <w:rsid w:val="00C94C51"/>
    <w:rsid w:val="00C95625"/>
    <w:rsid w:val="00C9628A"/>
    <w:rsid w:val="00C965D6"/>
    <w:rsid w:val="00CA01D3"/>
    <w:rsid w:val="00CA0392"/>
    <w:rsid w:val="00CA0C70"/>
    <w:rsid w:val="00CA3BE1"/>
    <w:rsid w:val="00CB0641"/>
    <w:rsid w:val="00CB1645"/>
    <w:rsid w:val="00CB2100"/>
    <w:rsid w:val="00CB591F"/>
    <w:rsid w:val="00CB5B49"/>
    <w:rsid w:val="00CB65E0"/>
    <w:rsid w:val="00CC0B78"/>
    <w:rsid w:val="00CC0F48"/>
    <w:rsid w:val="00CC1651"/>
    <w:rsid w:val="00CC27C4"/>
    <w:rsid w:val="00CC2BD1"/>
    <w:rsid w:val="00CC2F8D"/>
    <w:rsid w:val="00CC32AC"/>
    <w:rsid w:val="00CC5704"/>
    <w:rsid w:val="00CC708D"/>
    <w:rsid w:val="00CD0079"/>
    <w:rsid w:val="00CD24AD"/>
    <w:rsid w:val="00CD2FE6"/>
    <w:rsid w:val="00CD3351"/>
    <w:rsid w:val="00CD3F14"/>
    <w:rsid w:val="00CD44A5"/>
    <w:rsid w:val="00CD4E2D"/>
    <w:rsid w:val="00CD59E2"/>
    <w:rsid w:val="00CD621E"/>
    <w:rsid w:val="00CD754F"/>
    <w:rsid w:val="00CD7613"/>
    <w:rsid w:val="00CE050B"/>
    <w:rsid w:val="00CE0721"/>
    <w:rsid w:val="00CE4A45"/>
    <w:rsid w:val="00CE4D24"/>
    <w:rsid w:val="00CE72CA"/>
    <w:rsid w:val="00CE7565"/>
    <w:rsid w:val="00CE7A92"/>
    <w:rsid w:val="00CF0367"/>
    <w:rsid w:val="00CF0465"/>
    <w:rsid w:val="00CF1FCE"/>
    <w:rsid w:val="00CF52CD"/>
    <w:rsid w:val="00CF5B8B"/>
    <w:rsid w:val="00CF5D1D"/>
    <w:rsid w:val="00CF6B08"/>
    <w:rsid w:val="00CF6DC1"/>
    <w:rsid w:val="00CF7073"/>
    <w:rsid w:val="00CF7A36"/>
    <w:rsid w:val="00CF7B3A"/>
    <w:rsid w:val="00D011E9"/>
    <w:rsid w:val="00D01A2C"/>
    <w:rsid w:val="00D030FC"/>
    <w:rsid w:val="00D03219"/>
    <w:rsid w:val="00D03E5A"/>
    <w:rsid w:val="00D042AD"/>
    <w:rsid w:val="00D0647E"/>
    <w:rsid w:val="00D06D4B"/>
    <w:rsid w:val="00D11A98"/>
    <w:rsid w:val="00D142E5"/>
    <w:rsid w:val="00D163A2"/>
    <w:rsid w:val="00D164A3"/>
    <w:rsid w:val="00D16CCF"/>
    <w:rsid w:val="00D20130"/>
    <w:rsid w:val="00D2048B"/>
    <w:rsid w:val="00D20A51"/>
    <w:rsid w:val="00D2172E"/>
    <w:rsid w:val="00D21817"/>
    <w:rsid w:val="00D21972"/>
    <w:rsid w:val="00D222C8"/>
    <w:rsid w:val="00D22BBA"/>
    <w:rsid w:val="00D24137"/>
    <w:rsid w:val="00D2489E"/>
    <w:rsid w:val="00D2738A"/>
    <w:rsid w:val="00D30195"/>
    <w:rsid w:val="00D30ADC"/>
    <w:rsid w:val="00D31D58"/>
    <w:rsid w:val="00D3210A"/>
    <w:rsid w:val="00D325F5"/>
    <w:rsid w:val="00D32789"/>
    <w:rsid w:val="00D33551"/>
    <w:rsid w:val="00D337DF"/>
    <w:rsid w:val="00D3468B"/>
    <w:rsid w:val="00D34719"/>
    <w:rsid w:val="00D3576C"/>
    <w:rsid w:val="00D35D67"/>
    <w:rsid w:val="00D36987"/>
    <w:rsid w:val="00D36A90"/>
    <w:rsid w:val="00D40BDA"/>
    <w:rsid w:val="00D417B3"/>
    <w:rsid w:val="00D43521"/>
    <w:rsid w:val="00D450F6"/>
    <w:rsid w:val="00D454FC"/>
    <w:rsid w:val="00D460D4"/>
    <w:rsid w:val="00D50777"/>
    <w:rsid w:val="00D53002"/>
    <w:rsid w:val="00D533C5"/>
    <w:rsid w:val="00D543EA"/>
    <w:rsid w:val="00D5442D"/>
    <w:rsid w:val="00D55421"/>
    <w:rsid w:val="00D5721E"/>
    <w:rsid w:val="00D601CF"/>
    <w:rsid w:val="00D604DA"/>
    <w:rsid w:val="00D60727"/>
    <w:rsid w:val="00D619C4"/>
    <w:rsid w:val="00D63770"/>
    <w:rsid w:val="00D64786"/>
    <w:rsid w:val="00D65056"/>
    <w:rsid w:val="00D6557B"/>
    <w:rsid w:val="00D65612"/>
    <w:rsid w:val="00D65C08"/>
    <w:rsid w:val="00D662F3"/>
    <w:rsid w:val="00D663AD"/>
    <w:rsid w:val="00D70C54"/>
    <w:rsid w:val="00D73E9C"/>
    <w:rsid w:val="00D7452C"/>
    <w:rsid w:val="00D758DE"/>
    <w:rsid w:val="00D76DC1"/>
    <w:rsid w:val="00D80850"/>
    <w:rsid w:val="00D87055"/>
    <w:rsid w:val="00D9039A"/>
    <w:rsid w:val="00D910CE"/>
    <w:rsid w:val="00D910D2"/>
    <w:rsid w:val="00D91686"/>
    <w:rsid w:val="00D92127"/>
    <w:rsid w:val="00D92784"/>
    <w:rsid w:val="00D945C0"/>
    <w:rsid w:val="00D96C65"/>
    <w:rsid w:val="00D97776"/>
    <w:rsid w:val="00D97A9B"/>
    <w:rsid w:val="00DA1D13"/>
    <w:rsid w:val="00DA2887"/>
    <w:rsid w:val="00DA2C4A"/>
    <w:rsid w:val="00DA42ED"/>
    <w:rsid w:val="00DA5757"/>
    <w:rsid w:val="00DA5A6B"/>
    <w:rsid w:val="00DA637F"/>
    <w:rsid w:val="00DA679D"/>
    <w:rsid w:val="00DA70F7"/>
    <w:rsid w:val="00DA7644"/>
    <w:rsid w:val="00DB072A"/>
    <w:rsid w:val="00DB397F"/>
    <w:rsid w:val="00DB46CB"/>
    <w:rsid w:val="00DB6BB9"/>
    <w:rsid w:val="00DC02BC"/>
    <w:rsid w:val="00DC08C0"/>
    <w:rsid w:val="00DC131A"/>
    <w:rsid w:val="00DC1B09"/>
    <w:rsid w:val="00DC2248"/>
    <w:rsid w:val="00DC2423"/>
    <w:rsid w:val="00DC35B2"/>
    <w:rsid w:val="00DC382E"/>
    <w:rsid w:val="00DC3DA5"/>
    <w:rsid w:val="00DC4787"/>
    <w:rsid w:val="00DC5120"/>
    <w:rsid w:val="00DC66FE"/>
    <w:rsid w:val="00DC6B9B"/>
    <w:rsid w:val="00DC7FDD"/>
    <w:rsid w:val="00DD08EE"/>
    <w:rsid w:val="00DD1463"/>
    <w:rsid w:val="00DD2048"/>
    <w:rsid w:val="00DD461E"/>
    <w:rsid w:val="00DE0FB6"/>
    <w:rsid w:val="00DE1B08"/>
    <w:rsid w:val="00DE1C55"/>
    <w:rsid w:val="00DE1FFC"/>
    <w:rsid w:val="00DE228D"/>
    <w:rsid w:val="00DE2582"/>
    <w:rsid w:val="00DE26AE"/>
    <w:rsid w:val="00DE3637"/>
    <w:rsid w:val="00DE4B51"/>
    <w:rsid w:val="00DE4D27"/>
    <w:rsid w:val="00DE4D52"/>
    <w:rsid w:val="00DF0332"/>
    <w:rsid w:val="00DF1714"/>
    <w:rsid w:val="00DF22D9"/>
    <w:rsid w:val="00DF3483"/>
    <w:rsid w:val="00DF3F48"/>
    <w:rsid w:val="00DF4584"/>
    <w:rsid w:val="00DF5009"/>
    <w:rsid w:val="00DF536C"/>
    <w:rsid w:val="00DF5509"/>
    <w:rsid w:val="00DF57DC"/>
    <w:rsid w:val="00DF5B48"/>
    <w:rsid w:val="00DF792A"/>
    <w:rsid w:val="00E009F5"/>
    <w:rsid w:val="00E01B95"/>
    <w:rsid w:val="00E04B7A"/>
    <w:rsid w:val="00E054E0"/>
    <w:rsid w:val="00E073EE"/>
    <w:rsid w:val="00E11A6B"/>
    <w:rsid w:val="00E11FDA"/>
    <w:rsid w:val="00E13AD0"/>
    <w:rsid w:val="00E1457E"/>
    <w:rsid w:val="00E16188"/>
    <w:rsid w:val="00E20252"/>
    <w:rsid w:val="00E20BB3"/>
    <w:rsid w:val="00E21492"/>
    <w:rsid w:val="00E23BC6"/>
    <w:rsid w:val="00E24247"/>
    <w:rsid w:val="00E25A03"/>
    <w:rsid w:val="00E263FE"/>
    <w:rsid w:val="00E2672A"/>
    <w:rsid w:val="00E309AB"/>
    <w:rsid w:val="00E313C3"/>
    <w:rsid w:val="00E31743"/>
    <w:rsid w:val="00E32270"/>
    <w:rsid w:val="00E3325E"/>
    <w:rsid w:val="00E3398D"/>
    <w:rsid w:val="00E34BE7"/>
    <w:rsid w:val="00E368A7"/>
    <w:rsid w:val="00E36CBD"/>
    <w:rsid w:val="00E3742D"/>
    <w:rsid w:val="00E37903"/>
    <w:rsid w:val="00E40B73"/>
    <w:rsid w:val="00E41895"/>
    <w:rsid w:val="00E42A1C"/>
    <w:rsid w:val="00E42D9F"/>
    <w:rsid w:val="00E4456B"/>
    <w:rsid w:val="00E44F6E"/>
    <w:rsid w:val="00E4638A"/>
    <w:rsid w:val="00E46C6D"/>
    <w:rsid w:val="00E476A5"/>
    <w:rsid w:val="00E504E2"/>
    <w:rsid w:val="00E5194D"/>
    <w:rsid w:val="00E51B31"/>
    <w:rsid w:val="00E51FDE"/>
    <w:rsid w:val="00E54903"/>
    <w:rsid w:val="00E549AF"/>
    <w:rsid w:val="00E61926"/>
    <w:rsid w:val="00E61C70"/>
    <w:rsid w:val="00E621A3"/>
    <w:rsid w:val="00E622D7"/>
    <w:rsid w:val="00E63BB3"/>
    <w:rsid w:val="00E660EB"/>
    <w:rsid w:val="00E66FCC"/>
    <w:rsid w:val="00E712A5"/>
    <w:rsid w:val="00E71F40"/>
    <w:rsid w:val="00E72CC9"/>
    <w:rsid w:val="00E73112"/>
    <w:rsid w:val="00E74C08"/>
    <w:rsid w:val="00E763B9"/>
    <w:rsid w:val="00E77869"/>
    <w:rsid w:val="00E806AF"/>
    <w:rsid w:val="00E80B2E"/>
    <w:rsid w:val="00E80EE4"/>
    <w:rsid w:val="00E8212C"/>
    <w:rsid w:val="00E821E3"/>
    <w:rsid w:val="00E828B1"/>
    <w:rsid w:val="00E82A50"/>
    <w:rsid w:val="00E85490"/>
    <w:rsid w:val="00E8619B"/>
    <w:rsid w:val="00E8752D"/>
    <w:rsid w:val="00E87A83"/>
    <w:rsid w:val="00E9057E"/>
    <w:rsid w:val="00E91D11"/>
    <w:rsid w:val="00E92852"/>
    <w:rsid w:val="00E93AF1"/>
    <w:rsid w:val="00E94CB8"/>
    <w:rsid w:val="00E95087"/>
    <w:rsid w:val="00E956E7"/>
    <w:rsid w:val="00E97DA0"/>
    <w:rsid w:val="00E97ECA"/>
    <w:rsid w:val="00E97F5B"/>
    <w:rsid w:val="00EA089D"/>
    <w:rsid w:val="00EA0BCC"/>
    <w:rsid w:val="00EA0C41"/>
    <w:rsid w:val="00EA15B2"/>
    <w:rsid w:val="00EA1DB5"/>
    <w:rsid w:val="00EA2A73"/>
    <w:rsid w:val="00EA3D9E"/>
    <w:rsid w:val="00EA5120"/>
    <w:rsid w:val="00EA56F1"/>
    <w:rsid w:val="00EA58ED"/>
    <w:rsid w:val="00EB0201"/>
    <w:rsid w:val="00EB0411"/>
    <w:rsid w:val="00EB0616"/>
    <w:rsid w:val="00EB1919"/>
    <w:rsid w:val="00EB5A45"/>
    <w:rsid w:val="00EB6818"/>
    <w:rsid w:val="00EB7F45"/>
    <w:rsid w:val="00EC2680"/>
    <w:rsid w:val="00EC2D28"/>
    <w:rsid w:val="00EC7258"/>
    <w:rsid w:val="00EC72F2"/>
    <w:rsid w:val="00EC766F"/>
    <w:rsid w:val="00EC7DE3"/>
    <w:rsid w:val="00ED219A"/>
    <w:rsid w:val="00ED3384"/>
    <w:rsid w:val="00ED52BD"/>
    <w:rsid w:val="00ED5F12"/>
    <w:rsid w:val="00ED6AAD"/>
    <w:rsid w:val="00EE0DB1"/>
    <w:rsid w:val="00EE26B6"/>
    <w:rsid w:val="00EE329E"/>
    <w:rsid w:val="00EE3361"/>
    <w:rsid w:val="00EE3CD7"/>
    <w:rsid w:val="00EE4AEF"/>
    <w:rsid w:val="00EE5509"/>
    <w:rsid w:val="00EE5CD2"/>
    <w:rsid w:val="00EE695B"/>
    <w:rsid w:val="00EE73B4"/>
    <w:rsid w:val="00EF0642"/>
    <w:rsid w:val="00EF12D7"/>
    <w:rsid w:val="00EF5ECA"/>
    <w:rsid w:val="00EF6121"/>
    <w:rsid w:val="00EF626E"/>
    <w:rsid w:val="00F01A85"/>
    <w:rsid w:val="00F028C5"/>
    <w:rsid w:val="00F03F99"/>
    <w:rsid w:val="00F0497C"/>
    <w:rsid w:val="00F04DAC"/>
    <w:rsid w:val="00F055AD"/>
    <w:rsid w:val="00F07443"/>
    <w:rsid w:val="00F1015C"/>
    <w:rsid w:val="00F10A4C"/>
    <w:rsid w:val="00F11BF5"/>
    <w:rsid w:val="00F11DBE"/>
    <w:rsid w:val="00F12BA4"/>
    <w:rsid w:val="00F143C6"/>
    <w:rsid w:val="00F147BD"/>
    <w:rsid w:val="00F14CBF"/>
    <w:rsid w:val="00F1549F"/>
    <w:rsid w:val="00F1699C"/>
    <w:rsid w:val="00F174D4"/>
    <w:rsid w:val="00F179B4"/>
    <w:rsid w:val="00F17E9D"/>
    <w:rsid w:val="00F20B02"/>
    <w:rsid w:val="00F22FCC"/>
    <w:rsid w:val="00F24101"/>
    <w:rsid w:val="00F247D7"/>
    <w:rsid w:val="00F27985"/>
    <w:rsid w:val="00F279CA"/>
    <w:rsid w:val="00F27ADA"/>
    <w:rsid w:val="00F27F37"/>
    <w:rsid w:val="00F30E97"/>
    <w:rsid w:val="00F330E6"/>
    <w:rsid w:val="00F34735"/>
    <w:rsid w:val="00F35BC7"/>
    <w:rsid w:val="00F35D73"/>
    <w:rsid w:val="00F365AB"/>
    <w:rsid w:val="00F36F7B"/>
    <w:rsid w:val="00F4065A"/>
    <w:rsid w:val="00F414AC"/>
    <w:rsid w:val="00F41713"/>
    <w:rsid w:val="00F41DA0"/>
    <w:rsid w:val="00F4205A"/>
    <w:rsid w:val="00F44955"/>
    <w:rsid w:val="00F44C63"/>
    <w:rsid w:val="00F464E0"/>
    <w:rsid w:val="00F469EB"/>
    <w:rsid w:val="00F46BF1"/>
    <w:rsid w:val="00F510FD"/>
    <w:rsid w:val="00F51931"/>
    <w:rsid w:val="00F53014"/>
    <w:rsid w:val="00F53CE8"/>
    <w:rsid w:val="00F56177"/>
    <w:rsid w:val="00F57A85"/>
    <w:rsid w:val="00F61B9D"/>
    <w:rsid w:val="00F6318C"/>
    <w:rsid w:val="00F639AC"/>
    <w:rsid w:val="00F642F9"/>
    <w:rsid w:val="00F6511E"/>
    <w:rsid w:val="00F65CAA"/>
    <w:rsid w:val="00F66B02"/>
    <w:rsid w:val="00F67E5D"/>
    <w:rsid w:val="00F73182"/>
    <w:rsid w:val="00F74C0A"/>
    <w:rsid w:val="00F75509"/>
    <w:rsid w:val="00F77953"/>
    <w:rsid w:val="00F84C5C"/>
    <w:rsid w:val="00F85A22"/>
    <w:rsid w:val="00F902EF"/>
    <w:rsid w:val="00F90E29"/>
    <w:rsid w:val="00F940A3"/>
    <w:rsid w:val="00F94679"/>
    <w:rsid w:val="00F958BF"/>
    <w:rsid w:val="00F96238"/>
    <w:rsid w:val="00FA0720"/>
    <w:rsid w:val="00FA10BD"/>
    <w:rsid w:val="00FA3570"/>
    <w:rsid w:val="00FA4289"/>
    <w:rsid w:val="00FA4A56"/>
    <w:rsid w:val="00FA74D3"/>
    <w:rsid w:val="00FB108B"/>
    <w:rsid w:val="00FB4923"/>
    <w:rsid w:val="00FB6FF8"/>
    <w:rsid w:val="00FC0900"/>
    <w:rsid w:val="00FC1EDC"/>
    <w:rsid w:val="00FC2B7E"/>
    <w:rsid w:val="00FC33A3"/>
    <w:rsid w:val="00FC37A8"/>
    <w:rsid w:val="00FC3B62"/>
    <w:rsid w:val="00FC45EF"/>
    <w:rsid w:val="00FC57BC"/>
    <w:rsid w:val="00FC5D51"/>
    <w:rsid w:val="00FC5DB3"/>
    <w:rsid w:val="00FC6435"/>
    <w:rsid w:val="00FC69D4"/>
    <w:rsid w:val="00FC74C2"/>
    <w:rsid w:val="00FD01B2"/>
    <w:rsid w:val="00FD1091"/>
    <w:rsid w:val="00FD1BAF"/>
    <w:rsid w:val="00FD2590"/>
    <w:rsid w:val="00FD276D"/>
    <w:rsid w:val="00FD4F15"/>
    <w:rsid w:val="00FD58F7"/>
    <w:rsid w:val="00FD6FA4"/>
    <w:rsid w:val="00FD7360"/>
    <w:rsid w:val="00FD75B2"/>
    <w:rsid w:val="00FD7775"/>
    <w:rsid w:val="00FD7BD8"/>
    <w:rsid w:val="00FE23C4"/>
    <w:rsid w:val="00FE4437"/>
    <w:rsid w:val="00FE4A9D"/>
    <w:rsid w:val="00FE59B9"/>
    <w:rsid w:val="00FE78D1"/>
    <w:rsid w:val="00FF011E"/>
    <w:rsid w:val="00FF336B"/>
    <w:rsid w:val="00FF3B57"/>
    <w:rsid w:val="00FF3E7C"/>
    <w:rsid w:val="00FF447D"/>
    <w:rsid w:val="00FF729F"/>
    <w:rsid w:val="00FF7ED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307202" fillcolor="none [3212]">
      <v:fill 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pPr>
        <w:spacing w:before="120" w:after="60" w:line="260" w:lineRule="atLeast"/>
        <w:ind w:left="677" w:hanging="677"/>
      </w:pPr>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note text" w:uiPriority="99"/>
    <w:lsdException w:name="footer" w:uiPriority="99"/>
    <w:lsdException w:name="caption" w:qFormat="1"/>
    <w:lsdException w:name="table of figures" w:uiPriority="99"/>
    <w:lsdException w:name="footnote reference" w:semiHidden="1" w:uiPriority="99"/>
    <w:lsdException w:name="annotation reference" w:semiHidden="1"/>
    <w:lsdException w:name="endnote reference" w:semiHidden="1"/>
    <w:lsdException w:name="Default Paragraph Font" w:uiPriority="1"/>
    <w:lsdException w:name="Body Text" w:qFormat="1"/>
    <w:lsdException w:name="List Continue" w:qFormat="1"/>
    <w:lsdException w:name="Hyperlink" w:uiPriority="99"/>
    <w:lsdException w:name="FollowedHyperlink" w:uiPriority="99"/>
    <w:lsdException w:name="Emphasis" w:semiHidden="1"/>
    <w:lsdException w:name="No List" w:uiPriority="99"/>
    <w:lsdException w:name="Outline List 3" w:uiPriority="99"/>
    <w:lsdException w:name="Balloon Text" w:uiPriority="99"/>
    <w:lsdException w:name="Table Grid" w:uiPriority="59"/>
    <w:lsdException w:name="Placeholder Text" w:semiHidden="1" w:uiPriority="99"/>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atentStyles>
  <w:style w:type="paragraph" w:default="1" w:styleId="Normal">
    <w:name w:val="Normal"/>
    <w:qFormat/>
    <w:rsid w:val="007B7183"/>
    <w:pPr>
      <w:spacing w:after="120" w:line="240" w:lineRule="auto"/>
      <w:ind w:left="0" w:firstLine="0"/>
      <w:jc w:val="both"/>
    </w:pPr>
    <w:rPr>
      <w:rFonts w:ascii="Arial" w:hAnsi="Arial"/>
      <w:sz w:val="22"/>
      <w:szCs w:val="22"/>
    </w:rPr>
  </w:style>
  <w:style w:type="paragraph" w:styleId="Heading1">
    <w:name w:val="heading 1"/>
    <w:next w:val="BodyText"/>
    <w:link w:val="Heading1Char"/>
    <w:qFormat/>
    <w:rsid w:val="00982FE8"/>
    <w:pPr>
      <w:keepNext/>
      <w:keepLines/>
      <w:numPr>
        <w:numId w:val="1"/>
      </w:numPr>
      <w:spacing w:before="480"/>
      <w:outlineLvl w:val="0"/>
    </w:pPr>
    <w:rPr>
      <w:rFonts w:ascii="Arial" w:hAnsi="Arial" w:cs="Arial"/>
      <w:b/>
      <w:bCs/>
      <w:color w:val="008CD6"/>
      <w:kern w:val="18"/>
      <w:sz w:val="36"/>
      <w:szCs w:val="24"/>
      <w:lang w:bidi="he-IL"/>
    </w:rPr>
  </w:style>
  <w:style w:type="paragraph" w:styleId="Heading2">
    <w:name w:val="heading 2"/>
    <w:basedOn w:val="Heading1"/>
    <w:next w:val="BodyText"/>
    <w:link w:val="Heading2Char"/>
    <w:qFormat/>
    <w:rsid w:val="0057455E"/>
    <w:pPr>
      <w:numPr>
        <w:ilvl w:val="1"/>
      </w:numPr>
      <w:spacing w:before="360" w:after="120"/>
      <w:outlineLvl w:val="1"/>
    </w:pPr>
    <w:rPr>
      <w:sz w:val="32"/>
    </w:rPr>
  </w:style>
  <w:style w:type="paragraph" w:styleId="Heading3">
    <w:name w:val="heading 3"/>
    <w:basedOn w:val="Heading2"/>
    <w:next w:val="BodyText"/>
    <w:link w:val="Heading3Char"/>
    <w:qFormat/>
    <w:rsid w:val="0057455E"/>
    <w:pPr>
      <w:numPr>
        <w:ilvl w:val="2"/>
      </w:numPr>
      <w:outlineLvl w:val="2"/>
    </w:pPr>
    <w:rPr>
      <w:sz w:val="28"/>
    </w:rPr>
  </w:style>
  <w:style w:type="paragraph" w:styleId="Heading4">
    <w:name w:val="heading 4"/>
    <w:basedOn w:val="Heading3"/>
    <w:next w:val="BodyText"/>
    <w:link w:val="Heading4Char"/>
    <w:qFormat/>
    <w:rsid w:val="00120556"/>
    <w:pPr>
      <w:numPr>
        <w:ilvl w:val="3"/>
      </w:numPr>
      <w:spacing w:after="0"/>
      <w:outlineLvl w:val="3"/>
    </w:pPr>
    <w:rPr>
      <w:rFonts w:ascii="Arial Bold" w:hAnsi="Arial Bold"/>
      <w:kern w:val="0"/>
      <w:sz w:val="24"/>
    </w:rPr>
  </w:style>
  <w:style w:type="paragraph" w:styleId="Heading5">
    <w:name w:val="heading 5"/>
    <w:basedOn w:val="Heading4"/>
    <w:next w:val="BodyText"/>
    <w:link w:val="Heading5Char"/>
    <w:qFormat/>
    <w:rsid w:val="00266141"/>
    <w:pPr>
      <w:numPr>
        <w:ilvl w:val="4"/>
      </w:numPr>
      <w:outlineLvl w:val="4"/>
    </w:pPr>
    <w:rPr>
      <w:sz w:val="22"/>
      <w:szCs w:val="22"/>
    </w:rPr>
  </w:style>
  <w:style w:type="paragraph" w:styleId="Heading6">
    <w:name w:val="heading 6"/>
    <w:basedOn w:val="Heading5"/>
    <w:next w:val="BodyText"/>
    <w:link w:val="Heading6Char"/>
    <w:qFormat/>
    <w:rsid w:val="00266141"/>
    <w:pPr>
      <w:numPr>
        <w:ilvl w:val="5"/>
      </w:numPr>
      <w:outlineLvl w:val="5"/>
    </w:pPr>
  </w:style>
  <w:style w:type="paragraph" w:styleId="Heading7">
    <w:name w:val="heading 7"/>
    <w:basedOn w:val="Heading6"/>
    <w:next w:val="BodyText"/>
    <w:link w:val="Heading7Char"/>
    <w:qFormat/>
    <w:rsid w:val="007A22B3"/>
    <w:pPr>
      <w:numPr>
        <w:ilvl w:val="6"/>
      </w:numPr>
      <w:outlineLvl w:val="6"/>
    </w:pPr>
  </w:style>
  <w:style w:type="paragraph" w:styleId="Heading8">
    <w:name w:val="heading 8"/>
    <w:basedOn w:val="BodyText"/>
    <w:next w:val="BodyText"/>
    <w:link w:val="Heading8Char"/>
    <w:qFormat/>
    <w:rsid w:val="007A22B3"/>
    <w:pPr>
      <w:keepNext/>
      <w:keepLines/>
      <w:numPr>
        <w:ilvl w:val="7"/>
        <w:numId w:val="1"/>
      </w:numPr>
      <w:tabs>
        <w:tab w:val="left" w:pos="1418"/>
        <w:tab w:val="left" w:pos="1985"/>
        <w:tab w:val="left" w:pos="2552"/>
        <w:tab w:val="left" w:pos="3119"/>
        <w:tab w:val="left" w:pos="3686"/>
      </w:tabs>
      <w:spacing w:before="180"/>
      <w:ind w:right="720"/>
      <w:outlineLvl w:val="7"/>
    </w:pPr>
    <w:rPr>
      <w:rFonts w:cs="Arial"/>
      <w:b/>
      <w:bCs/>
      <w:color w:val="008CD6"/>
      <w:szCs w:val="22"/>
    </w:rPr>
  </w:style>
  <w:style w:type="paragraph" w:styleId="Heading9">
    <w:name w:val="heading 9"/>
    <w:basedOn w:val="Heading8"/>
    <w:next w:val="BodyText"/>
    <w:link w:val="Heading9Char"/>
    <w:qFormat/>
    <w:rsid w:val="007A22B3"/>
    <w:pPr>
      <w:numPr>
        <w:ilvl w:val="8"/>
      </w:numPr>
      <w:spacing w:after="9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486A3C"/>
    <w:pPr>
      <w:ind w:left="0" w:firstLine="0"/>
      <w:jc w:val="both"/>
    </w:pPr>
    <w:rPr>
      <w:rFonts w:ascii="Arial" w:hAnsi="Arial"/>
      <w:szCs w:val="24"/>
      <w:lang w:bidi="he-IL"/>
    </w:rPr>
  </w:style>
  <w:style w:type="paragraph" w:customStyle="1" w:styleId="Bullet1">
    <w:name w:val="Bullet 1"/>
    <w:basedOn w:val="BodyText"/>
    <w:link w:val="Bullet1Char"/>
    <w:qFormat/>
    <w:rsid w:val="00AE4DED"/>
    <w:pPr>
      <w:keepLines/>
      <w:numPr>
        <w:numId w:val="6"/>
      </w:numPr>
      <w:spacing w:before="60"/>
    </w:pPr>
  </w:style>
  <w:style w:type="paragraph" w:customStyle="1" w:styleId="Bullet2">
    <w:name w:val="Bullet 2"/>
    <w:basedOn w:val="BodyText"/>
    <w:rsid w:val="00AE4DED"/>
    <w:pPr>
      <w:keepLines/>
      <w:numPr>
        <w:ilvl w:val="1"/>
        <w:numId w:val="6"/>
      </w:numPr>
      <w:spacing w:before="60"/>
    </w:pPr>
  </w:style>
  <w:style w:type="paragraph" w:customStyle="1" w:styleId="Note">
    <w:name w:val="Note"/>
    <w:basedOn w:val="BodyText"/>
    <w:next w:val="BodyText"/>
    <w:rsid w:val="00A82A98"/>
    <w:pPr>
      <w:keepNext/>
      <w:shd w:val="clear" w:color="auto" w:fill="CECECE"/>
      <w:ind w:left="680" w:hanging="680"/>
    </w:pPr>
  </w:style>
  <w:style w:type="character" w:styleId="Hyperlink">
    <w:name w:val="Hyperlink"/>
    <w:basedOn w:val="DefaultParagraphFont"/>
    <w:uiPriority w:val="99"/>
    <w:rsid w:val="00FB4923"/>
    <w:rPr>
      <w:color w:val="0000FF"/>
      <w:u w:val="single"/>
    </w:rPr>
  </w:style>
  <w:style w:type="paragraph" w:customStyle="1" w:styleId="PicLarge">
    <w:name w:val="PicLarge"/>
    <w:basedOn w:val="Pic"/>
    <w:semiHidden/>
    <w:rsid w:val="00FB4923"/>
  </w:style>
  <w:style w:type="paragraph" w:customStyle="1" w:styleId="Pic">
    <w:name w:val="Pic"/>
    <w:basedOn w:val="BodyText"/>
    <w:next w:val="BodyText"/>
    <w:rsid w:val="00A82A98"/>
    <w:pPr>
      <w:spacing w:before="180" w:after="240" w:line="320" w:lineRule="atLeast"/>
    </w:pPr>
    <w:rPr>
      <w:szCs w:val="22"/>
    </w:rPr>
  </w:style>
  <w:style w:type="paragraph" w:customStyle="1" w:styleId="Step">
    <w:name w:val="Step"/>
    <w:basedOn w:val="BodyText"/>
    <w:semiHidden/>
    <w:qFormat/>
    <w:rsid w:val="007A22B3"/>
    <w:pPr>
      <w:keepLines/>
      <w:numPr>
        <w:numId w:val="7"/>
      </w:numPr>
    </w:pPr>
  </w:style>
  <w:style w:type="paragraph" w:customStyle="1" w:styleId="SubStep">
    <w:name w:val="SubStep"/>
    <w:basedOn w:val="BodyText"/>
    <w:semiHidden/>
    <w:rsid w:val="00A32D66"/>
    <w:pPr>
      <w:keepLines/>
      <w:numPr>
        <w:ilvl w:val="1"/>
        <w:numId w:val="7"/>
      </w:numPr>
    </w:pPr>
  </w:style>
  <w:style w:type="paragraph" w:customStyle="1" w:styleId="TabNormal">
    <w:name w:val="TabNormal"/>
    <w:basedOn w:val="BodyText"/>
    <w:link w:val="TabNormalChar"/>
    <w:qFormat/>
    <w:rsid w:val="001D302D"/>
    <w:pPr>
      <w:spacing w:before="40" w:after="40"/>
    </w:pPr>
  </w:style>
  <w:style w:type="paragraph" w:customStyle="1" w:styleId="TabTitle">
    <w:name w:val="TabTitle"/>
    <w:basedOn w:val="BodyText"/>
    <w:rsid w:val="0089369C"/>
    <w:pPr>
      <w:keepNext/>
      <w:keepLines/>
      <w:spacing w:before="60"/>
    </w:pPr>
    <w:rPr>
      <w:rFonts w:cs="Arial"/>
      <w:b/>
      <w:bCs/>
      <w:szCs w:val="20"/>
    </w:rPr>
  </w:style>
  <w:style w:type="paragraph" w:customStyle="1" w:styleId="TabNote">
    <w:name w:val="TabNote"/>
    <w:basedOn w:val="Note"/>
    <w:next w:val="TabNormal"/>
    <w:rsid w:val="0089369C"/>
    <w:pPr>
      <w:spacing w:after="120"/>
      <w:ind w:left="0" w:firstLine="0"/>
    </w:pPr>
  </w:style>
  <w:style w:type="paragraph" w:customStyle="1" w:styleId="TabStep">
    <w:name w:val="TabStep"/>
    <w:basedOn w:val="Step"/>
    <w:semiHidden/>
    <w:rsid w:val="0089369C"/>
    <w:pPr>
      <w:numPr>
        <w:ilvl w:val="2"/>
      </w:numPr>
    </w:pPr>
  </w:style>
  <w:style w:type="paragraph" w:customStyle="1" w:styleId="BodyText4">
    <w:name w:val="Body Text 4"/>
    <w:basedOn w:val="BodyText3"/>
    <w:semiHidden/>
    <w:rsid w:val="00FB4923"/>
    <w:pPr>
      <w:ind w:left="1928"/>
    </w:pPr>
  </w:style>
  <w:style w:type="paragraph" w:styleId="BodyText3">
    <w:name w:val="Body Text 3"/>
    <w:basedOn w:val="BodyText"/>
    <w:rsid w:val="0076220C"/>
    <w:pPr>
      <w:ind w:left="680"/>
    </w:pPr>
  </w:style>
  <w:style w:type="paragraph" w:styleId="Footer">
    <w:name w:val="footer"/>
    <w:basedOn w:val="Header"/>
    <w:link w:val="FooterChar"/>
    <w:uiPriority w:val="99"/>
    <w:rsid w:val="00486A3C"/>
    <w:pPr>
      <w:pBdr>
        <w:top w:val="single" w:sz="6" w:space="3" w:color="808080"/>
        <w:bottom w:val="none" w:sz="0" w:space="0" w:color="auto"/>
      </w:pBdr>
      <w:tabs>
        <w:tab w:val="center" w:pos="4680"/>
      </w:tabs>
    </w:pPr>
    <w:rPr>
      <w:color w:val="003366"/>
    </w:rPr>
  </w:style>
  <w:style w:type="paragraph" w:styleId="Header">
    <w:name w:val="header"/>
    <w:link w:val="HeaderChar"/>
    <w:semiHidden/>
    <w:rsid w:val="00486A3C"/>
    <w:pPr>
      <w:pBdr>
        <w:bottom w:val="single" w:sz="6" w:space="3" w:color="808080"/>
      </w:pBdr>
      <w:tabs>
        <w:tab w:val="right" w:pos="9360"/>
      </w:tabs>
      <w:ind w:left="0" w:firstLine="0"/>
    </w:pPr>
    <w:rPr>
      <w:rFonts w:ascii="Arial" w:hAnsi="Arial"/>
      <w:color w:val="000080"/>
      <w:sz w:val="18"/>
      <w:szCs w:val="18"/>
      <w:lang w:bidi="he-IL"/>
    </w:rPr>
  </w:style>
  <w:style w:type="character" w:customStyle="1" w:styleId="emph-bold">
    <w:name w:val="emph-bold"/>
    <w:basedOn w:val="DefaultParagraphFont"/>
    <w:semiHidden/>
    <w:rsid w:val="00FB4923"/>
    <w:rPr>
      <w:b/>
      <w:bCs/>
      <w:color w:val="003366"/>
    </w:rPr>
  </w:style>
  <w:style w:type="character" w:customStyle="1" w:styleId="system-inp">
    <w:name w:val="system-inp"/>
    <w:basedOn w:val="DefaultParagraphFont"/>
    <w:semiHidden/>
    <w:rsid w:val="00F01A85"/>
    <w:rPr>
      <w:rFonts w:ascii="Arial" w:hAnsi="Arial"/>
      <w:b/>
      <w:bCs/>
      <w:noProof/>
      <w:color w:val="0563C3"/>
      <w:sz w:val="20"/>
      <w:szCs w:val="20"/>
    </w:rPr>
  </w:style>
  <w:style w:type="character" w:customStyle="1" w:styleId="system-outp">
    <w:name w:val="system-outp"/>
    <w:basedOn w:val="DefaultParagraphFont"/>
    <w:semiHidden/>
    <w:rsid w:val="00FB4923"/>
    <w:rPr>
      <w:rFonts w:ascii="Courier" w:hAnsi="Courier"/>
      <w:noProof/>
      <w:spacing w:val="0"/>
      <w:position w:val="0"/>
      <w:sz w:val="20"/>
      <w:szCs w:val="20"/>
    </w:rPr>
  </w:style>
  <w:style w:type="paragraph" w:styleId="TOC1">
    <w:name w:val="toc 1"/>
    <w:uiPriority w:val="39"/>
    <w:rsid w:val="00C7146F"/>
    <w:pPr>
      <w:keepNext/>
      <w:tabs>
        <w:tab w:val="left" w:pos="397"/>
        <w:tab w:val="right" w:pos="9360"/>
      </w:tabs>
      <w:spacing w:before="140" w:line="300" w:lineRule="exact"/>
    </w:pPr>
    <w:rPr>
      <w:rFonts w:ascii="Arial" w:hAnsi="Arial" w:cs="Arial"/>
      <w:b/>
      <w:bCs/>
      <w:sz w:val="22"/>
      <w:szCs w:val="22"/>
      <w:lang w:bidi="he-IL"/>
    </w:rPr>
  </w:style>
  <w:style w:type="paragraph" w:styleId="TOC2">
    <w:name w:val="toc 2"/>
    <w:basedOn w:val="TOC1"/>
    <w:uiPriority w:val="39"/>
    <w:rsid w:val="00FB4923"/>
    <w:pPr>
      <w:keepNext w:val="0"/>
      <w:tabs>
        <w:tab w:val="clear" w:pos="397"/>
        <w:tab w:val="left" w:pos="1134"/>
      </w:tabs>
      <w:spacing w:before="80"/>
      <w:ind w:left="1248" w:hanging="851"/>
    </w:pPr>
    <w:rPr>
      <w:b w:val="0"/>
      <w:bCs w:val="0"/>
      <w:noProof/>
      <w:sz w:val="20"/>
      <w:szCs w:val="20"/>
    </w:rPr>
  </w:style>
  <w:style w:type="paragraph" w:styleId="TOC3">
    <w:name w:val="toc 3"/>
    <w:basedOn w:val="TOC2"/>
    <w:uiPriority w:val="39"/>
    <w:rsid w:val="00FB4923"/>
    <w:pPr>
      <w:spacing w:before="20" w:line="240" w:lineRule="auto"/>
    </w:pPr>
  </w:style>
  <w:style w:type="paragraph" w:styleId="TOAHeading">
    <w:name w:val="toa heading"/>
    <w:basedOn w:val="BodyText"/>
    <w:next w:val="BodyText"/>
    <w:semiHidden/>
    <w:rsid w:val="00F01A85"/>
    <w:pPr>
      <w:keepNext/>
      <w:autoSpaceDE w:val="0"/>
      <w:autoSpaceDN w:val="0"/>
      <w:adjustRightInd w:val="0"/>
    </w:pPr>
    <w:rPr>
      <w:rFonts w:cs="Arial"/>
      <w:b/>
      <w:bCs/>
      <w:color w:val="008CD6"/>
      <w:sz w:val="32"/>
      <w:szCs w:val="36"/>
    </w:rPr>
  </w:style>
  <w:style w:type="paragraph" w:styleId="TOC4">
    <w:name w:val="toc 4"/>
    <w:basedOn w:val="BodyText"/>
    <w:next w:val="BodyText"/>
    <w:uiPriority w:val="39"/>
    <w:semiHidden/>
    <w:rsid w:val="00FB4923"/>
    <w:pPr>
      <w:tabs>
        <w:tab w:val="left" w:pos="1400"/>
        <w:tab w:val="right" w:pos="8562"/>
      </w:tabs>
      <w:spacing w:before="20"/>
      <w:ind w:left="1500" w:hanging="1103"/>
    </w:pPr>
    <w:rPr>
      <w:noProof/>
    </w:rPr>
  </w:style>
  <w:style w:type="paragraph" w:styleId="TOC5">
    <w:name w:val="toc 5"/>
    <w:basedOn w:val="BodyText"/>
    <w:next w:val="BodyText"/>
    <w:semiHidden/>
    <w:rsid w:val="00FB4923"/>
    <w:pPr>
      <w:ind w:left="800"/>
    </w:pPr>
  </w:style>
  <w:style w:type="paragraph" w:customStyle="1" w:styleId="Bullet1Indent">
    <w:name w:val="Bullet 1 Indent"/>
    <w:basedOn w:val="Bullet1"/>
    <w:rsid w:val="00FB4923"/>
    <w:pPr>
      <w:numPr>
        <w:ilvl w:val="2"/>
      </w:numPr>
    </w:pPr>
  </w:style>
  <w:style w:type="paragraph" w:customStyle="1" w:styleId="Bullet2Indent">
    <w:name w:val="Bullet 2 Indent"/>
    <w:basedOn w:val="Bullet2"/>
    <w:rsid w:val="00FB4923"/>
    <w:pPr>
      <w:numPr>
        <w:ilvl w:val="3"/>
      </w:numPr>
    </w:pPr>
  </w:style>
  <w:style w:type="paragraph" w:styleId="BodyText2">
    <w:name w:val="Body Text 2"/>
    <w:basedOn w:val="BodyText"/>
    <w:rsid w:val="0076220C"/>
    <w:pPr>
      <w:ind w:left="340"/>
    </w:pPr>
  </w:style>
  <w:style w:type="paragraph" w:styleId="Caption">
    <w:name w:val="caption"/>
    <w:next w:val="BodyText"/>
    <w:qFormat/>
    <w:rsid w:val="009E7719"/>
    <w:pPr>
      <w:keepNext/>
      <w:keepLines/>
      <w:tabs>
        <w:tab w:val="left" w:pos="1247"/>
        <w:tab w:val="left" w:pos="1588"/>
        <w:tab w:val="left" w:pos="1928"/>
        <w:tab w:val="left" w:pos="2268"/>
        <w:tab w:val="left" w:pos="3402"/>
      </w:tabs>
      <w:spacing w:before="180" w:after="240"/>
      <w:ind w:left="0" w:firstLine="0"/>
      <w:jc w:val="center"/>
    </w:pPr>
    <w:rPr>
      <w:rFonts w:ascii="Arial" w:hAnsi="Arial"/>
      <w:b/>
      <w:iCs/>
      <w:szCs w:val="24"/>
      <w:lang w:bidi="he-IL"/>
    </w:rPr>
  </w:style>
  <w:style w:type="paragraph" w:styleId="Index1">
    <w:name w:val="index 1"/>
    <w:basedOn w:val="BodyText"/>
    <w:next w:val="BodyText"/>
    <w:semiHidden/>
    <w:rsid w:val="00FB4923"/>
    <w:pPr>
      <w:ind w:left="200" w:hanging="200"/>
    </w:pPr>
  </w:style>
  <w:style w:type="paragraph" w:styleId="Index2">
    <w:name w:val="index 2"/>
    <w:basedOn w:val="BodyText"/>
    <w:next w:val="BodyText"/>
    <w:semiHidden/>
    <w:rsid w:val="00FB4923"/>
    <w:pPr>
      <w:ind w:left="400" w:hanging="200"/>
    </w:pPr>
  </w:style>
  <w:style w:type="paragraph" w:styleId="Index3">
    <w:name w:val="index 3"/>
    <w:basedOn w:val="BodyText"/>
    <w:next w:val="BodyText"/>
    <w:semiHidden/>
    <w:rsid w:val="00FB4923"/>
    <w:pPr>
      <w:ind w:left="600" w:hanging="200"/>
    </w:pPr>
  </w:style>
  <w:style w:type="paragraph" w:styleId="IndexHeading">
    <w:name w:val="index heading"/>
    <w:basedOn w:val="BodyText"/>
    <w:next w:val="Index1"/>
    <w:semiHidden/>
    <w:rsid w:val="00FB4923"/>
    <w:rPr>
      <w:rFonts w:cs="Arial"/>
      <w:b/>
      <w:bCs/>
    </w:rPr>
  </w:style>
  <w:style w:type="paragraph" w:styleId="ListContinue">
    <w:name w:val="List Continue"/>
    <w:basedOn w:val="BodyText"/>
    <w:semiHidden/>
    <w:qFormat/>
    <w:rsid w:val="007A22B3"/>
    <w:pPr>
      <w:spacing w:before="60"/>
      <w:ind w:left="1247"/>
    </w:pPr>
  </w:style>
  <w:style w:type="paragraph" w:styleId="TableofAuthorities">
    <w:name w:val="table of authorities"/>
    <w:basedOn w:val="BodyText"/>
    <w:next w:val="BodyText"/>
    <w:semiHidden/>
    <w:rsid w:val="00FB4923"/>
    <w:pPr>
      <w:ind w:left="200" w:hanging="200"/>
    </w:pPr>
  </w:style>
  <w:style w:type="paragraph" w:styleId="TableofFigures">
    <w:name w:val="table of figures"/>
    <w:basedOn w:val="BodyText"/>
    <w:next w:val="BodyText"/>
    <w:uiPriority w:val="99"/>
    <w:semiHidden/>
    <w:rsid w:val="00F01A85"/>
    <w:pPr>
      <w:keepNext/>
      <w:tabs>
        <w:tab w:val="right" w:pos="8562"/>
      </w:tabs>
      <w:spacing w:before="140" w:line="300" w:lineRule="exact"/>
      <w:ind w:left="680" w:hanging="680"/>
    </w:pPr>
    <w:rPr>
      <w:rFonts w:cs="Arial"/>
      <w:noProof/>
      <w:szCs w:val="22"/>
    </w:rPr>
  </w:style>
  <w:style w:type="paragraph" w:styleId="ListContinue2">
    <w:name w:val="List Continue 2"/>
    <w:basedOn w:val="BodyText"/>
    <w:semiHidden/>
    <w:rsid w:val="00FB4923"/>
    <w:pPr>
      <w:spacing w:before="60"/>
      <w:ind w:left="1588"/>
    </w:pPr>
  </w:style>
  <w:style w:type="paragraph" w:styleId="TOC6">
    <w:name w:val="toc 6"/>
    <w:basedOn w:val="BodyText"/>
    <w:next w:val="BodyText"/>
    <w:semiHidden/>
    <w:rsid w:val="00FB4923"/>
    <w:pPr>
      <w:ind w:left="1000"/>
    </w:pPr>
  </w:style>
  <w:style w:type="paragraph" w:styleId="TOC7">
    <w:name w:val="toc 7"/>
    <w:basedOn w:val="BodyText"/>
    <w:next w:val="BodyText"/>
    <w:semiHidden/>
    <w:rsid w:val="00FB4923"/>
    <w:pPr>
      <w:ind w:left="1200"/>
    </w:pPr>
  </w:style>
  <w:style w:type="paragraph" w:styleId="TOC8">
    <w:name w:val="toc 8"/>
    <w:basedOn w:val="BodyText"/>
    <w:next w:val="BodyText"/>
    <w:semiHidden/>
    <w:rsid w:val="00FB4923"/>
    <w:pPr>
      <w:ind w:left="1400"/>
    </w:pPr>
  </w:style>
  <w:style w:type="paragraph" w:styleId="TOC9">
    <w:name w:val="toc 9"/>
    <w:basedOn w:val="BodyText"/>
    <w:next w:val="BodyText"/>
    <w:semiHidden/>
    <w:rsid w:val="00FB4923"/>
    <w:pPr>
      <w:ind w:left="1600"/>
    </w:pPr>
  </w:style>
  <w:style w:type="paragraph" w:styleId="HTMLAddress">
    <w:name w:val="HTML Address"/>
    <w:basedOn w:val="Normal"/>
    <w:semiHidden/>
    <w:rsid w:val="00FB4923"/>
    <w:rPr>
      <w:i/>
      <w:iCs/>
    </w:rPr>
  </w:style>
  <w:style w:type="paragraph" w:styleId="Index4">
    <w:name w:val="index 4"/>
    <w:basedOn w:val="Normal"/>
    <w:next w:val="Normal"/>
    <w:semiHidden/>
    <w:rsid w:val="00FB4923"/>
    <w:pPr>
      <w:ind w:left="800" w:hanging="200"/>
    </w:pPr>
  </w:style>
  <w:style w:type="character" w:customStyle="1" w:styleId="Example">
    <w:name w:val="Example"/>
    <w:basedOn w:val="DefaultParagraphFont"/>
    <w:semiHidden/>
    <w:rsid w:val="00FB4923"/>
    <w:rPr>
      <w:color w:val="E53779"/>
    </w:rPr>
  </w:style>
  <w:style w:type="numbering" w:styleId="111111">
    <w:name w:val="Outline List 2"/>
    <w:basedOn w:val="NoList"/>
    <w:semiHidden/>
    <w:rsid w:val="00FB4923"/>
    <w:pPr>
      <w:numPr>
        <w:numId w:val="3"/>
      </w:numPr>
    </w:pPr>
  </w:style>
  <w:style w:type="numbering" w:styleId="1ai">
    <w:name w:val="Outline List 1"/>
    <w:basedOn w:val="NoList"/>
    <w:semiHidden/>
    <w:rsid w:val="00FB4923"/>
    <w:pPr>
      <w:numPr>
        <w:numId w:val="2"/>
      </w:numPr>
    </w:pPr>
  </w:style>
  <w:style w:type="numbering" w:styleId="ArticleSection">
    <w:name w:val="Outline List 3"/>
    <w:basedOn w:val="NoList"/>
    <w:uiPriority w:val="99"/>
    <w:semiHidden/>
    <w:rsid w:val="00FB4923"/>
    <w:pPr>
      <w:numPr>
        <w:numId w:val="4"/>
      </w:numPr>
    </w:pPr>
  </w:style>
  <w:style w:type="paragraph" w:styleId="BlockText">
    <w:name w:val="Block Text"/>
    <w:basedOn w:val="Normal"/>
    <w:semiHidden/>
    <w:rsid w:val="00FB4923"/>
    <w:pPr>
      <w:ind w:left="1440" w:right="1440"/>
    </w:pPr>
  </w:style>
  <w:style w:type="paragraph" w:styleId="BodyTextFirstIndent">
    <w:name w:val="Body Text First Indent"/>
    <w:basedOn w:val="BodyText"/>
    <w:semiHidden/>
    <w:rsid w:val="00FB4923"/>
    <w:pPr>
      <w:spacing w:after="120"/>
      <w:ind w:firstLine="210"/>
    </w:pPr>
  </w:style>
  <w:style w:type="paragraph" w:styleId="BodyTextIndent">
    <w:name w:val="Body Text Indent"/>
    <w:basedOn w:val="Normal"/>
    <w:semiHidden/>
    <w:rsid w:val="00FB4923"/>
    <w:pPr>
      <w:ind w:left="360"/>
    </w:pPr>
  </w:style>
  <w:style w:type="paragraph" w:styleId="BodyTextFirstIndent2">
    <w:name w:val="Body Text First Indent 2"/>
    <w:basedOn w:val="BodyTextIndent"/>
    <w:semiHidden/>
    <w:rsid w:val="00FB4923"/>
    <w:pPr>
      <w:ind w:firstLine="210"/>
    </w:pPr>
  </w:style>
  <w:style w:type="paragraph" w:styleId="BodyTextIndent2">
    <w:name w:val="Body Text Indent 2"/>
    <w:basedOn w:val="Normal"/>
    <w:semiHidden/>
    <w:rsid w:val="00FB4923"/>
    <w:pPr>
      <w:spacing w:line="480" w:lineRule="auto"/>
      <w:ind w:left="360"/>
    </w:pPr>
  </w:style>
  <w:style w:type="paragraph" w:styleId="BodyTextIndent3">
    <w:name w:val="Body Text Indent 3"/>
    <w:basedOn w:val="Normal"/>
    <w:semiHidden/>
    <w:rsid w:val="00FB4923"/>
    <w:pPr>
      <w:ind w:left="360"/>
    </w:pPr>
    <w:rPr>
      <w:sz w:val="16"/>
      <w:szCs w:val="16"/>
    </w:rPr>
  </w:style>
  <w:style w:type="paragraph" w:styleId="Date">
    <w:name w:val="Date"/>
    <w:basedOn w:val="Normal"/>
    <w:next w:val="Normal"/>
    <w:semiHidden/>
    <w:rsid w:val="00FB4923"/>
  </w:style>
  <w:style w:type="paragraph" w:styleId="E-mailSignature">
    <w:name w:val="E-mail Signature"/>
    <w:basedOn w:val="Normal"/>
    <w:semiHidden/>
    <w:rsid w:val="00FB4923"/>
  </w:style>
  <w:style w:type="paragraph" w:styleId="EnvelopeAddress">
    <w:name w:val="envelope address"/>
    <w:basedOn w:val="Normal"/>
    <w:semiHidden/>
    <w:rsid w:val="00FB4923"/>
    <w:pPr>
      <w:framePr w:w="7920" w:h="1980" w:hRule="exact" w:hSpace="180" w:wrap="auto" w:hAnchor="page" w:xAlign="center" w:yAlign="bottom"/>
      <w:ind w:left="2880"/>
    </w:pPr>
    <w:rPr>
      <w:rFonts w:cs="Arial"/>
      <w:sz w:val="24"/>
    </w:rPr>
  </w:style>
  <w:style w:type="paragraph" w:styleId="EnvelopeReturn">
    <w:name w:val="envelope return"/>
    <w:basedOn w:val="Normal"/>
    <w:semiHidden/>
    <w:rsid w:val="00FB4923"/>
    <w:rPr>
      <w:rFonts w:cs="Arial"/>
      <w:szCs w:val="20"/>
    </w:rPr>
  </w:style>
  <w:style w:type="character" w:styleId="FollowedHyperlink">
    <w:name w:val="FollowedHyperlink"/>
    <w:basedOn w:val="DefaultParagraphFont"/>
    <w:uiPriority w:val="99"/>
    <w:semiHidden/>
    <w:rsid w:val="00FB4923"/>
    <w:rPr>
      <w:color w:val="800080"/>
      <w:u w:val="single"/>
    </w:rPr>
  </w:style>
  <w:style w:type="character" w:styleId="HTMLAcronym">
    <w:name w:val="HTML Acronym"/>
    <w:basedOn w:val="DefaultParagraphFont"/>
    <w:semiHidden/>
    <w:rsid w:val="00FB4923"/>
  </w:style>
  <w:style w:type="character" w:styleId="HTMLCite">
    <w:name w:val="HTML Cite"/>
    <w:basedOn w:val="DefaultParagraphFont"/>
    <w:semiHidden/>
    <w:rsid w:val="00FB4923"/>
    <w:rPr>
      <w:i/>
      <w:iCs/>
    </w:rPr>
  </w:style>
  <w:style w:type="character" w:styleId="HTMLCode">
    <w:name w:val="HTML Code"/>
    <w:basedOn w:val="DefaultParagraphFont"/>
    <w:semiHidden/>
    <w:rsid w:val="00FB4923"/>
    <w:rPr>
      <w:rFonts w:ascii="Courier New" w:hAnsi="Courier New" w:cs="Courier New"/>
      <w:sz w:val="20"/>
      <w:szCs w:val="20"/>
    </w:rPr>
  </w:style>
  <w:style w:type="character" w:styleId="HTMLDefinition">
    <w:name w:val="HTML Definition"/>
    <w:basedOn w:val="DefaultParagraphFont"/>
    <w:semiHidden/>
    <w:rsid w:val="00FB4923"/>
    <w:rPr>
      <w:i/>
      <w:iCs/>
    </w:rPr>
  </w:style>
  <w:style w:type="character" w:styleId="HTMLKeyboard">
    <w:name w:val="HTML Keyboard"/>
    <w:basedOn w:val="DefaultParagraphFont"/>
    <w:semiHidden/>
    <w:rsid w:val="00FB4923"/>
    <w:rPr>
      <w:rFonts w:ascii="Courier New" w:hAnsi="Courier New" w:cs="Courier New"/>
      <w:sz w:val="20"/>
      <w:szCs w:val="20"/>
    </w:rPr>
  </w:style>
  <w:style w:type="paragraph" w:styleId="HTMLPreformatted">
    <w:name w:val="HTML Preformatted"/>
    <w:basedOn w:val="Normal"/>
    <w:semiHidden/>
    <w:rsid w:val="00FB4923"/>
    <w:rPr>
      <w:rFonts w:ascii="Courier New" w:hAnsi="Courier New" w:cs="Courier New"/>
      <w:szCs w:val="20"/>
    </w:rPr>
  </w:style>
  <w:style w:type="character" w:styleId="HTMLSample">
    <w:name w:val="HTML Sample"/>
    <w:basedOn w:val="DefaultParagraphFont"/>
    <w:semiHidden/>
    <w:rsid w:val="00FB4923"/>
    <w:rPr>
      <w:rFonts w:ascii="Courier New" w:hAnsi="Courier New" w:cs="Courier New"/>
    </w:rPr>
  </w:style>
  <w:style w:type="character" w:styleId="HTMLTypewriter">
    <w:name w:val="HTML Typewriter"/>
    <w:basedOn w:val="DefaultParagraphFont"/>
    <w:semiHidden/>
    <w:rsid w:val="00FB4923"/>
    <w:rPr>
      <w:rFonts w:ascii="Courier New" w:hAnsi="Courier New" w:cs="Courier New"/>
      <w:sz w:val="20"/>
      <w:szCs w:val="20"/>
    </w:rPr>
  </w:style>
  <w:style w:type="character" w:styleId="HTMLVariable">
    <w:name w:val="HTML Variable"/>
    <w:basedOn w:val="DefaultParagraphFont"/>
    <w:semiHidden/>
    <w:rsid w:val="00FB4923"/>
    <w:rPr>
      <w:i/>
      <w:iCs/>
    </w:rPr>
  </w:style>
  <w:style w:type="character" w:styleId="LineNumber">
    <w:name w:val="line number"/>
    <w:basedOn w:val="DefaultParagraphFont"/>
    <w:semiHidden/>
    <w:rsid w:val="00FB4923"/>
  </w:style>
  <w:style w:type="paragraph" w:styleId="List4">
    <w:name w:val="List 4"/>
    <w:basedOn w:val="Normal"/>
    <w:semiHidden/>
    <w:rsid w:val="00FB4923"/>
    <w:pPr>
      <w:ind w:left="1440" w:hanging="360"/>
    </w:pPr>
  </w:style>
  <w:style w:type="paragraph" w:styleId="List5">
    <w:name w:val="List 5"/>
    <w:basedOn w:val="Normal"/>
    <w:semiHidden/>
    <w:rsid w:val="00FB4923"/>
    <w:pPr>
      <w:ind w:left="1800" w:hanging="360"/>
    </w:pPr>
  </w:style>
  <w:style w:type="paragraph" w:styleId="ListBullet3">
    <w:name w:val="List Bullet 3"/>
    <w:basedOn w:val="Normal"/>
    <w:semiHidden/>
    <w:rsid w:val="00FB4923"/>
    <w:pPr>
      <w:tabs>
        <w:tab w:val="num" w:pos="1080"/>
      </w:tabs>
      <w:ind w:left="1080" w:hanging="360"/>
    </w:pPr>
  </w:style>
  <w:style w:type="paragraph" w:styleId="ListBullet4">
    <w:name w:val="List Bullet 4"/>
    <w:basedOn w:val="Normal"/>
    <w:semiHidden/>
    <w:rsid w:val="00FB4923"/>
    <w:pPr>
      <w:tabs>
        <w:tab w:val="num" w:pos="1440"/>
      </w:tabs>
      <w:ind w:left="1440" w:hanging="360"/>
    </w:pPr>
  </w:style>
  <w:style w:type="paragraph" w:styleId="ListBullet5">
    <w:name w:val="List Bullet 5"/>
    <w:basedOn w:val="Normal"/>
    <w:semiHidden/>
    <w:rsid w:val="00FB4923"/>
    <w:pPr>
      <w:tabs>
        <w:tab w:val="num" w:pos="1800"/>
      </w:tabs>
      <w:ind w:left="1800" w:hanging="360"/>
    </w:pPr>
  </w:style>
  <w:style w:type="paragraph" w:styleId="ListContinue4">
    <w:name w:val="List Continue 4"/>
    <w:basedOn w:val="Normal"/>
    <w:semiHidden/>
    <w:rsid w:val="00FB4923"/>
    <w:pPr>
      <w:ind w:left="1440"/>
    </w:pPr>
  </w:style>
  <w:style w:type="paragraph" w:styleId="ListContinue5">
    <w:name w:val="List Continue 5"/>
    <w:basedOn w:val="Normal"/>
    <w:semiHidden/>
    <w:rsid w:val="00FB4923"/>
    <w:pPr>
      <w:ind w:left="1800"/>
    </w:pPr>
  </w:style>
  <w:style w:type="paragraph" w:styleId="ListNumber4">
    <w:name w:val="List Number 4"/>
    <w:basedOn w:val="Normal"/>
    <w:semiHidden/>
    <w:rsid w:val="00FB4923"/>
    <w:pPr>
      <w:tabs>
        <w:tab w:val="num" w:pos="1440"/>
      </w:tabs>
      <w:ind w:left="1440" w:hanging="360"/>
    </w:pPr>
  </w:style>
  <w:style w:type="paragraph" w:styleId="ListNumber5">
    <w:name w:val="List Number 5"/>
    <w:basedOn w:val="Normal"/>
    <w:semiHidden/>
    <w:rsid w:val="00FB4923"/>
    <w:pPr>
      <w:tabs>
        <w:tab w:val="num" w:pos="1800"/>
      </w:tabs>
      <w:ind w:left="1800" w:hanging="360"/>
    </w:pPr>
  </w:style>
  <w:style w:type="paragraph" w:styleId="NormalWeb">
    <w:name w:val="Normal (Web)"/>
    <w:basedOn w:val="Normal"/>
    <w:semiHidden/>
    <w:rsid w:val="00FB4923"/>
    <w:rPr>
      <w:rFonts w:ascii="Times New Roman" w:hAnsi="Times New Roman"/>
      <w:sz w:val="24"/>
    </w:rPr>
  </w:style>
  <w:style w:type="paragraph" w:styleId="NoteHeading">
    <w:name w:val="Note Heading"/>
    <w:basedOn w:val="Normal"/>
    <w:next w:val="Normal"/>
    <w:semiHidden/>
    <w:rsid w:val="00FB4923"/>
  </w:style>
  <w:style w:type="character" w:styleId="PageNumber">
    <w:name w:val="page number"/>
    <w:basedOn w:val="DefaultParagraphFont"/>
    <w:semiHidden/>
    <w:rsid w:val="00FB4923"/>
  </w:style>
  <w:style w:type="paragraph" w:styleId="PlainText">
    <w:name w:val="Plain Text"/>
    <w:basedOn w:val="Normal"/>
    <w:semiHidden/>
    <w:rsid w:val="00FB4923"/>
    <w:rPr>
      <w:rFonts w:ascii="Courier New" w:hAnsi="Courier New" w:cs="Courier New"/>
      <w:szCs w:val="20"/>
    </w:rPr>
  </w:style>
  <w:style w:type="paragraph" w:styleId="Salutation">
    <w:name w:val="Salutation"/>
    <w:basedOn w:val="Normal"/>
    <w:next w:val="Normal"/>
    <w:semiHidden/>
    <w:rsid w:val="00FB4923"/>
  </w:style>
  <w:style w:type="paragraph" w:styleId="Signature">
    <w:name w:val="Signature"/>
    <w:basedOn w:val="Normal"/>
    <w:semiHidden/>
    <w:rsid w:val="00FB4923"/>
    <w:pPr>
      <w:ind w:left="4320"/>
    </w:pPr>
  </w:style>
  <w:style w:type="character" w:styleId="Strong">
    <w:name w:val="Strong"/>
    <w:basedOn w:val="DefaultParagraphFont"/>
    <w:semiHidden/>
    <w:rsid w:val="007A22B3"/>
    <w:rPr>
      <w:b/>
      <w:bCs/>
    </w:rPr>
  </w:style>
  <w:style w:type="table" w:styleId="Table3Deffects1">
    <w:name w:val="Table 3D effects 1"/>
    <w:basedOn w:val="TableNormal"/>
    <w:semiHidden/>
    <w:rsid w:val="00FB4923"/>
    <w:pPr>
      <w:ind w:left="907"/>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FB4923"/>
    <w:pPr>
      <w:ind w:left="907"/>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FB4923"/>
    <w:pPr>
      <w:ind w:left="907"/>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FB4923"/>
    <w:pPr>
      <w:ind w:left="907"/>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FB4923"/>
    <w:pPr>
      <w:ind w:left="907"/>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FB4923"/>
    <w:pPr>
      <w:ind w:left="907"/>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FB4923"/>
    <w:pPr>
      <w:ind w:left="907"/>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FB4923"/>
    <w:pPr>
      <w:ind w:left="907"/>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FB4923"/>
    <w:pPr>
      <w:ind w:left="907"/>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FB4923"/>
    <w:pPr>
      <w:ind w:left="907"/>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FB4923"/>
    <w:pPr>
      <w:ind w:left="907"/>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FB4923"/>
    <w:pPr>
      <w:ind w:left="907"/>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FB4923"/>
    <w:pPr>
      <w:ind w:left="907"/>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FB4923"/>
    <w:pPr>
      <w:ind w:left="907"/>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FB4923"/>
    <w:pPr>
      <w:ind w:left="907"/>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FB4923"/>
    <w:pPr>
      <w:ind w:left="907"/>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FB4923"/>
    <w:pPr>
      <w:ind w:left="907"/>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FB4923"/>
    <w:pPr>
      <w:ind w:left="907"/>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FB4923"/>
    <w:pPr>
      <w:ind w:left="907"/>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FB4923"/>
    <w:pPr>
      <w:ind w:left="907"/>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FB4923"/>
    <w:pPr>
      <w:ind w:left="907"/>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FB4923"/>
    <w:pPr>
      <w:ind w:left="907"/>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FB4923"/>
    <w:pPr>
      <w:ind w:left="907"/>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FB4923"/>
    <w:pPr>
      <w:ind w:left="907"/>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FB4923"/>
    <w:pPr>
      <w:ind w:left="907"/>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FB4923"/>
    <w:pPr>
      <w:ind w:left="907"/>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FB4923"/>
    <w:pPr>
      <w:ind w:left="907"/>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FB4923"/>
    <w:pPr>
      <w:ind w:left="907"/>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FB4923"/>
    <w:pPr>
      <w:ind w:left="907"/>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FB4923"/>
    <w:pPr>
      <w:ind w:left="907"/>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FB4923"/>
    <w:pPr>
      <w:ind w:left="907"/>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FB4923"/>
    <w:pPr>
      <w:ind w:left="907"/>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FB4923"/>
    <w:pPr>
      <w:ind w:left="907"/>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FB4923"/>
    <w:pPr>
      <w:ind w:left="907"/>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FB4923"/>
    <w:pPr>
      <w:ind w:left="907"/>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FB4923"/>
    <w:pPr>
      <w:ind w:left="907"/>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FB4923"/>
    <w:pPr>
      <w:ind w:left="907"/>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FB4923"/>
    <w:pPr>
      <w:ind w:left="907"/>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FB4923"/>
    <w:pPr>
      <w:ind w:left="907"/>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FB4923"/>
    <w:pPr>
      <w:ind w:left="907"/>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FB4923"/>
    <w:pPr>
      <w:ind w:left="907"/>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FB4923"/>
    <w:pPr>
      <w:ind w:left="907"/>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FB4923"/>
    <w:pPr>
      <w:ind w:left="907"/>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Closing">
    <w:name w:val="Closing"/>
    <w:basedOn w:val="Normal"/>
    <w:semiHidden/>
    <w:rsid w:val="00FB4923"/>
    <w:pPr>
      <w:ind w:left="4320"/>
    </w:pPr>
  </w:style>
  <w:style w:type="paragraph" w:styleId="ListContinue3">
    <w:name w:val="List Continue 3"/>
    <w:basedOn w:val="Normal"/>
    <w:semiHidden/>
    <w:rsid w:val="00FB4923"/>
    <w:pPr>
      <w:ind w:left="1080"/>
    </w:pPr>
  </w:style>
  <w:style w:type="paragraph" w:styleId="NormalIndent">
    <w:name w:val="Normal Indent"/>
    <w:basedOn w:val="Normal"/>
    <w:semiHidden/>
    <w:rsid w:val="00FB4923"/>
    <w:pPr>
      <w:ind w:left="720"/>
    </w:pPr>
  </w:style>
  <w:style w:type="paragraph" w:styleId="MessageHeader">
    <w:name w:val="Message Header"/>
    <w:basedOn w:val="Normal"/>
    <w:semiHidden/>
    <w:rsid w:val="00FB4923"/>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customStyle="1" w:styleId="TabSubStep">
    <w:name w:val="TabSubStep"/>
    <w:basedOn w:val="TabStep"/>
    <w:semiHidden/>
    <w:rsid w:val="00A32D66"/>
    <w:pPr>
      <w:numPr>
        <w:ilvl w:val="3"/>
      </w:numPr>
    </w:pPr>
  </w:style>
  <w:style w:type="character" w:customStyle="1" w:styleId="Instruction">
    <w:name w:val="Instruction"/>
    <w:basedOn w:val="DefaultParagraphFont"/>
    <w:semiHidden/>
    <w:rsid w:val="00F01A85"/>
    <w:rPr>
      <w:rFonts w:ascii="Arial" w:hAnsi="Arial"/>
      <w:b/>
      <w:bdr w:val="none" w:sz="0" w:space="0" w:color="auto"/>
      <w:shd w:val="clear" w:color="auto" w:fill="FFFF99"/>
    </w:rPr>
  </w:style>
  <w:style w:type="paragraph" w:customStyle="1" w:styleId="TabStep2">
    <w:name w:val="TabStep2"/>
    <w:basedOn w:val="TabStep"/>
    <w:semiHidden/>
    <w:rsid w:val="00A32D66"/>
    <w:pPr>
      <w:numPr>
        <w:ilvl w:val="4"/>
      </w:numPr>
    </w:pPr>
  </w:style>
  <w:style w:type="character" w:customStyle="1" w:styleId="crossref">
    <w:name w:val="crossref"/>
    <w:basedOn w:val="Hyperlink"/>
    <w:semiHidden/>
    <w:rsid w:val="00FB4923"/>
    <w:rPr>
      <w:color w:val="0000FF"/>
      <w:u w:val="single"/>
    </w:rPr>
  </w:style>
  <w:style w:type="paragraph" w:styleId="List">
    <w:name w:val="List"/>
    <w:basedOn w:val="Normal"/>
    <w:semiHidden/>
    <w:rsid w:val="00FB4923"/>
    <w:pPr>
      <w:ind w:left="360" w:hanging="360"/>
    </w:pPr>
  </w:style>
  <w:style w:type="paragraph" w:styleId="List2">
    <w:name w:val="List 2"/>
    <w:basedOn w:val="Normal"/>
    <w:semiHidden/>
    <w:rsid w:val="00FB4923"/>
    <w:pPr>
      <w:ind w:left="720" w:hanging="360"/>
    </w:pPr>
  </w:style>
  <w:style w:type="paragraph" w:styleId="List3">
    <w:name w:val="List 3"/>
    <w:basedOn w:val="Normal"/>
    <w:semiHidden/>
    <w:rsid w:val="00FB4923"/>
    <w:pPr>
      <w:ind w:left="1080" w:hanging="360"/>
    </w:pPr>
  </w:style>
  <w:style w:type="paragraph" w:styleId="ListBullet">
    <w:name w:val="List Bullet"/>
    <w:basedOn w:val="Normal"/>
    <w:rsid w:val="00FB4923"/>
    <w:pPr>
      <w:tabs>
        <w:tab w:val="num" w:pos="360"/>
      </w:tabs>
      <w:ind w:left="360" w:hanging="360"/>
    </w:pPr>
  </w:style>
  <w:style w:type="paragraph" w:styleId="ListBullet2">
    <w:name w:val="List Bullet 2"/>
    <w:basedOn w:val="Normal"/>
    <w:semiHidden/>
    <w:rsid w:val="00FB4923"/>
    <w:pPr>
      <w:tabs>
        <w:tab w:val="num" w:pos="720"/>
      </w:tabs>
      <w:ind w:left="720" w:hanging="360"/>
    </w:pPr>
  </w:style>
  <w:style w:type="paragraph" w:styleId="ListNumber">
    <w:name w:val="List Number"/>
    <w:basedOn w:val="Normal"/>
    <w:semiHidden/>
    <w:rsid w:val="00FB4923"/>
    <w:pPr>
      <w:tabs>
        <w:tab w:val="num" w:pos="360"/>
      </w:tabs>
      <w:ind w:left="360" w:hanging="360"/>
    </w:pPr>
  </w:style>
  <w:style w:type="paragraph" w:styleId="ListNumber2">
    <w:name w:val="List Number 2"/>
    <w:basedOn w:val="Normal"/>
    <w:semiHidden/>
    <w:rsid w:val="00FB4923"/>
    <w:pPr>
      <w:tabs>
        <w:tab w:val="num" w:pos="720"/>
      </w:tabs>
      <w:ind w:left="720" w:hanging="360"/>
    </w:pPr>
  </w:style>
  <w:style w:type="paragraph" w:styleId="ListNumber3">
    <w:name w:val="List Number 3"/>
    <w:basedOn w:val="Normal"/>
    <w:semiHidden/>
    <w:rsid w:val="00FB4923"/>
    <w:pPr>
      <w:tabs>
        <w:tab w:val="num" w:pos="1080"/>
      </w:tabs>
      <w:ind w:left="1080" w:hanging="360"/>
    </w:pPr>
  </w:style>
  <w:style w:type="table" w:styleId="TableGrid">
    <w:name w:val="Table Grid"/>
    <w:basedOn w:val="TableNormal"/>
    <w:uiPriority w:val="59"/>
    <w:rsid w:val="00FB4923"/>
    <w:pPr>
      <w:ind w:left="907"/>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semiHidden/>
    <w:rsid w:val="007A22B3"/>
    <w:pPr>
      <w:jc w:val="center"/>
      <w:outlineLvl w:val="1"/>
    </w:pPr>
    <w:rPr>
      <w:rFonts w:cs="Arial"/>
      <w:sz w:val="24"/>
    </w:rPr>
  </w:style>
  <w:style w:type="paragraph" w:styleId="Title">
    <w:name w:val="Title"/>
    <w:basedOn w:val="Normal"/>
    <w:semiHidden/>
    <w:rsid w:val="007A22B3"/>
    <w:pPr>
      <w:spacing w:before="240"/>
      <w:jc w:val="center"/>
      <w:outlineLvl w:val="0"/>
    </w:pPr>
    <w:rPr>
      <w:rFonts w:cs="Arial"/>
      <w:b/>
      <w:bCs/>
      <w:kern w:val="28"/>
      <w:sz w:val="32"/>
      <w:szCs w:val="32"/>
    </w:rPr>
  </w:style>
  <w:style w:type="paragraph" w:styleId="BalloonText">
    <w:name w:val="Balloon Text"/>
    <w:basedOn w:val="Normal"/>
    <w:link w:val="BalloonTextChar"/>
    <w:uiPriority w:val="99"/>
    <w:semiHidden/>
    <w:rsid w:val="00FB4923"/>
    <w:rPr>
      <w:rFonts w:ascii="Tahoma" w:hAnsi="Tahoma" w:cs="Tahoma"/>
      <w:sz w:val="16"/>
      <w:szCs w:val="16"/>
    </w:rPr>
  </w:style>
  <w:style w:type="paragraph" w:styleId="CommentText">
    <w:name w:val="annotation text"/>
    <w:basedOn w:val="Normal"/>
    <w:semiHidden/>
    <w:rsid w:val="00FB4923"/>
    <w:rPr>
      <w:szCs w:val="20"/>
    </w:rPr>
  </w:style>
  <w:style w:type="paragraph" w:styleId="CommentSubject">
    <w:name w:val="annotation subject"/>
    <w:basedOn w:val="CommentText"/>
    <w:next w:val="CommentText"/>
    <w:semiHidden/>
    <w:rsid w:val="00FB4923"/>
    <w:rPr>
      <w:b/>
      <w:bCs/>
    </w:rPr>
  </w:style>
  <w:style w:type="paragraph" w:styleId="DocumentMap">
    <w:name w:val="Document Map"/>
    <w:basedOn w:val="Normal"/>
    <w:semiHidden/>
    <w:rsid w:val="00FB4923"/>
    <w:pPr>
      <w:shd w:val="clear" w:color="auto" w:fill="000080"/>
    </w:pPr>
    <w:rPr>
      <w:rFonts w:ascii="Tahoma" w:hAnsi="Tahoma" w:cs="Tahoma"/>
      <w:szCs w:val="20"/>
    </w:rPr>
  </w:style>
  <w:style w:type="paragraph" w:styleId="EndnoteText">
    <w:name w:val="endnote text"/>
    <w:basedOn w:val="Normal"/>
    <w:semiHidden/>
    <w:rsid w:val="00FB4923"/>
    <w:rPr>
      <w:szCs w:val="20"/>
    </w:rPr>
  </w:style>
  <w:style w:type="paragraph" w:styleId="FootnoteText">
    <w:name w:val="footnote text"/>
    <w:basedOn w:val="Normal"/>
    <w:link w:val="FootnoteTextChar"/>
    <w:uiPriority w:val="99"/>
    <w:semiHidden/>
    <w:rsid w:val="00396B19"/>
    <w:pPr>
      <w:tabs>
        <w:tab w:val="left" w:pos="340"/>
      </w:tabs>
      <w:ind w:left="340" w:hanging="340"/>
    </w:pPr>
    <w:rPr>
      <w:sz w:val="18"/>
      <w:szCs w:val="20"/>
    </w:rPr>
  </w:style>
  <w:style w:type="paragraph" w:styleId="Index5">
    <w:name w:val="index 5"/>
    <w:basedOn w:val="Normal"/>
    <w:next w:val="Normal"/>
    <w:semiHidden/>
    <w:rsid w:val="00FB4923"/>
    <w:pPr>
      <w:ind w:left="1000" w:hanging="200"/>
    </w:pPr>
  </w:style>
  <w:style w:type="paragraph" w:styleId="Index6">
    <w:name w:val="index 6"/>
    <w:basedOn w:val="Normal"/>
    <w:next w:val="Normal"/>
    <w:semiHidden/>
    <w:rsid w:val="00FB4923"/>
    <w:pPr>
      <w:ind w:left="1200" w:hanging="200"/>
    </w:pPr>
  </w:style>
  <w:style w:type="paragraph" w:styleId="Index7">
    <w:name w:val="index 7"/>
    <w:basedOn w:val="Normal"/>
    <w:next w:val="Normal"/>
    <w:semiHidden/>
    <w:rsid w:val="00FB4923"/>
    <w:pPr>
      <w:ind w:left="1400" w:hanging="200"/>
    </w:pPr>
  </w:style>
  <w:style w:type="paragraph" w:styleId="Index8">
    <w:name w:val="index 8"/>
    <w:basedOn w:val="Normal"/>
    <w:next w:val="Normal"/>
    <w:semiHidden/>
    <w:rsid w:val="00FB4923"/>
    <w:pPr>
      <w:ind w:left="1600" w:hanging="200"/>
    </w:pPr>
  </w:style>
  <w:style w:type="paragraph" w:styleId="Index9">
    <w:name w:val="index 9"/>
    <w:basedOn w:val="Normal"/>
    <w:next w:val="Normal"/>
    <w:semiHidden/>
    <w:rsid w:val="00FB4923"/>
    <w:pPr>
      <w:ind w:left="1800" w:hanging="200"/>
    </w:pPr>
  </w:style>
  <w:style w:type="paragraph" w:styleId="MacroText">
    <w:name w:val="macro"/>
    <w:semiHidden/>
    <w:rsid w:val="00FB4923"/>
    <w:pPr>
      <w:tabs>
        <w:tab w:val="left" w:pos="480"/>
        <w:tab w:val="left" w:pos="960"/>
        <w:tab w:val="left" w:pos="1440"/>
        <w:tab w:val="left" w:pos="1920"/>
        <w:tab w:val="left" w:pos="2400"/>
        <w:tab w:val="left" w:pos="2880"/>
        <w:tab w:val="left" w:pos="3360"/>
        <w:tab w:val="left" w:pos="3840"/>
        <w:tab w:val="left" w:pos="4320"/>
      </w:tabs>
      <w:ind w:left="907"/>
    </w:pPr>
    <w:rPr>
      <w:rFonts w:ascii="Courier New" w:hAnsi="Courier New" w:cs="Courier New"/>
      <w:lang w:bidi="he-IL"/>
    </w:rPr>
  </w:style>
  <w:style w:type="paragraph" w:customStyle="1" w:styleId="TabNormal2">
    <w:name w:val="TabNormal 2"/>
    <w:basedOn w:val="TabNormal"/>
    <w:rsid w:val="00FC45EF"/>
    <w:pPr>
      <w:ind w:left="397"/>
    </w:pPr>
  </w:style>
  <w:style w:type="paragraph" w:customStyle="1" w:styleId="TabNormal3">
    <w:name w:val="TabNormal 3"/>
    <w:basedOn w:val="TabNormal2"/>
    <w:rsid w:val="00276B0F"/>
    <w:pPr>
      <w:ind w:left="794"/>
    </w:pPr>
  </w:style>
  <w:style w:type="paragraph" w:customStyle="1" w:styleId="TabSubStep2">
    <w:name w:val="TabSubStep2"/>
    <w:basedOn w:val="TabSubStep"/>
    <w:semiHidden/>
    <w:rsid w:val="00A32D66"/>
    <w:pPr>
      <w:numPr>
        <w:ilvl w:val="5"/>
      </w:numPr>
    </w:pPr>
  </w:style>
  <w:style w:type="character" w:styleId="PlaceholderText">
    <w:name w:val="Placeholder Text"/>
    <w:basedOn w:val="DefaultParagraphFont"/>
    <w:uiPriority w:val="99"/>
    <w:semiHidden/>
    <w:rsid w:val="00FB4923"/>
    <w:rPr>
      <w:color w:val="808080"/>
    </w:rPr>
  </w:style>
  <w:style w:type="paragraph" w:customStyle="1" w:styleId="FrontHeading">
    <w:name w:val="Front Heading"/>
    <w:next w:val="BodyText"/>
    <w:semiHidden/>
    <w:rsid w:val="00F01A85"/>
    <w:rPr>
      <w:rFonts w:ascii="Arial" w:hAnsi="Arial" w:cs="Arial"/>
      <w:b/>
      <w:bCs/>
      <w:color w:val="008CD6"/>
      <w:kern w:val="18"/>
      <w:sz w:val="24"/>
      <w:szCs w:val="24"/>
      <w:lang w:bidi="he-IL"/>
    </w:rPr>
  </w:style>
  <w:style w:type="paragraph" w:styleId="NoSpacing">
    <w:name w:val="No Spacing"/>
    <w:link w:val="NoSpacingChar"/>
    <w:uiPriority w:val="1"/>
    <w:semiHidden/>
    <w:rsid w:val="0074764B"/>
    <w:rPr>
      <w:rFonts w:ascii="Century Schoolbook" w:eastAsiaTheme="minorEastAsia" w:hAnsi="Century Schoolbook" w:cstheme="minorBidi"/>
      <w:sz w:val="22"/>
      <w:szCs w:val="22"/>
    </w:rPr>
  </w:style>
  <w:style w:type="character" w:customStyle="1" w:styleId="NoSpacingChar">
    <w:name w:val="No Spacing Char"/>
    <w:basedOn w:val="DefaultParagraphFont"/>
    <w:link w:val="NoSpacing"/>
    <w:uiPriority w:val="1"/>
    <w:semiHidden/>
    <w:rsid w:val="0074764B"/>
    <w:rPr>
      <w:rFonts w:ascii="Century Schoolbook" w:eastAsiaTheme="minorEastAsia" w:hAnsi="Century Schoolbook" w:cstheme="minorBidi"/>
      <w:sz w:val="22"/>
      <w:szCs w:val="22"/>
    </w:rPr>
  </w:style>
  <w:style w:type="character" w:customStyle="1" w:styleId="BodyTextChar">
    <w:name w:val="Body Text Char"/>
    <w:basedOn w:val="DefaultParagraphFont"/>
    <w:link w:val="BodyText"/>
    <w:rsid w:val="00486A3C"/>
    <w:rPr>
      <w:rFonts w:ascii="Arial" w:hAnsi="Arial"/>
      <w:szCs w:val="24"/>
      <w:lang w:bidi="he-IL"/>
    </w:rPr>
  </w:style>
  <w:style w:type="character" w:customStyle="1" w:styleId="Bullet1Char">
    <w:name w:val="Bullet 1 Char"/>
    <w:basedOn w:val="BodyTextChar"/>
    <w:link w:val="Bullet1"/>
    <w:rsid w:val="00AE4DED"/>
    <w:rPr>
      <w:rFonts w:ascii="Arial" w:hAnsi="Arial"/>
      <w:szCs w:val="24"/>
      <w:lang w:bidi="he-IL"/>
    </w:rPr>
  </w:style>
  <w:style w:type="character" w:customStyle="1" w:styleId="FooterChar">
    <w:name w:val="Footer Char"/>
    <w:basedOn w:val="DefaultParagraphFont"/>
    <w:link w:val="Footer"/>
    <w:uiPriority w:val="99"/>
    <w:rsid w:val="00486A3C"/>
    <w:rPr>
      <w:rFonts w:ascii="Arial" w:hAnsi="Arial"/>
      <w:color w:val="003366"/>
      <w:sz w:val="18"/>
      <w:szCs w:val="18"/>
      <w:lang w:bidi="he-IL"/>
    </w:rPr>
  </w:style>
  <w:style w:type="paragraph" w:styleId="Bibliography">
    <w:name w:val="Bibliography"/>
    <w:basedOn w:val="Normal"/>
    <w:next w:val="Normal"/>
    <w:uiPriority w:val="37"/>
    <w:semiHidden/>
    <w:unhideWhenUsed/>
    <w:rsid w:val="00D60727"/>
  </w:style>
  <w:style w:type="character" w:styleId="BookTitle">
    <w:name w:val="Book Title"/>
    <w:basedOn w:val="DefaultParagraphFont"/>
    <w:uiPriority w:val="33"/>
    <w:semiHidden/>
    <w:rsid w:val="00D60727"/>
    <w:rPr>
      <w:b/>
      <w:bCs/>
      <w:smallCaps/>
      <w:spacing w:val="5"/>
    </w:rPr>
  </w:style>
  <w:style w:type="table" w:customStyle="1" w:styleId="ColorfulGrid1">
    <w:name w:val="Colorful Grid1"/>
    <w:basedOn w:val="TableNormal"/>
    <w:uiPriority w:val="73"/>
    <w:rsid w:val="00D60727"/>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D60727"/>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D60727"/>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D60727"/>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D60727"/>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D60727"/>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D60727"/>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ColorfulList1">
    <w:name w:val="Colorful List1"/>
    <w:basedOn w:val="TableNormal"/>
    <w:uiPriority w:val="72"/>
    <w:rsid w:val="00D60727"/>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D60727"/>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D60727"/>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D60727"/>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D60727"/>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D60727"/>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D60727"/>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ColorfulShading1">
    <w:name w:val="Colorful Shading1"/>
    <w:basedOn w:val="TableNormal"/>
    <w:uiPriority w:val="71"/>
    <w:rsid w:val="00D60727"/>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D60727"/>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D60727"/>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D60727"/>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D60727"/>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D60727"/>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D60727"/>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semiHidden/>
    <w:rsid w:val="00D60727"/>
    <w:rPr>
      <w:sz w:val="16"/>
      <w:szCs w:val="16"/>
    </w:rPr>
  </w:style>
  <w:style w:type="table" w:customStyle="1" w:styleId="DarkList1">
    <w:name w:val="Dark List1"/>
    <w:basedOn w:val="TableNormal"/>
    <w:uiPriority w:val="70"/>
    <w:rsid w:val="00D60727"/>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D60727"/>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D60727"/>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D60727"/>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D60727"/>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D60727"/>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D60727"/>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character" w:styleId="Emphasis">
    <w:name w:val="Emphasis"/>
    <w:basedOn w:val="DefaultParagraphFont"/>
    <w:semiHidden/>
    <w:rsid w:val="00D60727"/>
    <w:rPr>
      <w:i/>
      <w:iCs/>
    </w:rPr>
  </w:style>
  <w:style w:type="character" w:styleId="EndnoteReference">
    <w:name w:val="endnote reference"/>
    <w:basedOn w:val="DefaultParagraphFont"/>
    <w:semiHidden/>
    <w:rsid w:val="00D60727"/>
    <w:rPr>
      <w:vertAlign w:val="superscript"/>
    </w:rPr>
  </w:style>
  <w:style w:type="character" w:styleId="FootnoteReference">
    <w:name w:val="footnote reference"/>
    <w:basedOn w:val="DefaultParagraphFont"/>
    <w:uiPriority w:val="99"/>
    <w:semiHidden/>
    <w:rsid w:val="00D60727"/>
    <w:rPr>
      <w:vertAlign w:val="superscript"/>
    </w:rPr>
  </w:style>
  <w:style w:type="character" w:styleId="IntenseEmphasis">
    <w:name w:val="Intense Emphasis"/>
    <w:basedOn w:val="DefaultParagraphFont"/>
    <w:uiPriority w:val="21"/>
    <w:semiHidden/>
    <w:rsid w:val="00D60727"/>
    <w:rPr>
      <w:b/>
      <w:bCs/>
      <w:i/>
      <w:iCs/>
      <w:color w:val="4F81BD" w:themeColor="accent1"/>
    </w:rPr>
  </w:style>
  <w:style w:type="paragraph" w:styleId="IntenseQuote">
    <w:name w:val="Intense Quote"/>
    <w:basedOn w:val="Normal"/>
    <w:next w:val="Normal"/>
    <w:link w:val="IntenseQuoteChar"/>
    <w:uiPriority w:val="30"/>
    <w:semiHidden/>
    <w:rsid w:val="00D6072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D60727"/>
    <w:rPr>
      <w:rFonts w:asciiTheme="minorHAnsi" w:hAnsiTheme="minorHAnsi"/>
      <w:b/>
      <w:bCs/>
      <w:i/>
      <w:iCs/>
      <w:color w:val="4F81BD" w:themeColor="accent1"/>
      <w:szCs w:val="24"/>
      <w:lang w:bidi="he-IL"/>
    </w:rPr>
  </w:style>
  <w:style w:type="character" w:styleId="IntenseReference">
    <w:name w:val="Intense Reference"/>
    <w:basedOn w:val="DefaultParagraphFont"/>
    <w:uiPriority w:val="32"/>
    <w:semiHidden/>
    <w:rsid w:val="00D60727"/>
    <w:rPr>
      <w:b/>
      <w:bCs/>
      <w:smallCaps/>
      <w:color w:val="C0504D" w:themeColor="accent2"/>
      <w:spacing w:val="5"/>
      <w:u w:val="single"/>
    </w:rPr>
  </w:style>
  <w:style w:type="table" w:customStyle="1" w:styleId="LightGrid1">
    <w:name w:val="Light Grid1"/>
    <w:basedOn w:val="TableNormal"/>
    <w:uiPriority w:val="62"/>
    <w:rsid w:val="00D6072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1">
    <w:name w:val="Light Grid - Accent 11"/>
    <w:basedOn w:val="TableNormal"/>
    <w:uiPriority w:val="62"/>
    <w:rsid w:val="00D6072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D6072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D60727"/>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D60727"/>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D60727"/>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D60727"/>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LightList1">
    <w:name w:val="Light List1"/>
    <w:basedOn w:val="TableNormal"/>
    <w:uiPriority w:val="61"/>
    <w:rsid w:val="00D6072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D6072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D6072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D60727"/>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D60727"/>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D60727"/>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D60727"/>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customStyle="1" w:styleId="LightShading1">
    <w:name w:val="Light Shading1"/>
    <w:basedOn w:val="TableNormal"/>
    <w:uiPriority w:val="60"/>
    <w:rsid w:val="00D6072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D60727"/>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D60727"/>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D60727"/>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D60727"/>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D60727"/>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D60727"/>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ListParagraph">
    <w:name w:val="List Paragraph"/>
    <w:basedOn w:val="Normal"/>
    <w:uiPriority w:val="34"/>
    <w:qFormat/>
    <w:rsid w:val="00D60727"/>
    <w:pPr>
      <w:ind w:left="720"/>
      <w:contextualSpacing/>
    </w:pPr>
  </w:style>
  <w:style w:type="table" w:customStyle="1" w:styleId="MediumGrid11">
    <w:name w:val="Medium Grid 11"/>
    <w:basedOn w:val="TableNormal"/>
    <w:uiPriority w:val="67"/>
    <w:rsid w:val="00D60727"/>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D60727"/>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D60727"/>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D60727"/>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D60727"/>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D60727"/>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D60727"/>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MediumGrid21">
    <w:name w:val="Medium Grid 21"/>
    <w:basedOn w:val="TableNormal"/>
    <w:uiPriority w:val="68"/>
    <w:rsid w:val="00D60727"/>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D60727"/>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D60727"/>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D60727"/>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D60727"/>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D60727"/>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D60727"/>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MediumGrid31">
    <w:name w:val="Medium Grid 31"/>
    <w:basedOn w:val="TableNormal"/>
    <w:uiPriority w:val="69"/>
    <w:rsid w:val="00D6072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D6072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D6072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D6072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D6072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D6072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D6072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MediumList11">
    <w:name w:val="Medium List 11"/>
    <w:basedOn w:val="TableNormal"/>
    <w:uiPriority w:val="65"/>
    <w:rsid w:val="00D60727"/>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1">
    <w:name w:val="Medium List 1 - Accent 11"/>
    <w:basedOn w:val="TableNormal"/>
    <w:uiPriority w:val="65"/>
    <w:rsid w:val="00D60727"/>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D60727"/>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D60727"/>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D60727"/>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D60727"/>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D60727"/>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MediumList21">
    <w:name w:val="Medium List 21"/>
    <w:basedOn w:val="TableNormal"/>
    <w:uiPriority w:val="66"/>
    <w:rsid w:val="00D60727"/>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D60727"/>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D60727"/>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D60727"/>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D60727"/>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D60727"/>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D60727"/>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hading11">
    <w:name w:val="Medium Shading 11"/>
    <w:basedOn w:val="TableNormal"/>
    <w:uiPriority w:val="63"/>
    <w:rsid w:val="00D60727"/>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63"/>
    <w:rsid w:val="00D60727"/>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D60727"/>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D60727"/>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D60727"/>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D60727"/>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D60727"/>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MediumShading21">
    <w:name w:val="Medium Shading 21"/>
    <w:basedOn w:val="TableNormal"/>
    <w:uiPriority w:val="64"/>
    <w:rsid w:val="00D6072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D6072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D6072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D6072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D6072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D6072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D6072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Quote">
    <w:name w:val="Quote"/>
    <w:basedOn w:val="Normal"/>
    <w:next w:val="Normal"/>
    <w:link w:val="QuoteChar"/>
    <w:uiPriority w:val="29"/>
    <w:semiHidden/>
    <w:rsid w:val="00D60727"/>
    <w:rPr>
      <w:i/>
      <w:iCs/>
      <w:color w:val="000000" w:themeColor="text1"/>
    </w:rPr>
  </w:style>
  <w:style w:type="character" w:customStyle="1" w:styleId="QuoteChar">
    <w:name w:val="Quote Char"/>
    <w:basedOn w:val="DefaultParagraphFont"/>
    <w:link w:val="Quote"/>
    <w:uiPriority w:val="29"/>
    <w:semiHidden/>
    <w:rsid w:val="00D60727"/>
    <w:rPr>
      <w:rFonts w:asciiTheme="minorHAnsi" w:hAnsiTheme="minorHAnsi"/>
      <w:i/>
      <w:iCs/>
      <w:color w:val="000000" w:themeColor="text1"/>
      <w:szCs w:val="24"/>
      <w:lang w:bidi="he-IL"/>
    </w:rPr>
  </w:style>
  <w:style w:type="character" w:styleId="SubtleEmphasis">
    <w:name w:val="Subtle Emphasis"/>
    <w:basedOn w:val="DefaultParagraphFont"/>
    <w:uiPriority w:val="19"/>
    <w:semiHidden/>
    <w:rsid w:val="00D60727"/>
    <w:rPr>
      <w:i/>
      <w:iCs/>
      <w:color w:val="808080" w:themeColor="text1" w:themeTint="7F"/>
    </w:rPr>
  </w:style>
  <w:style w:type="character" w:styleId="SubtleReference">
    <w:name w:val="Subtle Reference"/>
    <w:basedOn w:val="DefaultParagraphFont"/>
    <w:uiPriority w:val="31"/>
    <w:semiHidden/>
    <w:rsid w:val="00D60727"/>
    <w:rPr>
      <w:smallCaps/>
      <w:color w:val="C0504D" w:themeColor="accent2"/>
      <w:u w:val="single"/>
    </w:rPr>
  </w:style>
  <w:style w:type="paragraph" w:styleId="TOCHeading">
    <w:name w:val="TOC Heading"/>
    <w:basedOn w:val="Heading1"/>
    <w:next w:val="Normal"/>
    <w:uiPriority w:val="39"/>
    <w:semiHidden/>
    <w:unhideWhenUsed/>
    <w:qFormat/>
    <w:rsid w:val="0074764B"/>
    <w:pPr>
      <w:numPr>
        <w:numId w:val="0"/>
      </w:numPr>
      <w:ind w:left="907"/>
      <w:outlineLvl w:val="9"/>
    </w:pPr>
    <w:rPr>
      <w:rFonts w:eastAsiaTheme="majorEastAsia" w:cstheme="majorBidi"/>
      <w:color w:val="365F91" w:themeColor="accent1" w:themeShade="BF"/>
      <w:kern w:val="0"/>
      <w:sz w:val="28"/>
      <w:szCs w:val="28"/>
    </w:rPr>
  </w:style>
  <w:style w:type="character" w:customStyle="1" w:styleId="HeaderChar">
    <w:name w:val="Header Char"/>
    <w:basedOn w:val="DefaultParagraphFont"/>
    <w:link w:val="Header"/>
    <w:semiHidden/>
    <w:rsid w:val="00486A3C"/>
    <w:rPr>
      <w:rFonts w:ascii="Arial" w:hAnsi="Arial"/>
      <w:color w:val="000080"/>
      <w:sz w:val="18"/>
      <w:szCs w:val="18"/>
      <w:lang w:bidi="he-IL"/>
    </w:rPr>
  </w:style>
  <w:style w:type="character" w:customStyle="1" w:styleId="Heading1Char">
    <w:name w:val="Heading 1 Char"/>
    <w:basedOn w:val="DefaultParagraphFont"/>
    <w:link w:val="Heading1"/>
    <w:rsid w:val="00C01ED3"/>
    <w:rPr>
      <w:rFonts w:ascii="Arial" w:hAnsi="Arial" w:cs="Arial"/>
      <w:b/>
      <w:bCs/>
      <w:color w:val="008CD6"/>
      <w:kern w:val="18"/>
      <w:sz w:val="36"/>
      <w:szCs w:val="24"/>
      <w:lang w:bidi="he-IL"/>
    </w:rPr>
  </w:style>
  <w:style w:type="paragraph" w:customStyle="1" w:styleId="Bullet3">
    <w:name w:val="Bullet 3"/>
    <w:basedOn w:val="Bullet2"/>
    <w:qFormat/>
    <w:rsid w:val="00316F3D"/>
    <w:pPr>
      <w:tabs>
        <w:tab w:val="clear" w:pos="680"/>
      </w:tabs>
      <w:ind w:left="1170" w:hanging="270"/>
    </w:pPr>
  </w:style>
  <w:style w:type="paragraph" w:customStyle="1" w:styleId="NumberedList">
    <w:name w:val="Numbered List"/>
    <w:basedOn w:val="BodyText"/>
    <w:qFormat/>
    <w:rsid w:val="00AA12FB"/>
    <w:pPr>
      <w:numPr>
        <w:numId w:val="8"/>
      </w:numPr>
    </w:pPr>
  </w:style>
  <w:style w:type="table" w:customStyle="1" w:styleId="LightList-Accent12">
    <w:name w:val="Light List - Accent 12"/>
    <w:basedOn w:val="TableNormal"/>
    <w:uiPriority w:val="61"/>
    <w:rsid w:val="00F67E5D"/>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MediumShading1-Accent12">
    <w:name w:val="Medium Shading 1 - Accent 12"/>
    <w:basedOn w:val="TableNormal"/>
    <w:uiPriority w:val="63"/>
    <w:rsid w:val="00964F92"/>
    <w:pPr>
      <w:spacing w:before="0"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2Char">
    <w:name w:val="Heading 2 Char"/>
    <w:basedOn w:val="DefaultParagraphFont"/>
    <w:link w:val="Heading2"/>
    <w:rsid w:val="00BB1F1F"/>
    <w:rPr>
      <w:rFonts w:ascii="Arial" w:hAnsi="Arial" w:cs="Arial"/>
      <w:b/>
      <w:bCs/>
      <w:color w:val="008CD6"/>
      <w:kern w:val="18"/>
      <w:sz w:val="32"/>
      <w:szCs w:val="24"/>
      <w:lang w:bidi="he-IL"/>
    </w:rPr>
  </w:style>
  <w:style w:type="character" w:customStyle="1" w:styleId="Heading3Char">
    <w:name w:val="Heading 3 Char"/>
    <w:basedOn w:val="DefaultParagraphFont"/>
    <w:link w:val="Heading3"/>
    <w:rsid w:val="00BB1F1F"/>
    <w:rPr>
      <w:rFonts w:ascii="Arial" w:hAnsi="Arial" w:cs="Arial"/>
      <w:b/>
      <w:bCs/>
      <w:color w:val="008CD6"/>
      <w:kern w:val="18"/>
      <w:sz w:val="28"/>
      <w:szCs w:val="24"/>
      <w:lang w:bidi="he-IL"/>
    </w:rPr>
  </w:style>
  <w:style w:type="character" w:customStyle="1" w:styleId="Heading4Char">
    <w:name w:val="Heading 4 Char"/>
    <w:basedOn w:val="DefaultParagraphFont"/>
    <w:link w:val="Heading4"/>
    <w:rsid w:val="00BB1F1F"/>
    <w:rPr>
      <w:rFonts w:ascii="Arial Bold" w:hAnsi="Arial Bold" w:cs="Arial"/>
      <w:b/>
      <w:bCs/>
      <w:color w:val="008CD6"/>
      <w:sz w:val="24"/>
      <w:szCs w:val="24"/>
      <w:lang w:bidi="he-IL"/>
    </w:rPr>
  </w:style>
  <w:style w:type="character" w:customStyle="1" w:styleId="Heading5Char">
    <w:name w:val="Heading 5 Char"/>
    <w:basedOn w:val="DefaultParagraphFont"/>
    <w:link w:val="Heading5"/>
    <w:rsid w:val="00E3325E"/>
    <w:rPr>
      <w:rFonts w:ascii="Arial Bold" w:hAnsi="Arial Bold" w:cs="Arial"/>
      <w:b/>
      <w:bCs/>
      <w:color w:val="008CD6"/>
      <w:sz w:val="22"/>
      <w:szCs w:val="22"/>
      <w:lang w:bidi="he-IL"/>
    </w:rPr>
  </w:style>
  <w:style w:type="character" w:customStyle="1" w:styleId="Heading6Char">
    <w:name w:val="Heading 6 Char"/>
    <w:basedOn w:val="DefaultParagraphFont"/>
    <w:link w:val="Heading6"/>
    <w:rsid w:val="00E3325E"/>
    <w:rPr>
      <w:rFonts w:ascii="Arial Bold" w:hAnsi="Arial Bold" w:cs="Arial"/>
      <w:b/>
      <w:bCs/>
      <w:color w:val="008CD6"/>
      <w:sz w:val="22"/>
      <w:szCs w:val="22"/>
      <w:lang w:bidi="he-IL"/>
    </w:rPr>
  </w:style>
  <w:style w:type="character" w:customStyle="1" w:styleId="Heading7Char">
    <w:name w:val="Heading 7 Char"/>
    <w:basedOn w:val="DefaultParagraphFont"/>
    <w:link w:val="Heading7"/>
    <w:rsid w:val="00E3325E"/>
    <w:rPr>
      <w:rFonts w:ascii="Arial Bold" w:hAnsi="Arial Bold" w:cs="Arial"/>
      <w:b/>
      <w:bCs/>
      <w:color w:val="008CD6"/>
      <w:sz w:val="22"/>
      <w:szCs w:val="22"/>
      <w:lang w:bidi="he-IL"/>
    </w:rPr>
  </w:style>
  <w:style w:type="character" w:customStyle="1" w:styleId="Heading8Char">
    <w:name w:val="Heading 8 Char"/>
    <w:basedOn w:val="DefaultParagraphFont"/>
    <w:link w:val="Heading8"/>
    <w:rsid w:val="00E3325E"/>
    <w:rPr>
      <w:rFonts w:ascii="Arial" w:hAnsi="Arial" w:cs="Arial"/>
      <w:b/>
      <w:bCs/>
      <w:color w:val="008CD6"/>
      <w:szCs w:val="22"/>
      <w:lang w:bidi="he-IL"/>
    </w:rPr>
  </w:style>
  <w:style w:type="character" w:customStyle="1" w:styleId="Heading9Char">
    <w:name w:val="Heading 9 Char"/>
    <w:basedOn w:val="DefaultParagraphFont"/>
    <w:link w:val="Heading9"/>
    <w:rsid w:val="00E3325E"/>
    <w:rPr>
      <w:rFonts w:ascii="Arial" w:hAnsi="Arial" w:cs="Arial"/>
      <w:b/>
      <w:bCs/>
      <w:color w:val="008CD6"/>
      <w:szCs w:val="22"/>
      <w:lang w:bidi="he-IL"/>
    </w:rPr>
  </w:style>
  <w:style w:type="character" w:customStyle="1" w:styleId="BalloonTextChar">
    <w:name w:val="Balloon Text Char"/>
    <w:basedOn w:val="DefaultParagraphFont"/>
    <w:link w:val="BalloonText"/>
    <w:uiPriority w:val="99"/>
    <w:semiHidden/>
    <w:rsid w:val="00E3325E"/>
    <w:rPr>
      <w:rFonts w:ascii="Tahoma" w:hAnsi="Tahoma" w:cs="Tahoma"/>
      <w:sz w:val="16"/>
      <w:szCs w:val="16"/>
    </w:rPr>
  </w:style>
  <w:style w:type="table" w:customStyle="1" w:styleId="LightList-Accent13">
    <w:name w:val="Light List - Accent 13"/>
    <w:basedOn w:val="TableNormal"/>
    <w:uiPriority w:val="61"/>
    <w:rsid w:val="00E3325E"/>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numbering" w:customStyle="1" w:styleId="NumberList1">
    <w:name w:val="NumberList1"/>
    <w:uiPriority w:val="99"/>
    <w:rsid w:val="00E3325E"/>
    <w:pPr>
      <w:numPr>
        <w:numId w:val="25"/>
      </w:numPr>
    </w:pPr>
  </w:style>
  <w:style w:type="character" w:customStyle="1" w:styleId="FootnoteTextChar">
    <w:name w:val="Footnote Text Char"/>
    <w:basedOn w:val="DefaultParagraphFont"/>
    <w:link w:val="FootnoteText"/>
    <w:uiPriority w:val="99"/>
    <w:semiHidden/>
    <w:rsid w:val="00E3325E"/>
    <w:rPr>
      <w:rFonts w:ascii="Arial" w:hAnsi="Arial"/>
      <w:sz w:val="18"/>
    </w:rPr>
  </w:style>
  <w:style w:type="table" w:customStyle="1" w:styleId="LightList-Accent14">
    <w:name w:val="Light List - Accent 14"/>
    <w:basedOn w:val="TableNormal"/>
    <w:uiPriority w:val="61"/>
    <w:rsid w:val="00E3325E"/>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SizingTable">
    <w:name w:val="Sizing Table"/>
    <w:basedOn w:val="LightList-Accent15"/>
    <w:uiPriority w:val="61"/>
    <w:rsid w:val="0027637F"/>
    <w:pPr>
      <w:spacing w:before="20" w:after="20"/>
    </w:pPr>
    <w:rPr>
      <w:sz w:val="18"/>
      <w:lang w:bidi="he-IL"/>
    </w:rPr>
    <w:tblPr>
      <w:tblStyleRowBandSize w:val="1"/>
      <w:tblStyleColBandSize w:val="1"/>
      <w:jc w:val="center"/>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rPr>
      <w:cantSplit/>
      <w:jc w:val="center"/>
    </w:trPr>
    <w:tcPr>
      <w:vAlign w:val="center"/>
    </w:tcPr>
    <w:tblStylePr w:type="firstRow">
      <w:pPr>
        <w:keepNext/>
        <w:wordWrap/>
        <w:spacing w:before="0" w:after="0" w:line="240" w:lineRule="auto"/>
      </w:pPr>
      <w:rPr>
        <w:rFonts w:ascii="Arial" w:hAnsi="Arial"/>
        <w:b/>
        <w:bCs/>
        <w:i w:val="0"/>
        <w:color w:val="FFFFFF" w:themeColor="background1"/>
        <w:sz w:val="20"/>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Accent15">
    <w:name w:val="Light List - Accent 15"/>
    <w:basedOn w:val="TableNormal"/>
    <w:uiPriority w:val="61"/>
    <w:rsid w:val="0027637F"/>
    <w:pPr>
      <w:spacing w:before="0" w:after="0" w:line="240" w:lineRule="auto"/>
    </w:pPr>
    <w:rPr>
      <w:rFonts w:ascii="Arial" w:hAnsi="Arial"/>
    </w:rPr>
    <w:tblPr>
      <w:tblStyleRowBandSize w:val="1"/>
      <w:tblStyleColBandSize w:val="1"/>
      <w:jc w:val="center"/>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rPr>
      <w:jc w:val="center"/>
    </w:trPr>
    <w:tcPr>
      <w:vAlign w:val="center"/>
    </w:tcPr>
    <w:tblStylePr w:type="firstRow">
      <w:pPr>
        <w:keepNext/>
        <w:wordWrap/>
        <w:spacing w:line="240" w:lineRule="auto"/>
      </w:pPr>
      <w:rPr>
        <w:rFonts w:ascii="Arial Bold" w:hAnsi="Arial Bold"/>
        <w:b/>
        <w:bCs/>
        <w:i w:val="0"/>
        <w:color w:val="FFFFFF" w:themeColor="background1"/>
        <w:sz w:val="20"/>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TabNormalChar">
    <w:name w:val="TabNormal Char"/>
    <w:basedOn w:val="DefaultParagraphFont"/>
    <w:link w:val="TabNormal"/>
    <w:locked/>
    <w:rsid w:val="00361BE1"/>
    <w:rPr>
      <w:rFonts w:ascii="Arial" w:hAnsi="Arial"/>
      <w:szCs w:val="24"/>
      <w:lang w:bidi="he-IL"/>
    </w:rPr>
  </w:style>
  <w:style w:type="paragraph" w:customStyle="1" w:styleId="xl65">
    <w:name w:val="xl65"/>
    <w:basedOn w:val="Normal"/>
    <w:rsid w:val="005B3DC1"/>
    <w:pPr>
      <w:spacing w:before="100" w:beforeAutospacing="1" w:after="100" w:afterAutospacing="1"/>
      <w:jc w:val="left"/>
      <w:textAlignment w:val="top"/>
    </w:pPr>
    <w:rPr>
      <w:rFonts w:ascii="Times New Roman" w:hAnsi="Times New Roman"/>
      <w:sz w:val="24"/>
      <w:szCs w:val="24"/>
    </w:rPr>
  </w:style>
  <w:style w:type="paragraph" w:customStyle="1" w:styleId="xl66">
    <w:name w:val="xl66"/>
    <w:basedOn w:val="Normal"/>
    <w:rsid w:val="005B3DC1"/>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Times New Roman" w:hAnsi="Times New Roman"/>
      <w:sz w:val="24"/>
      <w:szCs w:val="24"/>
    </w:rPr>
  </w:style>
  <w:style w:type="paragraph" w:customStyle="1" w:styleId="xl67">
    <w:name w:val="xl67"/>
    <w:basedOn w:val="Normal"/>
    <w:rsid w:val="005B3DC1"/>
    <w:pPr>
      <w:spacing w:before="100" w:beforeAutospacing="1" w:after="100" w:afterAutospacing="1"/>
      <w:jc w:val="left"/>
    </w:pPr>
    <w:rPr>
      <w:rFonts w:ascii="Times New Roman" w:hAnsi="Times New Roman"/>
      <w:sz w:val="24"/>
      <w:szCs w:val="24"/>
    </w:rPr>
  </w:style>
  <w:style w:type="paragraph" w:customStyle="1" w:styleId="xl68">
    <w:name w:val="xl68"/>
    <w:basedOn w:val="Normal"/>
    <w:rsid w:val="005B3DC1"/>
    <w:pPr>
      <w:shd w:val="clear" w:color="000000" w:fill="FFFFFF"/>
      <w:spacing w:before="100" w:beforeAutospacing="1" w:after="100" w:afterAutospacing="1"/>
      <w:jc w:val="left"/>
      <w:textAlignment w:val="top"/>
    </w:pPr>
    <w:rPr>
      <w:rFonts w:ascii="Times New Roman" w:hAnsi="Times New Roman"/>
      <w:sz w:val="24"/>
      <w:szCs w:val="24"/>
    </w:rPr>
  </w:style>
  <w:style w:type="paragraph" w:styleId="Revision">
    <w:name w:val="Revision"/>
    <w:hidden/>
    <w:uiPriority w:val="99"/>
    <w:semiHidden/>
    <w:rsid w:val="005B3DC1"/>
    <w:pPr>
      <w:spacing w:before="0" w:after="0" w:line="240" w:lineRule="auto"/>
      <w:ind w:left="0" w:firstLine="0"/>
    </w:pPr>
    <w:rPr>
      <w:rFonts w:ascii="Arial" w:hAnsi="Arial"/>
      <w:sz w:val="22"/>
      <w:szCs w:val="22"/>
    </w:rPr>
  </w:style>
  <w:style w:type="paragraph" w:customStyle="1" w:styleId="xl85">
    <w:name w:val="xl85"/>
    <w:basedOn w:val="Normal"/>
    <w:rsid w:val="00CC5704"/>
    <w:pPr>
      <w:pBdr>
        <w:top w:val="single" w:sz="4" w:space="0" w:color="auto"/>
        <w:left w:val="single" w:sz="4" w:space="0" w:color="auto"/>
        <w:bottom w:val="single" w:sz="4" w:space="0" w:color="auto"/>
        <w:right w:val="single" w:sz="4" w:space="0" w:color="auto"/>
      </w:pBdr>
      <w:shd w:val="clear" w:color="000000" w:fill="CC99FF"/>
      <w:spacing w:before="100" w:beforeAutospacing="1" w:after="100" w:afterAutospacing="1"/>
      <w:jc w:val="center"/>
    </w:pPr>
    <w:rPr>
      <w:rFonts w:cs="Arial"/>
      <w:b/>
      <w:bCs/>
      <w:sz w:val="24"/>
      <w:szCs w:val="24"/>
      <w:lang w:bidi="he-IL"/>
    </w:rPr>
  </w:style>
  <w:style w:type="paragraph" w:customStyle="1" w:styleId="xl86">
    <w:name w:val="xl86"/>
    <w:basedOn w:val="Normal"/>
    <w:rsid w:val="00CC5704"/>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jc w:val="center"/>
    </w:pPr>
    <w:rPr>
      <w:rFonts w:cs="Arial"/>
      <w:b/>
      <w:bCs/>
      <w:sz w:val="24"/>
      <w:szCs w:val="24"/>
      <w:lang w:bidi="he-IL"/>
    </w:rPr>
  </w:style>
  <w:style w:type="paragraph" w:customStyle="1" w:styleId="xl87">
    <w:name w:val="xl87"/>
    <w:basedOn w:val="Normal"/>
    <w:rsid w:val="00CC5704"/>
    <w:pPr>
      <w:pBdr>
        <w:left w:val="single" w:sz="4" w:space="0" w:color="auto"/>
        <w:right w:val="single" w:sz="4" w:space="0" w:color="auto"/>
      </w:pBdr>
      <w:shd w:val="clear" w:color="000000" w:fill="FFFFFF"/>
      <w:spacing w:before="100" w:beforeAutospacing="1" w:after="100" w:afterAutospacing="1"/>
      <w:jc w:val="left"/>
    </w:pPr>
    <w:rPr>
      <w:rFonts w:ascii="Times New Roman" w:hAnsi="Times New Roman"/>
      <w:sz w:val="24"/>
      <w:szCs w:val="24"/>
      <w:lang w:bidi="he-IL"/>
    </w:rPr>
  </w:style>
  <w:style w:type="paragraph" w:customStyle="1" w:styleId="xl88">
    <w:name w:val="xl88"/>
    <w:basedOn w:val="Normal"/>
    <w:rsid w:val="00CC5704"/>
    <w:pPr>
      <w:pBdr>
        <w:left w:val="single" w:sz="4" w:space="0" w:color="auto"/>
        <w:right w:val="single" w:sz="4" w:space="0" w:color="auto"/>
      </w:pBdr>
      <w:shd w:val="clear" w:color="000000" w:fill="FFFFFF"/>
      <w:spacing w:before="100" w:beforeAutospacing="1" w:after="100" w:afterAutospacing="1"/>
      <w:jc w:val="left"/>
      <w:textAlignment w:val="top"/>
    </w:pPr>
    <w:rPr>
      <w:rFonts w:cs="Arial"/>
      <w:b/>
      <w:bCs/>
      <w:sz w:val="24"/>
      <w:szCs w:val="24"/>
      <w:lang w:bidi="he-IL"/>
    </w:rPr>
  </w:style>
  <w:style w:type="paragraph" w:customStyle="1" w:styleId="xl89">
    <w:name w:val="xl89"/>
    <w:basedOn w:val="Normal"/>
    <w:rsid w:val="00CC5704"/>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jc w:val="left"/>
      <w:textAlignment w:val="center"/>
    </w:pPr>
    <w:rPr>
      <w:rFonts w:cs="Arial"/>
      <w:sz w:val="16"/>
      <w:szCs w:val="16"/>
      <w:lang w:bidi="he-IL"/>
    </w:rPr>
  </w:style>
  <w:style w:type="paragraph" w:customStyle="1" w:styleId="xl90">
    <w:name w:val="xl90"/>
    <w:basedOn w:val="Normal"/>
    <w:rsid w:val="00CC5704"/>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jc w:val="center"/>
    </w:pPr>
    <w:rPr>
      <w:rFonts w:cs="Arial"/>
      <w:sz w:val="16"/>
      <w:szCs w:val="16"/>
      <w:lang w:bidi="he-IL"/>
    </w:rPr>
  </w:style>
  <w:style w:type="paragraph" w:customStyle="1" w:styleId="xl91">
    <w:name w:val="xl91"/>
    <w:basedOn w:val="Normal"/>
    <w:rsid w:val="00CC5704"/>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jc w:val="left"/>
      <w:textAlignment w:val="center"/>
    </w:pPr>
    <w:rPr>
      <w:rFonts w:cs="Arial"/>
      <w:sz w:val="16"/>
      <w:szCs w:val="16"/>
      <w:lang w:bidi="he-IL"/>
    </w:rPr>
  </w:style>
  <w:style w:type="paragraph" w:customStyle="1" w:styleId="xl92">
    <w:name w:val="xl92"/>
    <w:basedOn w:val="Normal"/>
    <w:rsid w:val="00CC5704"/>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jc w:val="center"/>
      <w:textAlignment w:val="center"/>
    </w:pPr>
    <w:rPr>
      <w:rFonts w:cs="Arial"/>
      <w:sz w:val="16"/>
      <w:szCs w:val="16"/>
      <w:lang w:bidi="he-IL"/>
    </w:rPr>
  </w:style>
  <w:style w:type="paragraph" w:customStyle="1" w:styleId="xl93">
    <w:name w:val="xl93"/>
    <w:basedOn w:val="Normal"/>
    <w:rsid w:val="00CC5704"/>
    <w:pPr>
      <w:pBdr>
        <w:top w:val="single" w:sz="4" w:space="0" w:color="auto"/>
        <w:left w:val="single" w:sz="4" w:space="9" w:color="auto"/>
        <w:bottom w:val="single" w:sz="4" w:space="0" w:color="auto"/>
        <w:right w:val="single" w:sz="4" w:space="0" w:color="auto"/>
      </w:pBdr>
      <w:shd w:val="clear" w:color="000000" w:fill="C0C0C0"/>
      <w:spacing w:before="100" w:beforeAutospacing="1" w:after="100" w:afterAutospacing="1"/>
      <w:ind w:firstLineChars="100" w:firstLine="100"/>
      <w:jc w:val="left"/>
      <w:textAlignment w:val="center"/>
    </w:pPr>
    <w:rPr>
      <w:rFonts w:cs="Arial"/>
      <w:sz w:val="16"/>
      <w:szCs w:val="16"/>
      <w:lang w:bidi="he-IL"/>
    </w:rPr>
  </w:style>
  <w:style w:type="paragraph" w:customStyle="1" w:styleId="xl94">
    <w:name w:val="xl94"/>
    <w:basedOn w:val="Normal"/>
    <w:rsid w:val="00CC5704"/>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pPr>
    <w:rPr>
      <w:rFonts w:cs="Arial"/>
      <w:sz w:val="16"/>
      <w:szCs w:val="16"/>
      <w:lang w:bidi="he-IL"/>
    </w:rPr>
  </w:style>
  <w:style w:type="paragraph" w:customStyle="1" w:styleId="xl95">
    <w:name w:val="xl95"/>
    <w:basedOn w:val="Normal"/>
    <w:rsid w:val="00CC5704"/>
    <w:pPr>
      <w:pBdr>
        <w:top w:val="single" w:sz="4" w:space="0" w:color="auto"/>
        <w:left w:val="single" w:sz="4" w:space="0" w:color="auto"/>
        <w:right w:val="single" w:sz="4" w:space="0" w:color="auto"/>
      </w:pBdr>
      <w:shd w:val="clear" w:color="000000" w:fill="FFFFFF"/>
      <w:spacing w:before="100" w:beforeAutospacing="1" w:after="100" w:afterAutospacing="1"/>
      <w:jc w:val="left"/>
    </w:pPr>
    <w:rPr>
      <w:rFonts w:ascii="Times New Roman" w:hAnsi="Times New Roman"/>
      <w:sz w:val="24"/>
      <w:szCs w:val="24"/>
      <w:lang w:bidi="he-IL"/>
    </w:rPr>
  </w:style>
  <w:style w:type="paragraph" w:customStyle="1" w:styleId="xl96">
    <w:name w:val="xl96"/>
    <w:basedOn w:val="Normal"/>
    <w:rsid w:val="00CC5704"/>
    <w:pPr>
      <w:pBdr>
        <w:left w:val="single" w:sz="4" w:space="0" w:color="auto"/>
        <w:right w:val="single" w:sz="4" w:space="0" w:color="auto"/>
      </w:pBdr>
      <w:shd w:val="clear" w:color="000000" w:fill="FFFFFF"/>
      <w:spacing w:before="100" w:beforeAutospacing="1" w:after="100" w:afterAutospacing="1"/>
      <w:jc w:val="left"/>
      <w:textAlignment w:val="center"/>
    </w:pPr>
    <w:rPr>
      <w:rFonts w:cs="Arial"/>
      <w:sz w:val="16"/>
      <w:szCs w:val="16"/>
      <w:lang w:bidi="he-IL"/>
    </w:rPr>
  </w:style>
  <w:style w:type="paragraph" w:customStyle="1" w:styleId="xl97">
    <w:name w:val="xl97"/>
    <w:basedOn w:val="Normal"/>
    <w:rsid w:val="00CC5704"/>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cs="Arial"/>
      <w:sz w:val="16"/>
      <w:szCs w:val="16"/>
      <w:lang w:bidi="he-IL"/>
    </w:rPr>
  </w:style>
  <w:style w:type="paragraph" w:customStyle="1" w:styleId="xl98">
    <w:name w:val="xl98"/>
    <w:basedOn w:val="Normal"/>
    <w:rsid w:val="00CC5704"/>
    <w:pPr>
      <w:pBdr>
        <w:top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cs="Arial"/>
      <w:sz w:val="16"/>
      <w:szCs w:val="16"/>
      <w:lang w:bidi="he-IL"/>
    </w:rPr>
  </w:style>
  <w:style w:type="paragraph" w:customStyle="1" w:styleId="xl99">
    <w:name w:val="xl99"/>
    <w:basedOn w:val="Normal"/>
    <w:rsid w:val="00CC5704"/>
    <w:pPr>
      <w:pBdr>
        <w:top w:val="single" w:sz="4" w:space="0" w:color="auto"/>
        <w:bottom w:val="single" w:sz="4" w:space="0" w:color="auto"/>
        <w:right w:val="single" w:sz="4" w:space="0" w:color="auto"/>
      </w:pBdr>
      <w:shd w:val="clear" w:color="000000" w:fill="CCFFFF"/>
      <w:spacing w:before="100" w:beforeAutospacing="1" w:after="100" w:afterAutospacing="1"/>
      <w:jc w:val="center"/>
      <w:textAlignment w:val="center"/>
    </w:pPr>
    <w:rPr>
      <w:rFonts w:cs="Arial"/>
      <w:sz w:val="16"/>
      <w:szCs w:val="16"/>
      <w:lang w:bidi="he-IL"/>
    </w:rPr>
  </w:style>
  <w:style w:type="paragraph" w:customStyle="1" w:styleId="xl100">
    <w:name w:val="xl100"/>
    <w:basedOn w:val="Normal"/>
    <w:rsid w:val="00CC5704"/>
    <w:pPr>
      <w:pBdr>
        <w:top w:val="single" w:sz="4" w:space="0" w:color="auto"/>
        <w:left w:val="single" w:sz="4"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cs="Arial"/>
      <w:sz w:val="16"/>
      <w:szCs w:val="16"/>
      <w:lang w:bidi="he-IL"/>
    </w:rPr>
  </w:style>
  <w:style w:type="paragraph" w:customStyle="1" w:styleId="xl101">
    <w:name w:val="xl101"/>
    <w:basedOn w:val="Normal"/>
    <w:rsid w:val="00CC5704"/>
    <w:pPr>
      <w:pBdr>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rFonts w:cs="Arial"/>
      <w:sz w:val="16"/>
      <w:szCs w:val="16"/>
      <w:lang w:bidi="he-IL"/>
    </w:rPr>
  </w:style>
  <w:style w:type="paragraph" w:customStyle="1" w:styleId="xl102">
    <w:name w:val="xl102"/>
    <w:basedOn w:val="Normal"/>
    <w:rsid w:val="00CC5704"/>
    <w:pPr>
      <w:pBdr>
        <w:top w:val="single" w:sz="4" w:space="0" w:color="auto"/>
        <w:left w:val="single" w:sz="4" w:space="0" w:color="auto"/>
        <w:right w:val="single" w:sz="4" w:space="0" w:color="auto"/>
      </w:pBdr>
      <w:shd w:val="clear" w:color="000000" w:fill="FFFFFF"/>
      <w:spacing w:before="100" w:beforeAutospacing="1" w:after="100" w:afterAutospacing="1"/>
      <w:jc w:val="left"/>
      <w:textAlignment w:val="center"/>
    </w:pPr>
    <w:rPr>
      <w:rFonts w:cs="Arial"/>
      <w:sz w:val="16"/>
      <w:szCs w:val="16"/>
      <w:lang w:bidi="he-IL"/>
    </w:rPr>
  </w:style>
  <w:style w:type="paragraph" w:customStyle="1" w:styleId="xl103">
    <w:name w:val="xl103"/>
    <w:basedOn w:val="Normal"/>
    <w:rsid w:val="00CC5704"/>
    <w:pPr>
      <w:pBdr>
        <w:top w:val="single" w:sz="4" w:space="0" w:color="auto"/>
        <w:left w:val="single" w:sz="4"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cs="Arial"/>
      <w:sz w:val="16"/>
      <w:szCs w:val="16"/>
      <w:lang w:bidi="he-IL"/>
    </w:rPr>
  </w:style>
  <w:style w:type="paragraph" w:customStyle="1" w:styleId="xl104">
    <w:name w:val="xl104"/>
    <w:basedOn w:val="Normal"/>
    <w:rsid w:val="00CC5704"/>
    <w:pPr>
      <w:pBdr>
        <w:top w:val="single" w:sz="4"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cs="Arial"/>
      <w:sz w:val="16"/>
      <w:szCs w:val="16"/>
      <w:lang w:bidi="he-IL"/>
    </w:rPr>
  </w:style>
  <w:style w:type="paragraph" w:customStyle="1" w:styleId="xl105">
    <w:name w:val="xl105"/>
    <w:basedOn w:val="Normal"/>
    <w:rsid w:val="00CC5704"/>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cs="Arial"/>
      <w:sz w:val="16"/>
      <w:szCs w:val="16"/>
      <w:lang w:bidi="he-IL"/>
    </w:rPr>
  </w:style>
  <w:style w:type="paragraph" w:customStyle="1" w:styleId="xl106">
    <w:name w:val="xl106"/>
    <w:basedOn w:val="Normal"/>
    <w:rsid w:val="00CC5704"/>
    <w:pPr>
      <w:pBdr>
        <w:top w:val="single" w:sz="4" w:space="0" w:color="auto"/>
        <w:left w:val="single" w:sz="4" w:space="0" w:color="auto"/>
        <w:bottom w:val="single" w:sz="4" w:space="0" w:color="auto"/>
      </w:pBdr>
      <w:shd w:val="clear" w:color="000000" w:fill="99CCFF"/>
      <w:spacing w:before="100" w:beforeAutospacing="1" w:after="100" w:afterAutospacing="1"/>
      <w:jc w:val="left"/>
    </w:pPr>
    <w:rPr>
      <w:rFonts w:cs="Arial"/>
      <w:b/>
      <w:bCs/>
      <w:sz w:val="24"/>
      <w:szCs w:val="24"/>
      <w:lang w:bidi="he-IL"/>
    </w:rPr>
  </w:style>
  <w:style w:type="paragraph" w:customStyle="1" w:styleId="xl107">
    <w:name w:val="xl107"/>
    <w:basedOn w:val="Normal"/>
    <w:rsid w:val="00CC5704"/>
    <w:pPr>
      <w:pBdr>
        <w:top w:val="single" w:sz="4" w:space="0" w:color="auto"/>
        <w:bottom w:val="single" w:sz="4" w:space="0" w:color="auto"/>
      </w:pBdr>
      <w:shd w:val="clear" w:color="000000" w:fill="99CCFF"/>
      <w:spacing w:before="100" w:beforeAutospacing="1" w:after="100" w:afterAutospacing="1"/>
      <w:jc w:val="left"/>
    </w:pPr>
    <w:rPr>
      <w:rFonts w:cs="Arial"/>
      <w:b/>
      <w:bCs/>
      <w:sz w:val="24"/>
      <w:szCs w:val="24"/>
      <w:lang w:bidi="he-IL"/>
    </w:rPr>
  </w:style>
  <w:style w:type="paragraph" w:customStyle="1" w:styleId="xl108">
    <w:name w:val="xl108"/>
    <w:basedOn w:val="Normal"/>
    <w:rsid w:val="00CC5704"/>
    <w:pPr>
      <w:pBdr>
        <w:top w:val="single" w:sz="4" w:space="0" w:color="auto"/>
        <w:bottom w:val="single" w:sz="4" w:space="0" w:color="auto"/>
        <w:right w:val="single" w:sz="4" w:space="0" w:color="auto"/>
      </w:pBdr>
      <w:shd w:val="clear" w:color="000000" w:fill="99CCFF"/>
      <w:spacing w:before="100" w:beforeAutospacing="1" w:after="100" w:afterAutospacing="1"/>
      <w:jc w:val="left"/>
    </w:pPr>
    <w:rPr>
      <w:rFonts w:cs="Arial"/>
      <w:b/>
      <w:bCs/>
      <w:color w:val="99CCFF"/>
      <w:sz w:val="24"/>
      <w:szCs w:val="24"/>
      <w:lang w:bidi="he-IL"/>
    </w:rPr>
  </w:style>
  <w:style w:type="paragraph" w:customStyle="1" w:styleId="xl109">
    <w:name w:val="xl109"/>
    <w:basedOn w:val="Normal"/>
    <w:rsid w:val="00CC5704"/>
    <w:pPr>
      <w:pBdr>
        <w:top w:val="single" w:sz="4" w:space="0" w:color="auto"/>
        <w:left w:val="single" w:sz="4" w:space="0" w:color="auto"/>
        <w:bottom w:val="single" w:sz="4" w:space="0" w:color="auto"/>
      </w:pBdr>
      <w:shd w:val="clear" w:color="000000" w:fill="FF00FF"/>
      <w:spacing w:before="100" w:beforeAutospacing="1" w:after="100" w:afterAutospacing="1"/>
      <w:jc w:val="left"/>
    </w:pPr>
    <w:rPr>
      <w:rFonts w:cs="Arial"/>
      <w:b/>
      <w:bCs/>
      <w:sz w:val="24"/>
      <w:szCs w:val="24"/>
      <w:lang w:bidi="he-IL"/>
    </w:rPr>
  </w:style>
  <w:style w:type="paragraph" w:customStyle="1" w:styleId="xl110">
    <w:name w:val="xl110"/>
    <w:basedOn w:val="Normal"/>
    <w:rsid w:val="00CC5704"/>
    <w:pPr>
      <w:pBdr>
        <w:top w:val="single" w:sz="4" w:space="0" w:color="auto"/>
        <w:bottom w:val="single" w:sz="4" w:space="0" w:color="auto"/>
      </w:pBdr>
      <w:shd w:val="clear" w:color="000000" w:fill="FF00FF"/>
      <w:spacing w:before="100" w:beforeAutospacing="1" w:after="100" w:afterAutospacing="1"/>
      <w:jc w:val="left"/>
    </w:pPr>
    <w:rPr>
      <w:rFonts w:cs="Arial"/>
      <w:b/>
      <w:bCs/>
      <w:sz w:val="24"/>
      <w:szCs w:val="24"/>
      <w:lang w:bidi="he-IL"/>
    </w:rPr>
  </w:style>
  <w:style w:type="paragraph" w:customStyle="1" w:styleId="xl111">
    <w:name w:val="xl111"/>
    <w:basedOn w:val="Normal"/>
    <w:rsid w:val="00CC5704"/>
    <w:pPr>
      <w:pBdr>
        <w:top w:val="single" w:sz="4" w:space="0" w:color="auto"/>
        <w:bottom w:val="single" w:sz="4" w:space="0" w:color="auto"/>
        <w:right w:val="single" w:sz="4" w:space="0" w:color="auto"/>
      </w:pBdr>
      <w:shd w:val="clear" w:color="000000" w:fill="FF00FF"/>
      <w:spacing w:before="100" w:beforeAutospacing="1" w:after="100" w:afterAutospacing="1"/>
      <w:jc w:val="left"/>
    </w:pPr>
    <w:rPr>
      <w:rFonts w:cs="Arial"/>
      <w:b/>
      <w:bCs/>
      <w:color w:val="FF00FF"/>
      <w:sz w:val="24"/>
      <w:szCs w:val="24"/>
      <w:lang w:bidi="he-IL"/>
    </w:rPr>
  </w:style>
  <w:style w:type="paragraph" w:customStyle="1" w:styleId="xl112">
    <w:name w:val="xl112"/>
    <w:basedOn w:val="Normal"/>
    <w:rsid w:val="00CC5704"/>
    <w:pPr>
      <w:pBdr>
        <w:top w:val="single" w:sz="4" w:space="0" w:color="auto"/>
        <w:left w:val="single" w:sz="4" w:space="0" w:color="auto"/>
        <w:right w:val="single" w:sz="4" w:space="0" w:color="auto"/>
      </w:pBdr>
      <w:shd w:val="clear" w:color="000000" w:fill="FFFFFF"/>
      <w:spacing w:before="100" w:beforeAutospacing="1" w:after="100" w:afterAutospacing="1"/>
      <w:jc w:val="left"/>
    </w:pPr>
    <w:rPr>
      <w:rFonts w:cs="Arial"/>
      <w:b/>
      <w:bCs/>
      <w:sz w:val="24"/>
      <w:szCs w:val="24"/>
      <w:lang w:bidi="he-IL"/>
    </w:rPr>
  </w:style>
  <w:style w:type="paragraph" w:customStyle="1" w:styleId="xl113">
    <w:name w:val="xl113"/>
    <w:basedOn w:val="Normal"/>
    <w:rsid w:val="00CC5704"/>
    <w:pPr>
      <w:pBdr>
        <w:left w:val="single" w:sz="4" w:space="0" w:color="auto"/>
        <w:right w:val="single" w:sz="4" w:space="0" w:color="auto"/>
      </w:pBdr>
      <w:shd w:val="clear" w:color="000000" w:fill="FFFFFF"/>
      <w:spacing w:before="100" w:beforeAutospacing="1" w:after="100" w:afterAutospacing="1"/>
      <w:jc w:val="left"/>
    </w:pPr>
    <w:rPr>
      <w:rFonts w:cs="Arial"/>
      <w:b/>
      <w:bCs/>
      <w:sz w:val="24"/>
      <w:szCs w:val="24"/>
      <w:lang w:bidi="he-IL"/>
    </w:rPr>
  </w:style>
  <w:style w:type="paragraph" w:customStyle="1" w:styleId="xl114">
    <w:name w:val="xl114"/>
    <w:basedOn w:val="Normal"/>
    <w:rsid w:val="00CC5704"/>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jc w:val="center"/>
      <w:textAlignment w:val="center"/>
    </w:pPr>
    <w:rPr>
      <w:rFonts w:cs="Arial"/>
      <w:sz w:val="16"/>
      <w:szCs w:val="16"/>
      <w:lang w:bidi="he-IL"/>
    </w:rPr>
  </w:style>
  <w:style w:type="paragraph" w:customStyle="1" w:styleId="xl115">
    <w:name w:val="xl115"/>
    <w:basedOn w:val="Normal"/>
    <w:rsid w:val="00CC5704"/>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cs="Arial"/>
      <w:sz w:val="16"/>
      <w:szCs w:val="16"/>
      <w:lang w:bidi="he-IL"/>
    </w:rPr>
  </w:style>
  <w:style w:type="paragraph" w:customStyle="1" w:styleId="xl116">
    <w:name w:val="xl116"/>
    <w:basedOn w:val="Normal"/>
    <w:rsid w:val="00CC5704"/>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jc w:val="center"/>
      <w:textAlignment w:val="center"/>
    </w:pPr>
    <w:rPr>
      <w:rFonts w:cs="Arial"/>
      <w:sz w:val="16"/>
      <w:szCs w:val="16"/>
      <w:lang w:bidi="he-IL"/>
    </w:rPr>
  </w:style>
  <w:style w:type="paragraph" w:customStyle="1" w:styleId="xl117">
    <w:name w:val="xl117"/>
    <w:basedOn w:val="Normal"/>
    <w:rsid w:val="00CC5704"/>
    <w:pPr>
      <w:pBdr>
        <w:top w:val="single" w:sz="4" w:space="0" w:color="auto"/>
        <w:left w:val="single" w:sz="4"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cs="Arial"/>
      <w:sz w:val="16"/>
      <w:szCs w:val="16"/>
      <w:lang w:bidi="he-IL"/>
    </w:rPr>
  </w:style>
  <w:style w:type="paragraph" w:customStyle="1" w:styleId="xl118">
    <w:name w:val="xl118"/>
    <w:basedOn w:val="Normal"/>
    <w:rsid w:val="00CC5704"/>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rPr>
      <w:rFonts w:cs="Arial"/>
      <w:sz w:val="16"/>
      <w:szCs w:val="16"/>
      <w:lang w:bidi="he-IL"/>
    </w:rPr>
  </w:style>
  <w:style w:type="paragraph" w:customStyle="1" w:styleId="xl119">
    <w:name w:val="xl119"/>
    <w:basedOn w:val="Normal"/>
    <w:rsid w:val="00CC5704"/>
    <w:pPr>
      <w:pBdr>
        <w:top w:val="single" w:sz="4" w:space="0" w:color="auto"/>
        <w:left w:val="single" w:sz="4"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cs="Arial"/>
      <w:sz w:val="16"/>
      <w:szCs w:val="16"/>
      <w:lang w:bidi="he-IL"/>
    </w:rPr>
  </w:style>
  <w:style w:type="paragraph" w:customStyle="1" w:styleId="xl120">
    <w:name w:val="xl120"/>
    <w:basedOn w:val="Normal"/>
    <w:rsid w:val="00CC5704"/>
    <w:pPr>
      <w:pBdr>
        <w:top w:val="single" w:sz="4" w:space="0" w:color="auto"/>
        <w:left w:val="single" w:sz="4"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cs="Arial"/>
      <w:sz w:val="16"/>
      <w:szCs w:val="16"/>
      <w:lang w:bidi="he-IL"/>
    </w:rPr>
  </w:style>
  <w:style w:type="paragraph" w:customStyle="1" w:styleId="xl121">
    <w:name w:val="xl121"/>
    <w:basedOn w:val="Normal"/>
    <w:rsid w:val="00CC5704"/>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rPr>
      <w:rFonts w:cs="Arial"/>
      <w:sz w:val="16"/>
      <w:szCs w:val="16"/>
      <w:lang w:bidi="he-IL"/>
    </w:rPr>
  </w:style>
  <w:style w:type="paragraph" w:customStyle="1" w:styleId="xl122">
    <w:name w:val="xl122"/>
    <w:basedOn w:val="Normal"/>
    <w:rsid w:val="00CC5704"/>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rPr>
      <w:rFonts w:cs="Arial"/>
      <w:sz w:val="16"/>
      <w:szCs w:val="16"/>
      <w:lang w:bidi="he-IL"/>
    </w:rPr>
  </w:style>
  <w:style w:type="paragraph" w:customStyle="1" w:styleId="xl123">
    <w:name w:val="xl123"/>
    <w:basedOn w:val="Normal"/>
    <w:rsid w:val="00CC5704"/>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jc w:val="center"/>
      <w:textAlignment w:val="center"/>
    </w:pPr>
    <w:rPr>
      <w:rFonts w:cs="Arial"/>
      <w:sz w:val="16"/>
      <w:szCs w:val="16"/>
      <w:lang w:bidi="he-IL"/>
    </w:rPr>
  </w:style>
  <w:style w:type="paragraph" w:customStyle="1" w:styleId="xl124">
    <w:name w:val="xl124"/>
    <w:basedOn w:val="Normal"/>
    <w:rsid w:val="00CC5704"/>
    <w:pPr>
      <w:pBdr>
        <w:top w:val="single" w:sz="4" w:space="0" w:color="auto"/>
        <w:left w:val="single" w:sz="4"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cs="Arial"/>
      <w:sz w:val="16"/>
      <w:szCs w:val="16"/>
      <w:lang w:bidi="he-IL"/>
    </w:rPr>
  </w:style>
  <w:style w:type="paragraph" w:customStyle="1" w:styleId="xl125">
    <w:name w:val="xl125"/>
    <w:basedOn w:val="Normal"/>
    <w:rsid w:val="00CC5704"/>
    <w:pPr>
      <w:pBdr>
        <w:left w:val="single" w:sz="4" w:space="0" w:color="auto"/>
        <w:bottom w:val="single" w:sz="4" w:space="0" w:color="auto"/>
        <w:right w:val="single" w:sz="4" w:space="0" w:color="auto"/>
      </w:pBdr>
      <w:shd w:val="clear" w:color="000000" w:fill="FFFFFF"/>
      <w:spacing w:before="100" w:beforeAutospacing="1" w:after="100" w:afterAutospacing="1"/>
      <w:jc w:val="left"/>
    </w:pPr>
    <w:rPr>
      <w:rFonts w:cs="Arial"/>
      <w:b/>
      <w:bCs/>
      <w:sz w:val="24"/>
      <w:szCs w:val="24"/>
      <w:lang w:bidi="he-IL"/>
    </w:rPr>
  </w:style>
  <w:style w:type="paragraph" w:customStyle="1" w:styleId="xl126">
    <w:name w:val="xl126"/>
    <w:basedOn w:val="Normal"/>
    <w:rsid w:val="00CC5704"/>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jc w:val="center"/>
      <w:textAlignment w:val="center"/>
    </w:pPr>
    <w:rPr>
      <w:rFonts w:cs="Arial"/>
      <w:sz w:val="16"/>
      <w:szCs w:val="16"/>
      <w:lang w:bidi="he-IL"/>
    </w:rPr>
  </w:style>
  <w:style w:type="paragraph" w:customStyle="1" w:styleId="xl127">
    <w:name w:val="xl127"/>
    <w:basedOn w:val="Normal"/>
    <w:rsid w:val="00CC5704"/>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jc w:val="center"/>
      <w:textAlignment w:val="center"/>
    </w:pPr>
    <w:rPr>
      <w:rFonts w:cs="Arial"/>
      <w:sz w:val="16"/>
      <w:szCs w:val="16"/>
      <w:lang w:bidi="he-IL"/>
    </w:rPr>
  </w:style>
  <w:style w:type="paragraph" w:customStyle="1" w:styleId="xl128">
    <w:name w:val="xl128"/>
    <w:basedOn w:val="Normal"/>
    <w:rsid w:val="00CC5704"/>
    <w:pPr>
      <w:pBdr>
        <w:top w:val="single" w:sz="4" w:space="0" w:color="auto"/>
        <w:left w:val="single" w:sz="4"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cs="Arial"/>
      <w:sz w:val="16"/>
      <w:szCs w:val="16"/>
      <w:lang w:bidi="he-IL"/>
    </w:rPr>
  </w:style>
  <w:style w:type="paragraph" w:customStyle="1" w:styleId="xl129">
    <w:name w:val="xl129"/>
    <w:basedOn w:val="Normal"/>
    <w:rsid w:val="00CC5704"/>
    <w:pPr>
      <w:pBdr>
        <w:left w:val="single" w:sz="4" w:space="0" w:color="auto"/>
        <w:right w:val="single" w:sz="4" w:space="0" w:color="auto"/>
      </w:pBdr>
      <w:shd w:val="clear" w:color="000000" w:fill="FFFFFF"/>
      <w:spacing w:before="100" w:beforeAutospacing="1" w:after="100" w:afterAutospacing="1"/>
      <w:jc w:val="center"/>
    </w:pPr>
    <w:rPr>
      <w:rFonts w:cs="Arial"/>
      <w:b/>
      <w:bCs/>
      <w:sz w:val="24"/>
      <w:szCs w:val="24"/>
      <w:lang w:bidi="he-IL"/>
    </w:rPr>
  </w:style>
  <w:style w:type="paragraph" w:customStyle="1" w:styleId="xl130">
    <w:name w:val="xl130"/>
    <w:basedOn w:val="Normal"/>
    <w:rsid w:val="00CC5704"/>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rPr>
      <w:rFonts w:cs="Arial"/>
      <w:sz w:val="16"/>
      <w:szCs w:val="16"/>
      <w:lang w:bidi="he-IL"/>
    </w:rPr>
  </w:style>
  <w:style w:type="paragraph" w:customStyle="1" w:styleId="xl131">
    <w:name w:val="xl131"/>
    <w:basedOn w:val="Normal"/>
    <w:rsid w:val="00CC5704"/>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rPr>
      <w:rFonts w:cs="Arial"/>
      <w:color w:val="FF0000"/>
      <w:sz w:val="16"/>
      <w:szCs w:val="16"/>
      <w:lang w:bidi="he-IL"/>
    </w:rPr>
  </w:style>
  <w:style w:type="paragraph" w:customStyle="1" w:styleId="xl132">
    <w:name w:val="xl132"/>
    <w:basedOn w:val="Normal"/>
    <w:rsid w:val="00CC5704"/>
    <w:pPr>
      <w:pBdr>
        <w:top w:val="single" w:sz="4" w:space="0" w:color="auto"/>
        <w:left w:val="single" w:sz="4"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cs="Arial"/>
      <w:sz w:val="16"/>
      <w:szCs w:val="16"/>
      <w:lang w:bidi="he-IL"/>
    </w:rPr>
  </w:style>
  <w:style w:type="paragraph" w:customStyle="1" w:styleId="xl133">
    <w:name w:val="xl133"/>
    <w:basedOn w:val="Normal"/>
    <w:rsid w:val="00CC5704"/>
    <w:pPr>
      <w:pBdr>
        <w:left w:val="single" w:sz="4" w:space="0" w:color="auto"/>
        <w:bottom w:val="single" w:sz="4" w:space="0" w:color="auto"/>
        <w:right w:val="single" w:sz="4" w:space="0" w:color="auto"/>
      </w:pBdr>
      <w:shd w:val="clear" w:color="000000" w:fill="FFFFFF"/>
      <w:spacing w:before="100" w:beforeAutospacing="1" w:after="100" w:afterAutospacing="1"/>
      <w:jc w:val="left"/>
    </w:pPr>
    <w:rPr>
      <w:rFonts w:ascii="Times New Roman" w:hAnsi="Times New Roman"/>
      <w:sz w:val="24"/>
      <w:szCs w:val="24"/>
      <w:lang w:bidi="he-IL"/>
    </w:rPr>
  </w:style>
  <w:style w:type="paragraph" w:customStyle="1" w:styleId="xl134">
    <w:name w:val="xl134"/>
    <w:basedOn w:val="Normal"/>
    <w:rsid w:val="00CC5704"/>
    <w:pPr>
      <w:pBdr>
        <w:top w:val="single" w:sz="4" w:space="0" w:color="auto"/>
        <w:left w:val="single" w:sz="4" w:space="0" w:color="auto"/>
        <w:bottom w:val="single" w:sz="4" w:space="0" w:color="auto"/>
        <w:right w:val="single" w:sz="4" w:space="0" w:color="auto"/>
      </w:pBdr>
      <w:shd w:val="clear" w:color="000000" w:fill="FF00FF"/>
      <w:spacing w:before="100" w:beforeAutospacing="1" w:after="100" w:afterAutospacing="1"/>
      <w:jc w:val="left"/>
    </w:pPr>
    <w:rPr>
      <w:rFonts w:cs="Arial"/>
      <w:b/>
      <w:bCs/>
      <w:sz w:val="24"/>
      <w:szCs w:val="24"/>
      <w:lang w:bidi="he-IL"/>
    </w:rPr>
  </w:style>
  <w:style w:type="paragraph" w:customStyle="1" w:styleId="xl135">
    <w:name w:val="xl135"/>
    <w:basedOn w:val="Normal"/>
    <w:rsid w:val="00CC5704"/>
    <w:pPr>
      <w:pBdr>
        <w:top w:val="single" w:sz="4" w:space="0" w:color="auto"/>
        <w:left w:val="single" w:sz="4" w:space="0" w:color="auto"/>
        <w:bottom w:val="single" w:sz="4" w:space="0" w:color="auto"/>
        <w:right w:val="single" w:sz="4" w:space="0" w:color="auto"/>
      </w:pBdr>
      <w:shd w:val="clear" w:color="000000" w:fill="FF00FF"/>
      <w:spacing w:before="100" w:beforeAutospacing="1" w:after="100" w:afterAutospacing="1"/>
      <w:jc w:val="left"/>
    </w:pPr>
    <w:rPr>
      <w:rFonts w:cs="Arial"/>
      <w:b/>
      <w:bCs/>
      <w:color w:val="FF00FF"/>
      <w:sz w:val="24"/>
      <w:szCs w:val="24"/>
      <w:lang w:bidi="he-IL"/>
    </w:rPr>
  </w:style>
  <w:style w:type="paragraph" w:customStyle="1" w:styleId="xl136">
    <w:name w:val="xl136"/>
    <w:basedOn w:val="Normal"/>
    <w:rsid w:val="00CC5704"/>
    <w:pPr>
      <w:pBdr>
        <w:top w:val="single" w:sz="4" w:space="0" w:color="auto"/>
        <w:left w:val="single" w:sz="4"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cs="Arial"/>
      <w:sz w:val="16"/>
      <w:szCs w:val="16"/>
      <w:lang w:bidi="he-IL"/>
    </w:rPr>
  </w:style>
  <w:style w:type="paragraph" w:customStyle="1" w:styleId="xl137">
    <w:name w:val="xl137"/>
    <w:basedOn w:val="Normal"/>
    <w:rsid w:val="00CC5704"/>
    <w:pPr>
      <w:pBdr>
        <w:top w:val="single" w:sz="4" w:space="0" w:color="auto"/>
        <w:left w:val="single" w:sz="4" w:space="0" w:color="auto"/>
        <w:bottom w:val="single" w:sz="4" w:space="0" w:color="auto"/>
        <w:right w:val="single" w:sz="4" w:space="0" w:color="auto"/>
      </w:pBdr>
      <w:shd w:val="clear" w:color="000000" w:fill="33CCCC"/>
      <w:spacing w:before="100" w:beforeAutospacing="1" w:after="100" w:afterAutospacing="1"/>
      <w:jc w:val="left"/>
      <w:textAlignment w:val="top"/>
    </w:pPr>
    <w:rPr>
      <w:rFonts w:cs="Arial"/>
      <w:b/>
      <w:bCs/>
      <w:sz w:val="24"/>
      <w:szCs w:val="24"/>
      <w:lang w:bidi="he-IL"/>
    </w:rPr>
  </w:style>
  <w:style w:type="paragraph" w:customStyle="1" w:styleId="xl138">
    <w:name w:val="xl138"/>
    <w:basedOn w:val="Normal"/>
    <w:rsid w:val="00CC5704"/>
    <w:pPr>
      <w:pBdr>
        <w:top w:val="single" w:sz="4"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cs="Arial"/>
      <w:sz w:val="16"/>
      <w:szCs w:val="16"/>
      <w:lang w:bidi="he-IL"/>
    </w:rPr>
  </w:style>
  <w:style w:type="paragraph" w:customStyle="1" w:styleId="xl139">
    <w:name w:val="xl139"/>
    <w:basedOn w:val="Normal"/>
    <w:rsid w:val="00CC5704"/>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jc w:val="center"/>
      <w:textAlignment w:val="center"/>
    </w:pPr>
    <w:rPr>
      <w:rFonts w:cs="Arial"/>
      <w:sz w:val="16"/>
      <w:szCs w:val="16"/>
      <w:lang w:bidi="he-IL"/>
    </w:rPr>
  </w:style>
  <w:style w:type="paragraph" w:customStyle="1" w:styleId="xl140">
    <w:name w:val="xl140"/>
    <w:basedOn w:val="Normal"/>
    <w:rsid w:val="00CC5704"/>
    <w:pPr>
      <w:pBdr>
        <w:top w:val="single" w:sz="4" w:space="0" w:color="auto"/>
        <w:bottom w:val="single" w:sz="4" w:space="0" w:color="auto"/>
        <w:right w:val="single" w:sz="4" w:space="0" w:color="auto"/>
      </w:pBdr>
      <w:shd w:val="clear" w:color="000000" w:fill="C0C0C0"/>
      <w:spacing w:before="100" w:beforeAutospacing="1" w:after="100" w:afterAutospacing="1"/>
      <w:jc w:val="center"/>
      <w:textAlignment w:val="center"/>
    </w:pPr>
    <w:rPr>
      <w:rFonts w:cs="Arial"/>
      <w:sz w:val="16"/>
      <w:szCs w:val="16"/>
      <w:lang w:bidi="he-IL"/>
    </w:rPr>
  </w:style>
  <w:style w:type="paragraph" w:customStyle="1" w:styleId="xl141">
    <w:name w:val="xl141"/>
    <w:basedOn w:val="Normal"/>
    <w:rsid w:val="00CC5704"/>
    <w:pPr>
      <w:pBdr>
        <w:top w:val="single" w:sz="4" w:space="0" w:color="auto"/>
        <w:bottom w:val="single" w:sz="4" w:space="0" w:color="auto"/>
        <w:right w:val="single" w:sz="4" w:space="0" w:color="auto"/>
      </w:pBdr>
      <w:shd w:val="clear" w:color="000000" w:fill="CCFFFF"/>
      <w:spacing w:before="100" w:beforeAutospacing="1" w:after="100" w:afterAutospacing="1"/>
      <w:jc w:val="center"/>
      <w:textAlignment w:val="center"/>
    </w:pPr>
    <w:rPr>
      <w:rFonts w:cs="Arial"/>
      <w:sz w:val="16"/>
      <w:szCs w:val="16"/>
      <w:lang w:bidi="he-IL"/>
    </w:rPr>
  </w:style>
  <w:style w:type="paragraph" w:customStyle="1" w:styleId="xl142">
    <w:name w:val="xl142"/>
    <w:basedOn w:val="Normal"/>
    <w:rsid w:val="00CC5704"/>
    <w:pPr>
      <w:pBdr>
        <w:left w:val="single" w:sz="4" w:space="0" w:color="auto"/>
        <w:right w:val="single" w:sz="4" w:space="0" w:color="auto"/>
      </w:pBdr>
      <w:spacing w:before="100" w:beforeAutospacing="1" w:after="100" w:afterAutospacing="1"/>
      <w:jc w:val="center"/>
      <w:textAlignment w:val="top"/>
    </w:pPr>
    <w:rPr>
      <w:rFonts w:cs="Arial"/>
      <w:b/>
      <w:bCs/>
      <w:sz w:val="24"/>
      <w:szCs w:val="24"/>
      <w:lang w:bidi="he-IL"/>
    </w:rPr>
  </w:style>
  <w:style w:type="paragraph" w:customStyle="1" w:styleId="xl143">
    <w:name w:val="xl143"/>
    <w:basedOn w:val="Normal"/>
    <w:rsid w:val="00CC5704"/>
    <w:pPr>
      <w:shd w:val="clear" w:color="000000" w:fill="00CCFF"/>
      <w:spacing w:before="100" w:beforeAutospacing="1" w:after="100" w:afterAutospacing="1"/>
      <w:jc w:val="center"/>
    </w:pPr>
    <w:rPr>
      <w:rFonts w:cs="Arial"/>
      <w:b/>
      <w:bCs/>
      <w:sz w:val="24"/>
      <w:szCs w:val="24"/>
      <w:lang w:bidi="he-IL"/>
    </w:rPr>
  </w:style>
  <w:style w:type="paragraph" w:customStyle="1" w:styleId="xl144">
    <w:name w:val="xl144"/>
    <w:basedOn w:val="Normal"/>
    <w:rsid w:val="00CC5704"/>
    <w:pPr>
      <w:shd w:val="clear" w:color="000000" w:fill="33CCCC"/>
      <w:spacing w:before="100" w:beforeAutospacing="1" w:after="100" w:afterAutospacing="1"/>
      <w:jc w:val="left"/>
      <w:textAlignment w:val="top"/>
    </w:pPr>
    <w:rPr>
      <w:rFonts w:cs="Arial"/>
      <w:b/>
      <w:bCs/>
      <w:sz w:val="24"/>
      <w:szCs w:val="24"/>
      <w:lang w:bidi="he-IL"/>
    </w:rPr>
  </w:style>
  <w:style w:type="paragraph" w:customStyle="1" w:styleId="xl145">
    <w:name w:val="xl145"/>
    <w:basedOn w:val="Normal"/>
    <w:rsid w:val="00CC5704"/>
    <w:pPr>
      <w:shd w:val="clear" w:color="000000" w:fill="FFFFFF"/>
      <w:spacing w:before="100" w:beforeAutospacing="1" w:after="100" w:afterAutospacing="1"/>
      <w:jc w:val="center"/>
    </w:pPr>
    <w:rPr>
      <w:rFonts w:ascii="Times New Roman" w:hAnsi="Times New Roman"/>
      <w:sz w:val="24"/>
      <w:szCs w:val="24"/>
      <w:lang w:bidi="he-IL"/>
    </w:rPr>
  </w:style>
  <w:style w:type="paragraph" w:customStyle="1" w:styleId="xl146">
    <w:name w:val="xl146"/>
    <w:basedOn w:val="Normal"/>
    <w:rsid w:val="00CC5704"/>
    <w:pPr>
      <w:shd w:val="clear" w:color="000000" w:fill="FF00FF"/>
      <w:spacing w:before="100" w:beforeAutospacing="1" w:after="100" w:afterAutospacing="1"/>
      <w:jc w:val="left"/>
    </w:pPr>
    <w:rPr>
      <w:rFonts w:cs="Arial"/>
      <w:b/>
      <w:bCs/>
      <w:sz w:val="24"/>
      <w:szCs w:val="24"/>
      <w:lang w:bidi="he-IL"/>
    </w:rPr>
  </w:style>
  <w:style w:type="paragraph" w:customStyle="1" w:styleId="xl147">
    <w:name w:val="xl147"/>
    <w:basedOn w:val="Normal"/>
    <w:rsid w:val="00CC5704"/>
    <w:pPr>
      <w:shd w:val="clear" w:color="000000" w:fill="FF00FF"/>
      <w:spacing w:before="100" w:beforeAutospacing="1" w:after="100" w:afterAutospacing="1"/>
      <w:jc w:val="left"/>
      <w:textAlignment w:val="top"/>
    </w:pPr>
    <w:rPr>
      <w:rFonts w:cs="Arial"/>
      <w:b/>
      <w:bCs/>
      <w:sz w:val="24"/>
      <w:szCs w:val="24"/>
      <w:lang w:bidi="he-IL"/>
    </w:rPr>
  </w:style>
  <w:style w:type="paragraph" w:customStyle="1" w:styleId="xl148">
    <w:name w:val="xl148"/>
    <w:basedOn w:val="Normal"/>
    <w:rsid w:val="00CC5704"/>
    <w:pPr>
      <w:spacing w:before="100" w:beforeAutospacing="1" w:after="100" w:afterAutospacing="1"/>
      <w:jc w:val="center"/>
    </w:pPr>
    <w:rPr>
      <w:rFonts w:ascii="Times New Roman" w:hAnsi="Times New Roman"/>
      <w:sz w:val="24"/>
      <w:szCs w:val="24"/>
      <w:lang w:bidi="he-IL"/>
    </w:rPr>
  </w:style>
  <w:style w:type="paragraph" w:customStyle="1" w:styleId="xl149">
    <w:name w:val="xl149"/>
    <w:basedOn w:val="Normal"/>
    <w:rsid w:val="00CC5704"/>
    <w:pPr>
      <w:shd w:val="clear" w:color="000000" w:fill="99CCFF"/>
      <w:spacing w:before="100" w:beforeAutospacing="1" w:after="100" w:afterAutospacing="1"/>
      <w:jc w:val="left"/>
    </w:pPr>
    <w:rPr>
      <w:rFonts w:cs="Arial"/>
      <w:b/>
      <w:bCs/>
      <w:sz w:val="24"/>
      <w:szCs w:val="24"/>
      <w:lang w:bidi="he-IL"/>
    </w:rPr>
  </w:style>
  <w:style w:type="paragraph" w:customStyle="1" w:styleId="xl150">
    <w:name w:val="xl150"/>
    <w:basedOn w:val="Normal"/>
    <w:rsid w:val="00CC5704"/>
    <w:pPr>
      <w:spacing w:before="100" w:beforeAutospacing="1" w:after="100" w:afterAutospacing="1"/>
      <w:jc w:val="left"/>
    </w:pPr>
    <w:rPr>
      <w:rFonts w:cs="Arial"/>
      <w:sz w:val="24"/>
      <w:szCs w:val="24"/>
      <w:lang w:bidi="he-IL"/>
    </w:rPr>
  </w:style>
  <w:style w:type="paragraph" w:customStyle="1" w:styleId="xl151">
    <w:name w:val="xl151"/>
    <w:basedOn w:val="Normal"/>
    <w:rsid w:val="00CC5704"/>
    <w:pPr>
      <w:shd w:val="clear" w:color="000000" w:fill="FF00FF"/>
      <w:spacing w:before="100" w:beforeAutospacing="1" w:after="100" w:afterAutospacing="1"/>
      <w:jc w:val="left"/>
    </w:pPr>
    <w:rPr>
      <w:rFonts w:ascii="Times New Roman" w:hAnsi="Times New Roman"/>
      <w:sz w:val="24"/>
      <w:szCs w:val="24"/>
      <w:lang w:bidi="he-IL"/>
    </w:rPr>
  </w:style>
  <w:style w:type="paragraph" w:customStyle="1" w:styleId="xl152">
    <w:name w:val="xl152"/>
    <w:basedOn w:val="Normal"/>
    <w:rsid w:val="00CC5704"/>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cs="Arial"/>
      <w:color w:val="FF0000"/>
      <w:sz w:val="16"/>
      <w:szCs w:val="16"/>
      <w:lang w:bidi="he-IL"/>
    </w:rPr>
  </w:style>
  <w:style w:type="paragraph" w:customStyle="1" w:styleId="xl153">
    <w:name w:val="xl153"/>
    <w:basedOn w:val="Normal"/>
    <w:rsid w:val="00CC5704"/>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jc w:val="center"/>
      <w:textAlignment w:val="center"/>
    </w:pPr>
    <w:rPr>
      <w:rFonts w:cs="Arial"/>
      <w:color w:val="FF0000"/>
      <w:sz w:val="16"/>
      <w:szCs w:val="16"/>
      <w:lang w:bidi="he-IL"/>
    </w:rPr>
  </w:style>
  <w:style w:type="paragraph" w:customStyle="1" w:styleId="xl154">
    <w:name w:val="xl154"/>
    <w:basedOn w:val="Normal"/>
    <w:rsid w:val="00CC5704"/>
    <w:pPr>
      <w:pBdr>
        <w:top w:val="single" w:sz="4" w:space="0" w:color="auto"/>
        <w:left w:val="single" w:sz="4" w:space="0" w:color="auto"/>
        <w:bottom w:val="single" w:sz="4" w:space="0" w:color="auto"/>
      </w:pBdr>
      <w:shd w:val="clear" w:color="000000" w:fill="33CCCC"/>
      <w:spacing w:before="100" w:beforeAutospacing="1" w:after="100" w:afterAutospacing="1"/>
      <w:jc w:val="left"/>
      <w:textAlignment w:val="top"/>
    </w:pPr>
    <w:rPr>
      <w:rFonts w:cs="Arial"/>
      <w:b/>
      <w:bCs/>
      <w:sz w:val="24"/>
      <w:szCs w:val="24"/>
      <w:lang w:bidi="he-IL"/>
    </w:rPr>
  </w:style>
  <w:style w:type="paragraph" w:customStyle="1" w:styleId="xl155">
    <w:name w:val="xl155"/>
    <w:basedOn w:val="Normal"/>
    <w:rsid w:val="00CC5704"/>
    <w:pPr>
      <w:pBdr>
        <w:top w:val="single" w:sz="4" w:space="0" w:color="auto"/>
        <w:bottom w:val="single" w:sz="4" w:space="0" w:color="auto"/>
      </w:pBdr>
      <w:spacing w:before="100" w:beforeAutospacing="1" w:after="100" w:afterAutospacing="1"/>
      <w:jc w:val="left"/>
    </w:pPr>
    <w:rPr>
      <w:rFonts w:ascii="Times New Roman" w:hAnsi="Times New Roman"/>
      <w:sz w:val="24"/>
      <w:szCs w:val="24"/>
      <w:lang w:bidi="he-IL"/>
    </w:rPr>
  </w:style>
  <w:style w:type="paragraph" w:customStyle="1" w:styleId="xl156">
    <w:name w:val="xl156"/>
    <w:basedOn w:val="Normal"/>
    <w:rsid w:val="00CC5704"/>
    <w:pPr>
      <w:pBdr>
        <w:top w:val="single" w:sz="4" w:space="0" w:color="auto"/>
        <w:bottom w:val="single" w:sz="4" w:space="0" w:color="auto"/>
        <w:right w:val="single" w:sz="4" w:space="0" w:color="auto"/>
      </w:pBdr>
      <w:spacing w:before="100" w:beforeAutospacing="1" w:after="100" w:afterAutospacing="1"/>
      <w:jc w:val="left"/>
    </w:pPr>
    <w:rPr>
      <w:rFonts w:ascii="Times New Roman" w:hAnsi="Times New Roman"/>
      <w:sz w:val="24"/>
      <w:szCs w:val="24"/>
      <w:lang w:bidi="he-IL"/>
    </w:rPr>
  </w:style>
  <w:style w:type="paragraph" w:customStyle="1" w:styleId="xl157">
    <w:name w:val="xl157"/>
    <w:basedOn w:val="Normal"/>
    <w:rsid w:val="00CC5704"/>
    <w:pPr>
      <w:pBdr>
        <w:top w:val="single" w:sz="4" w:space="0" w:color="auto"/>
        <w:left w:val="single" w:sz="4" w:space="0" w:color="auto"/>
        <w:bottom w:val="single" w:sz="4" w:space="0" w:color="auto"/>
      </w:pBdr>
      <w:shd w:val="clear" w:color="000000" w:fill="00CCFF"/>
      <w:spacing w:before="100" w:beforeAutospacing="1" w:after="100" w:afterAutospacing="1"/>
      <w:jc w:val="center"/>
    </w:pPr>
    <w:rPr>
      <w:rFonts w:cs="Arial"/>
      <w:b/>
      <w:bCs/>
      <w:sz w:val="24"/>
      <w:szCs w:val="24"/>
      <w:lang w:bidi="he-IL"/>
    </w:rPr>
  </w:style>
  <w:style w:type="paragraph" w:customStyle="1" w:styleId="xl158">
    <w:name w:val="xl158"/>
    <w:basedOn w:val="Normal"/>
    <w:rsid w:val="00CC5704"/>
    <w:pPr>
      <w:pBdr>
        <w:top w:val="single" w:sz="4" w:space="0" w:color="auto"/>
        <w:bottom w:val="single" w:sz="4" w:space="0" w:color="auto"/>
      </w:pBdr>
      <w:shd w:val="clear" w:color="000000" w:fill="00CCFF"/>
      <w:spacing w:before="100" w:beforeAutospacing="1" w:after="100" w:afterAutospacing="1"/>
      <w:jc w:val="center"/>
    </w:pPr>
    <w:rPr>
      <w:rFonts w:cs="Arial"/>
      <w:b/>
      <w:bCs/>
      <w:sz w:val="24"/>
      <w:szCs w:val="24"/>
      <w:lang w:bidi="he-IL"/>
    </w:rPr>
  </w:style>
  <w:style w:type="paragraph" w:customStyle="1" w:styleId="xl159">
    <w:name w:val="xl159"/>
    <w:basedOn w:val="Normal"/>
    <w:rsid w:val="00CC5704"/>
    <w:pPr>
      <w:pBdr>
        <w:top w:val="single" w:sz="4" w:space="0" w:color="auto"/>
        <w:bottom w:val="single" w:sz="4" w:space="0" w:color="auto"/>
        <w:right w:val="single" w:sz="4" w:space="0" w:color="auto"/>
      </w:pBdr>
      <w:shd w:val="clear" w:color="000000" w:fill="00CCFF"/>
      <w:spacing w:before="100" w:beforeAutospacing="1" w:after="100" w:afterAutospacing="1"/>
      <w:jc w:val="center"/>
    </w:pPr>
    <w:rPr>
      <w:rFonts w:cs="Arial"/>
      <w:b/>
      <w:bCs/>
      <w:sz w:val="24"/>
      <w:szCs w:val="24"/>
      <w:lang w:bidi="he-IL"/>
    </w:rPr>
  </w:style>
  <w:style w:type="paragraph" w:customStyle="1" w:styleId="xl160">
    <w:name w:val="xl160"/>
    <w:basedOn w:val="Normal"/>
    <w:rsid w:val="00CC5704"/>
    <w:pPr>
      <w:pBdr>
        <w:top w:val="single" w:sz="4" w:space="0" w:color="auto"/>
        <w:left w:val="single" w:sz="4" w:space="0" w:color="auto"/>
        <w:bottom w:val="single" w:sz="4" w:space="0" w:color="auto"/>
      </w:pBdr>
      <w:shd w:val="clear" w:color="000000" w:fill="CC99FF"/>
      <w:spacing w:before="100" w:beforeAutospacing="1" w:after="100" w:afterAutospacing="1"/>
      <w:jc w:val="center"/>
    </w:pPr>
    <w:rPr>
      <w:rFonts w:cs="Arial"/>
      <w:b/>
      <w:bCs/>
      <w:sz w:val="24"/>
      <w:szCs w:val="24"/>
      <w:lang w:bidi="he-IL"/>
    </w:rPr>
  </w:style>
  <w:style w:type="paragraph" w:customStyle="1" w:styleId="xl161">
    <w:name w:val="xl161"/>
    <w:basedOn w:val="Normal"/>
    <w:rsid w:val="00CC5704"/>
    <w:pPr>
      <w:pBdr>
        <w:top w:val="single" w:sz="4" w:space="0" w:color="auto"/>
        <w:bottom w:val="single" w:sz="4" w:space="0" w:color="auto"/>
      </w:pBdr>
      <w:shd w:val="clear" w:color="000000" w:fill="CC99FF"/>
      <w:spacing w:before="100" w:beforeAutospacing="1" w:after="100" w:afterAutospacing="1"/>
      <w:jc w:val="center"/>
    </w:pPr>
    <w:rPr>
      <w:rFonts w:cs="Arial"/>
      <w:b/>
      <w:bCs/>
      <w:sz w:val="24"/>
      <w:szCs w:val="24"/>
      <w:lang w:bidi="he-IL"/>
    </w:rPr>
  </w:style>
  <w:style w:type="paragraph" w:customStyle="1" w:styleId="xl162">
    <w:name w:val="xl162"/>
    <w:basedOn w:val="Normal"/>
    <w:rsid w:val="00CC5704"/>
    <w:pPr>
      <w:pBdr>
        <w:top w:val="single" w:sz="4" w:space="0" w:color="auto"/>
        <w:bottom w:val="single" w:sz="4" w:space="0" w:color="auto"/>
        <w:right w:val="single" w:sz="4" w:space="0" w:color="auto"/>
      </w:pBdr>
      <w:shd w:val="clear" w:color="000000" w:fill="CC99FF"/>
      <w:spacing w:before="100" w:beforeAutospacing="1" w:after="100" w:afterAutospacing="1"/>
      <w:jc w:val="center"/>
    </w:pPr>
    <w:rPr>
      <w:rFonts w:cs="Arial"/>
      <w:b/>
      <w:bCs/>
      <w:sz w:val="24"/>
      <w:szCs w:val="24"/>
      <w:lang w:bidi="he-IL"/>
    </w:rPr>
  </w:style>
  <w:style w:type="paragraph" w:customStyle="1" w:styleId="xl163">
    <w:name w:val="xl163"/>
    <w:basedOn w:val="Normal"/>
    <w:rsid w:val="00CC5704"/>
    <w:pPr>
      <w:pBdr>
        <w:top w:val="single" w:sz="4" w:space="0" w:color="auto"/>
        <w:left w:val="single" w:sz="4" w:space="0" w:color="auto"/>
        <w:bottom w:val="single" w:sz="4" w:space="0" w:color="auto"/>
      </w:pBdr>
      <w:shd w:val="clear" w:color="000000" w:fill="00CCFF"/>
      <w:spacing w:before="100" w:beforeAutospacing="1" w:after="100" w:afterAutospacing="1"/>
      <w:jc w:val="left"/>
    </w:pPr>
    <w:rPr>
      <w:rFonts w:cs="Arial"/>
      <w:b/>
      <w:bCs/>
      <w:sz w:val="24"/>
      <w:szCs w:val="24"/>
      <w:lang w:bidi="he-IL"/>
    </w:rPr>
  </w:style>
  <w:style w:type="paragraph" w:customStyle="1" w:styleId="xl164">
    <w:name w:val="xl164"/>
    <w:basedOn w:val="Normal"/>
    <w:rsid w:val="00CC5704"/>
    <w:pPr>
      <w:pBdr>
        <w:top w:val="single" w:sz="4" w:space="0" w:color="auto"/>
        <w:bottom w:val="single" w:sz="4" w:space="0" w:color="auto"/>
      </w:pBdr>
      <w:shd w:val="clear" w:color="000000" w:fill="00CCFF"/>
      <w:spacing w:before="100" w:beforeAutospacing="1" w:after="100" w:afterAutospacing="1"/>
      <w:jc w:val="left"/>
    </w:pPr>
    <w:rPr>
      <w:rFonts w:cs="Arial"/>
      <w:b/>
      <w:bCs/>
      <w:sz w:val="24"/>
      <w:szCs w:val="24"/>
      <w:lang w:bidi="he-IL"/>
    </w:rPr>
  </w:style>
  <w:style w:type="paragraph" w:customStyle="1" w:styleId="xl165">
    <w:name w:val="xl165"/>
    <w:basedOn w:val="Normal"/>
    <w:rsid w:val="00CC5704"/>
    <w:pPr>
      <w:pBdr>
        <w:top w:val="single" w:sz="4" w:space="0" w:color="auto"/>
        <w:bottom w:val="single" w:sz="4" w:space="0" w:color="auto"/>
        <w:right w:val="single" w:sz="4" w:space="0" w:color="auto"/>
      </w:pBdr>
      <w:shd w:val="clear" w:color="000000" w:fill="00CCFF"/>
      <w:spacing w:before="100" w:beforeAutospacing="1" w:after="100" w:afterAutospacing="1"/>
      <w:jc w:val="left"/>
    </w:pPr>
    <w:rPr>
      <w:rFonts w:cs="Arial"/>
      <w:b/>
      <w:bCs/>
      <w:sz w:val="24"/>
      <w:szCs w:val="24"/>
      <w:lang w:bidi="he-IL"/>
    </w:rPr>
  </w:style>
  <w:style w:type="paragraph" w:customStyle="1" w:styleId="xl166">
    <w:name w:val="xl166"/>
    <w:basedOn w:val="Normal"/>
    <w:rsid w:val="00CC5704"/>
    <w:pPr>
      <w:pBdr>
        <w:top w:val="single" w:sz="4" w:space="0" w:color="auto"/>
        <w:left w:val="single" w:sz="4" w:space="0" w:color="auto"/>
        <w:bottom w:val="single" w:sz="4" w:space="0" w:color="auto"/>
      </w:pBdr>
      <w:shd w:val="clear" w:color="000000" w:fill="33CCCC"/>
      <w:spacing w:before="100" w:beforeAutospacing="1" w:after="100" w:afterAutospacing="1"/>
      <w:jc w:val="left"/>
      <w:textAlignment w:val="top"/>
    </w:pPr>
    <w:rPr>
      <w:rFonts w:cs="Arial"/>
      <w:b/>
      <w:bCs/>
      <w:sz w:val="24"/>
      <w:szCs w:val="24"/>
      <w:lang w:bidi="he-IL"/>
    </w:rPr>
  </w:style>
  <w:style w:type="paragraph" w:customStyle="1" w:styleId="xl167">
    <w:name w:val="xl167"/>
    <w:basedOn w:val="Normal"/>
    <w:rsid w:val="00CC5704"/>
    <w:pPr>
      <w:pBdr>
        <w:top w:val="single" w:sz="4" w:space="0" w:color="auto"/>
        <w:bottom w:val="single" w:sz="4" w:space="0" w:color="auto"/>
      </w:pBdr>
      <w:shd w:val="clear" w:color="000000" w:fill="33CCCC"/>
      <w:spacing w:before="100" w:beforeAutospacing="1" w:after="100" w:afterAutospacing="1"/>
      <w:jc w:val="left"/>
      <w:textAlignment w:val="top"/>
    </w:pPr>
    <w:rPr>
      <w:rFonts w:cs="Arial"/>
      <w:b/>
      <w:bCs/>
      <w:sz w:val="24"/>
      <w:szCs w:val="24"/>
      <w:lang w:bidi="he-IL"/>
    </w:rPr>
  </w:style>
  <w:style w:type="paragraph" w:customStyle="1" w:styleId="xl168">
    <w:name w:val="xl168"/>
    <w:basedOn w:val="Normal"/>
    <w:rsid w:val="00CC5704"/>
    <w:pPr>
      <w:pBdr>
        <w:top w:val="single" w:sz="4" w:space="0" w:color="auto"/>
        <w:bottom w:val="single" w:sz="4" w:space="0" w:color="auto"/>
        <w:right w:val="single" w:sz="4" w:space="0" w:color="auto"/>
      </w:pBdr>
      <w:shd w:val="clear" w:color="000000" w:fill="33CCCC"/>
      <w:spacing w:before="100" w:beforeAutospacing="1" w:after="100" w:afterAutospacing="1"/>
      <w:jc w:val="left"/>
      <w:textAlignment w:val="top"/>
    </w:pPr>
    <w:rPr>
      <w:rFonts w:cs="Arial"/>
      <w:b/>
      <w:bCs/>
      <w:sz w:val="24"/>
      <w:szCs w:val="24"/>
      <w:lang w:bidi="he-IL"/>
    </w:rPr>
  </w:style>
  <w:style w:type="paragraph" w:customStyle="1" w:styleId="xl169">
    <w:name w:val="xl169"/>
    <w:basedOn w:val="Normal"/>
    <w:rsid w:val="00CC5704"/>
    <w:pPr>
      <w:pBdr>
        <w:top w:val="single" w:sz="4" w:space="0" w:color="auto"/>
        <w:left w:val="single" w:sz="4" w:space="0" w:color="auto"/>
      </w:pBdr>
      <w:shd w:val="clear" w:color="000000" w:fill="33CCCC"/>
      <w:spacing w:before="100" w:beforeAutospacing="1" w:after="100" w:afterAutospacing="1"/>
      <w:jc w:val="left"/>
      <w:textAlignment w:val="top"/>
    </w:pPr>
    <w:rPr>
      <w:rFonts w:cs="Arial"/>
      <w:b/>
      <w:bCs/>
      <w:sz w:val="24"/>
      <w:szCs w:val="24"/>
      <w:lang w:bidi="he-IL"/>
    </w:rPr>
  </w:style>
  <w:style w:type="paragraph" w:customStyle="1" w:styleId="xl170">
    <w:name w:val="xl170"/>
    <w:basedOn w:val="Normal"/>
    <w:rsid w:val="00CC5704"/>
    <w:pPr>
      <w:pBdr>
        <w:top w:val="single" w:sz="4" w:space="0" w:color="auto"/>
      </w:pBdr>
      <w:shd w:val="clear" w:color="000000" w:fill="33CCCC"/>
      <w:spacing w:before="100" w:beforeAutospacing="1" w:after="100" w:afterAutospacing="1"/>
      <w:jc w:val="left"/>
      <w:textAlignment w:val="top"/>
    </w:pPr>
    <w:rPr>
      <w:rFonts w:cs="Arial"/>
      <w:b/>
      <w:bCs/>
      <w:sz w:val="24"/>
      <w:szCs w:val="24"/>
      <w:lang w:bidi="he-IL"/>
    </w:rPr>
  </w:style>
  <w:style w:type="paragraph" w:customStyle="1" w:styleId="xl171">
    <w:name w:val="xl171"/>
    <w:basedOn w:val="Normal"/>
    <w:rsid w:val="00CC5704"/>
    <w:pPr>
      <w:pBdr>
        <w:top w:val="single" w:sz="4" w:space="0" w:color="auto"/>
        <w:right w:val="single" w:sz="4" w:space="0" w:color="auto"/>
      </w:pBdr>
      <w:shd w:val="clear" w:color="000000" w:fill="33CCCC"/>
      <w:spacing w:before="100" w:beforeAutospacing="1" w:after="100" w:afterAutospacing="1"/>
      <w:jc w:val="left"/>
      <w:textAlignment w:val="top"/>
    </w:pPr>
    <w:rPr>
      <w:rFonts w:cs="Arial"/>
      <w:b/>
      <w:bCs/>
      <w:sz w:val="24"/>
      <w:szCs w:val="24"/>
      <w:lang w:bidi="he-IL"/>
    </w:rPr>
  </w:style>
  <w:style w:type="paragraph" w:customStyle="1" w:styleId="xl172">
    <w:name w:val="xl172"/>
    <w:basedOn w:val="Normal"/>
    <w:rsid w:val="00CC5704"/>
    <w:pPr>
      <w:pBdr>
        <w:left w:val="single" w:sz="4" w:space="0" w:color="auto"/>
        <w:right w:val="single" w:sz="4" w:space="0" w:color="auto"/>
      </w:pBdr>
      <w:shd w:val="clear" w:color="000000" w:fill="FFFFFF"/>
      <w:spacing w:before="100" w:beforeAutospacing="1" w:after="100" w:afterAutospacing="1"/>
      <w:jc w:val="center"/>
      <w:textAlignment w:val="center"/>
    </w:pPr>
    <w:rPr>
      <w:rFonts w:cs="Arial"/>
      <w:sz w:val="16"/>
      <w:szCs w:val="16"/>
      <w:lang w:bidi="he-IL"/>
    </w:rPr>
  </w:style>
  <w:style w:type="paragraph" w:customStyle="1" w:styleId="xl173">
    <w:name w:val="xl173"/>
    <w:basedOn w:val="Normal"/>
    <w:rsid w:val="00CC5704"/>
    <w:pPr>
      <w:pBdr>
        <w:top w:val="single" w:sz="4" w:space="0" w:color="auto"/>
        <w:left w:val="single" w:sz="4" w:space="0" w:color="auto"/>
        <w:bottom w:val="single" w:sz="4" w:space="0" w:color="auto"/>
        <w:right w:val="single" w:sz="4" w:space="0" w:color="auto"/>
      </w:pBdr>
      <w:shd w:val="clear" w:color="000000" w:fill="FF00FF"/>
      <w:spacing w:before="100" w:beforeAutospacing="1" w:after="100" w:afterAutospacing="1"/>
      <w:jc w:val="left"/>
      <w:textAlignment w:val="top"/>
    </w:pPr>
    <w:rPr>
      <w:rFonts w:cs="Arial"/>
      <w:b/>
      <w:bCs/>
      <w:sz w:val="24"/>
      <w:szCs w:val="24"/>
      <w:lang w:bidi="he-IL"/>
    </w:rPr>
  </w:style>
  <w:style w:type="paragraph" w:customStyle="1" w:styleId="xl174">
    <w:name w:val="xl174"/>
    <w:basedOn w:val="Normal"/>
    <w:rsid w:val="00CC5704"/>
    <w:pPr>
      <w:pBdr>
        <w:top w:val="single" w:sz="4" w:space="0" w:color="auto"/>
        <w:left w:val="single" w:sz="4" w:space="0" w:color="auto"/>
        <w:right w:val="single" w:sz="4" w:space="0" w:color="auto"/>
      </w:pBdr>
      <w:shd w:val="clear" w:color="000000" w:fill="FFFFFF"/>
      <w:spacing w:before="100" w:beforeAutospacing="1" w:after="100" w:afterAutospacing="1"/>
      <w:jc w:val="center"/>
      <w:textAlignment w:val="center"/>
    </w:pPr>
    <w:rPr>
      <w:rFonts w:cs="Arial"/>
      <w:sz w:val="16"/>
      <w:szCs w:val="16"/>
      <w:lang w:bidi="he-IL"/>
    </w:rPr>
  </w:style>
  <w:style w:type="paragraph" w:customStyle="1" w:styleId="xl175">
    <w:name w:val="xl175"/>
    <w:basedOn w:val="Normal"/>
    <w:rsid w:val="00CC5704"/>
    <w:pPr>
      <w:pBdr>
        <w:top w:val="single" w:sz="4" w:space="0" w:color="auto"/>
        <w:bottom w:val="single" w:sz="4" w:space="0" w:color="auto"/>
      </w:pBdr>
      <w:shd w:val="clear" w:color="000000" w:fill="FFFFFF"/>
      <w:spacing w:before="100" w:beforeAutospacing="1" w:after="100" w:afterAutospacing="1"/>
      <w:jc w:val="center"/>
    </w:pPr>
    <w:rPr>
      <w:rFonts w:ascii="Times New Roman" w:hAnsi="Times New Roman"/>
      <w:sz w:val="24"/>
      <w:szCs w:val="24"/>
      <w:lang w:bidi="he-IL"/>
    </w:rPr>
  </w:style>
  <w:style w:type="paragraph" w:customStyle="1" w:styleId="xl176">
    <w:name w:val="xl176"/>
    <w:basedOn w:val="Normal"/>
    <w:rsid w:val="00CC5704"/>
    <w:pPr>
      <w:pBdr>
        <w:top w:val="single" w:sz="4" w:space="0" w:color="auto"/>
        <w:left w:val="single" w:sz="4" w:space="0" w:color="auto"/>
        <w:bottom w:val="single" w:sz="4" w:space="0" w:color="auto"/>
        <w:right w:val="single" w:sz="4" w:space="0" w:color="auto"/>
      </w:pBdr>
      <w:shd w:val="clear" w:color="000000" w:fill="FF00FF"/>
      <w:spacing w:before="100" w:beforeAutospacing="1" w:after="100" w:afterAutospacing="1"/>
      <w:jc w:val="left"/>
    </w:pPr>
    <w:rPr>
      <w:rFonts w:cs="Arial"/>
      <w:b/>
      <w:bCs/>
      <w:sz w:val="24"/>
      <w:szCs w:val="24"/>
      <w:lang w:bidi="he-IL"/>
    </w:rPr>
  </w:style>
  <w:style w:type="paragraph" w:customStyle="1" w:styleId="xl177">
    <w:name w:val="xl177"/>
    <w:basedOn w:val="Normal"/>
    <w:rsid w:val="00CC5704"/>
    <w:pPr>
      <w:pBdr>
        <w:top w:val="single" w:sz="4" w:space="0" w:color="auto"/>
        <w:left w:val="single" w:sz="4" w:space="0" w:color="auto"/>
        <w:bottom w:val="single" w:sz="4" w:space="0" w:color="auto"/>
      </w:pBdr>
      <w:spacing w:before="100" w:beforeAutospacing="1" w:after="100" w:afterAutospacing="1"/>
      <w:jc w:val="center"/>
    </w:pPr>
    <w:rPr>
      <w:rFonts w:ascii="Times New Roman" w:hAnsi="Times New Roman"/>
      <w:sz w:val="24"/>
      <w:szCs w:val="24"/>
      <w:lang w:bidi="he-IL"/>
    </w:rPr>
  </w:style>
  <w:style w:type="paragraph" w:customStyle="1" w:styleId="xl178">
    <w:name w:val="xl178"/>
    <w:basedOn w:val="Normal"/>
    <w:rsid w:val="00CC5704"/>
    <w:pPr>
      <w:pBdr>
        <w:top w:val="single" w:sz="4" w:space="0" w:color="auto"/>
        <w:bottom w:val="single" w:sz="4" w:space="0" w:color="auto"/>
      </w:pBdr>
      <w:spacing w:before="100" w:beforeAutospacing="1" w:after="100" w:afterAutospacing="1"/>
      <w:jc w:val="center"/>
    </w:pPr>
    <w:rPr>
      <w:rFonts w:ascii="Times New Roman" w:hAnsi="Times New Roman"/>
      <w:sz w:val="24"/>
      <w:szCs w:val="24"/>
      <w:lang w:bidi="he-IL"/>
    </w:rPr>
  </w:style>
  <w:style w:type="paragraph" w:customStyle="1" w:styleId="xl179">
    <w:name w:val="xl179"/>
    <w:basedOn w:val="Normal"/>
    <w:rsid w:val="00CC5704"/>
    <w:pPr>
      <w:pBdr>
        <w:top w:val="single" w:sz="4" w:space="0" w:color="auto"/>
        <w:left w:val="single" w:sz="4" w:space="0" w:color="auto"/>
        <w:right w:val="single" w:sz="4" w:space="0" w:color="auto"/>
      </w:pBdr>
      <w:shd w:val="clear" w:color="000000" w:fill="FFFFFF"/>
      <w:spacing w:before="100" w:beforeAutospacing="1" w:after="100" w:afterAutospacing="1"/>
      <w:jc w:val="center"/>
    </w:pPr>
    <w:rPr>
      <w:rFonts w:ascii="Times New Roman" w:hAnsi="Times New Roman"/>
      <w:sz w:val="24"/>
      <w:szCs w:val="24"/>
      <w:lang w:bidi="he-IL"/>
    </w:rPr>
  </w:style>
  <w:style w:type="paragraph" w:customStyle="1" w:styleId="xl180">
    <w:name w:val="xl180"/>
    <w:basedOn w:val="Normal"/>
    <w:rsid w:val="00CC5704"/>
    <w:pPr>
      <w:pBdr>
        <w:left w:val="single" w:sz="4" w:space="0" w:color="auto"/>
        <w:right w:val="single" w:sz="4" w:space="0" w:color="auto"/>
      </w:pBdr>
      <w:shd w:val="clear" w:color="000000" w:fill="FFFFFF"/>
      <w:spacing w:before="100" w:beforeAutospacing="1" w:after="100" w:afterAutospacing="1"/>
      <w:jc w:val="center"/>
    </w:pPr>
    <w:rPr>
      <w:rFonts w:ascii="Times New Roman" w:hAnsi="Times New Roman"/>
      <w:sz w:val="24"/>
      <w:szCs w:val="24"/>
      <w:lang w:bidi="he-IL"/>
    </w:rPr>
  </w:style>
  <w:style w:type="paragraph" w:customStyle="1" w:styleId="xl181">
    <w:name w:val="xl181"/>
    <w:basedOn w:val="Normal"/>
    <w:rsid w:val="00CC5704"/>
    <w:pPr>
      <w:pBdr>
        <w:top w:val="single" w:sz="4" w:space="0" w:color="auto"/>
        <w:left w:val="single" w:sz="4" w:space="0" w:color="auto"/>
        <w:right w:val="single" w:sz="4" w:space="0" w:color="auto"/>
      </w:pBdr>
      <w:shd w:val="clear" w:color="000000" w:fill="FFFFFF"/>
      <w:spacing w:before="100" w:beforeAutospacing="1" w:after="100" w:afterAutospacing="1"/>
      <w:jc w:val="center"/>
      <w:textAlignment w:val="top"/>
    </w:pPr>
    <w:rPr>
      <w:rFonts w:cs="Arial"/>
      <w:b/>
      <w:bCs/>
      <w:sz w:val="24"/>
      <w:szCs w:val="24"/>
      <w:lang w:bidi="he-IL"/>
    </w:rPr>
  </w:style>
  <w:style w:type="paragraph" w:customStyle="1" w:styleId="xl182">
    <w:name w:val="xl182"/>
    <w:basedOn w:val="Normal"/>
    <w:rsid w:val="00CC5704"/>
    <w:pPr>
      <w:pBdr>
        <w:left w:val="single" w:sz="4" w:space="0" w:color="auto"/>
        <w:right w:val="single" w:sz="4" w:space="0" w:color="auto"/>
      </w:pBdr>
      <w:shd w:val="clear" w:color="000000" w:fill="FFFFFF"/>
      <w:spacing w:before="100" w:beforeAutospacing="1" w:after="100" w:afterAutospacing="1"/>
      <w:jc w:val="center"/>
      <w:textAlignment w:val="top"/>
    </w:pPr>
    <w:rPr>
      <w:rFonts w:cs="Arial"/>
      <w:b/>
      <w:bCs/>
      <w:sz w:val="24"/>
      <w:szCs w:val="24"/>
      <w:lang w:bidi="he-IL"/>
    </w:rPr>
  </w:style>
  <w:style w:type="paragraph" w:customStyle="1" w:styleId="xl183">
    <w:name w:val="xl183"/>
    <w:basedOn w:val="Normal"/>
    <w:rsid w:val="00CC5704"/>
    <w:pPr>
      <w:pBdr>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cs="Arial"/>
      <w:b/>
      <w:bCs/>
      <w:sz w:val="24"/>
      <w:szCs w:val="24"/>
      <w:lang w:bidi="he-IL"/>
    </w:rPr>
  </w:style>
  <w:style w:type="paragraph" w:customStyle="1" w:styleId="xl184">
    <w:name w:val="xl184"/>
    <w:basedOn w:val="Normal"/>
    <w:rsid w:val="00CC5704"/>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Arial"/>
      <w:sz w:val="24"/>
      <w:szCs w:val="24"/>
      <w:lang w:bidi="he-IL"/>
    </w:rPr>
  </w:style>
  <w:style w:type="paragraph" w:customStyle="1" w:styleId="xl185">
    <w:name w:val="xl185"/>
    <w:basedOn w:val="Normal"/>
    <w:rsid w:val="00CC5704"/>
    <w:pPr>
      <w:pBdr>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cs="Arial"/>
      <w:sz w:val="16"/>
      <w:szCs w:val="16"/>
      <w:lang w:bidi="he-IL"/>
    </w:rPr>
  </w:style>
  <w:style w:type="paragraph" w:customStyle="1" w:styleId="xl186">
    <w:name w:val="xl186"/>
    <w:basedOn w:val="Normal"/>
    <w:rsid w:val="00CC5704"/>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Times New Roman" w:hAnsi="Times New Roman"/>
      <w:sz w:val="24"/>
      <w:szCs w:val="24"/>
      <w:lang w:bidi="he-IL"/>
    </w:rPr>
  </w:style>
  <w:style w:type="paragraph" w:customStyle="1" w:styleId="xl187">
    <w:name w:val="xl187"/>
    <w:basedOn w:val="Normal"/>
    <w:rsid w:val="00CC5704"/>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cs="Arial"/>
      <w:sz w:val="16"/>
      <w:szCs w:val="16"/>
      <w:lang w:bidi="he-IL"/>
    </w:rPr>
  </w:style>
  <w:style w:type="paragraph" w:customStyle="1" w:styleId="xl188">
    <w:name w:val="xl188"/>
    <w:basedOn w:val="Normal"/>
    <w:rsid w:val="00CC5704"/>
    <w:pPr>
      <w:pBdr>
        <w:top w:val="single" w:sz="4" w:space="0" w:color="auto"/>
        <w:left w:val="single" w:sz="4" w:space="0" w:color="auto"/>
        <w:bottom w:val="single" w:sz="4" w:space="0" w:color="auto"/>
      </w:pBdr>
      <w:shd w:val="clear" w:color="000000" w:fill="99CCFF"/>
      <w:spacing w:before="100" w:beforeAutospacing="1" w:after="100" w:afterAutospacing="1"/>
      <w:jc w:val="left"/>
    </w:pPr>
    <w:rPr>
      <w:rFonts w:cs="Arial"/>
      <w:b/>
      <w:bCs/>
      <w:sz w:val="24"/>
      <w:szCs w:val="24"/>
      <w:lang w:bidi="he-IL"/>
    </w:rPr>
  </w:style>
  <w:style w:type="paragraph" w:customStyle="1" w:styleId="xl189">
    <w:name w:val="xl189"/>
    <w:basedOn w:val="Normal"/>
    <w:rsid w:val="00CC5704"/>
    <w:pPr>
      <w:pBdr>
        <w:top w:val="single" w:sz="4" w:space="0" w:color="auto"/>
        <w:bottom w:val="single" w:sz="4" w:space="0" w:color="auto"/>
      </w:pBdr>
      <w:shd w:val="clear" w:color="000000" w:fill="99CCFF"/>
      <w:spacing w:before="100" w:beforeAutospacing="1" w:after="100" w:afterAutospacing="1"/>
      <w:jc w:val="left"/>
    </w:pPr>
    <w:rPr>
      <w:rFonts w:cs="Arial"/>
      <w:b/>
      <w:bCs/>
      <w:sz w:val="24"/>
      <w:szCs w:val="24"/>
      <w:lang w:bidi="he-IL"/>
    </w:rPr>
  </w:style>
  <w:style w:type="paragraph" w:customStyle="1" w:styleId="xl190">
    <w:name w:val="xl190"/>
    <w:basedOn w:val="Normal"/>
    <w:rsid w:val="00CC5704"/>
    <w:pPr>
      <w:pBdr>
        <w:top w:val="single" w:sz="4" w:space="0" w:color="auto"/>
        <w:bottom w:val="single" w:sz="4" w:space="0" w:color="auto"/>
        <w:right w:val="single" w:sz="4" w:space="0" w:color="auto"/>
      </w:pBdr>
      <w:shd w:val="clear" w:color="000000" w:fill="99CCFF"/>
      <w:spacing w:before="100" w:beforeAutospacing="1" w:after="100" w:afterAutospacing="1"/>
      <w:jc w:val="left"/>
    </w:pPr>
    <w:rPr>
      <w:rFonts w:cs="Arial"/>
      <w:b/>
      <w:bCs/>
      <w:sz w:val="24"/>
      <w:szCs w:val="24"/>
      <w:lang w:bidi="he-IL"/>
    </w:rPr>
  </w:style>
  <w:style w:type="paragraph" w:customStyle="1" w:styleId="xl191">
    <w:name w:val="xl191"/>
    <w:basedOn w:val="Normal"/>
    <w:rsid w:val="00CC570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cs="Arial"/>
      <w:b/>
      <w:bCs/>
      <w:sz w:val="24"/>
      <w:szCs w:val="24"/>
      <w:lang w:bidi="he-IL"/>
    </w:rPr>
  </w:style>
  <w:style w:type="paragraph" w:customStyle="1" w:styleId="xl192">
    <w:name w:val="xl192"/>
    <w:basedOn w:val="Normal"/>
    <w:rsid w:val="00CC5704"/>
    <w:pPr>
      <w:pBdr>
        <w:top w:val="single" w:sz="4" w:space="0" w:color="auto"/>
        <w:left w:val="single" w:sz="4" w:space="0" w:color="auto"/>
        <w:bottom w:val="single" w:sz="4" w:space="0" w:color="auto"/>
      </w:pBdr>
      <w:shd w:val="clear" w:color="000000" w:fill="FFFFFF"/>
      <w:spacing w:before="100" w:beforeAutospacing="1" w:after="100" w:afterAutospacing="1"/>
      <w:jc w:val="center"/>
    </w:pPr>
    <w:rPr>
      <w:rFonts w:ascii="Times New Roman" w:hAnsi="Times New Roman"/>
      <w:sz w:val="24"/>
      <w:szCs w:val="24"/>
      <w:lang w:bidi="he-IL"/>
    </w:rPr>
  </w:style>
  <w:style w:type="paragraph" w:customStyle="1" w:styleId="xl193">
    <w:name w:val="xl193"/>
    <w:basedOn w:val="Normal"/>
    <w:rsid w:val="00CC5704"/>
    <w:pPr>
      <w:pBdr>
        <w:top w:val="single" w:sz="4" w:space="0" w:color="auto"/>
        <w:bottom w:val="single" w:sz="4" w:space="0" w:color="auto"/>
        <w:right w:val="single" w:sz="4" w:space="0" w:color="auto"/>
      </w:pBdr>
      <w:shd w:val="clear" w:color="000000" w:fill="FFFFFF"/>
      <w:spacing w:before="100" w:beforeAutospacing="1" w:after="100" w:afterAutospacing="1"/>
      <w:jc w:val="center"/>
    </w:pPr>
    <w:rPr>
      <w:rFonts w:ascii="Times New Roman" w:hAnsi="Times New Roman"/>
      <w:sz w:val="24"/>
      <w:szCs w:val="24"/>
      <w:lang w:bidi="he-IL"/>
    </w:rPr>
  </w:style>
  <w:style w:type="paragraph" w:customStyle="1" w:styleId="xl194">
    <w:name w:val="xl194"/>
    <w:basedOn w:val="Normal"/>
    <w:rsid w:val="00CC5704"/>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cs="Arial"/>
      <w:b/>
      <w:bCs/>
      <w:sz w:val="24"/>
      <w:szCs w:val="24"/>
      <w:lang w:bidi="he-IL"/>
    </w:rPr>
  </w:style>
  <w:style w:type="paragraph" w:customStyle="1" w:styleId="xl195">
    <w:name w:val="xl195"/>
    <w:basedOn w:val="Normal"/>
    <w:rsid w:val="00CC5704"/>
    <w:pPr>
      <w:pBdr>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Times New Roman" w:hAnsi="Times New Roman"/>
      <w:sz w:val="24"/>
      <w:szCs w:val="24"/>
      <w:lang w:bidi="he-IL"/>
    </w:rPr>
  </w:style>
  <w:style w:type="paragraph" w:customStyle="1" w:styleId="xl196">
    <w:name w:val="xl196"/>
    <w:basedOn w:val="Normal"/>
    <w:rsid w:val="00CC5704"/>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sz w:val="24"/>
      <w:szCs w:val="24"/>
      <w:lang w:bidi="he-IL"/>
    </w:rPr>
  </w:style>
  <w:style w:type="paragraph" w:customStyle="1" w:styleId="xl197">
    <w:name w:val="xl197"/>
    <w:basedOn w:val="Normal"/>
    <w:rsid w:val="00CC5704"/>
    <w:pPr>
      <w:pBdr>
        <w:left w:val="single" w:sz="4" w:space="0" w:color="auto"/>
        <w:right w:val="single" w:sz="4" w:space="0" w:color="auto"/>
      </w:pBdr>
      <w:spacing w:before="100" w:beforeAutospacing="1" w:after="100" w:afterAutospacing="1"/>
      <w:jc w:val="center"/>
    </w:pPr>
    <w:rPr>
      <w:rFonts w:ascii="Times New Roman" w:hAnsi="Times New Roman"/>
      <w:sz w:val="24"/>
      <w:szCs w:val="24"/>
      <w:lang w:bidi="he-IL"/>
    </w:rPr>
  </w:style>
  <w:style w:type="paragraph" w:customStyle="1" w:styleId="xl198">
    <w:name w:val="xl198"/>
    <w:basedOn w:val="Normal"/>
    <w:rsid w:val="00CC5704"/>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sz w:val="24"/>
      <w:szCs w:val="24"/>
      <w:lang w:bidi="he-IL"/>
    </w:rPr>
  </w:style>
  <w:style w:type="paragraph" w:customStyle="1" w:styleId="xl199">
    <w:name w:val="xl199"/>
    <w:basedOn w:val="Normal"/>
    <w:rsid w:val="00CC5704"/>
    <w:pPr>
      <w:pBdr>
        <w:top w:val="single" w:sz="4" w:space="0" w:color="auto"/>
        <w:left w:val="single" w:sz="4" w:space="0" w:color="auto"/>
        <w:bottom w:val="single" w:sz="4" w:space="0" w:color="auto"/>
      </w:pBdr>
      <w:shd w:val="clear" w:color="000000" w:fill="FF00FF"/>
      <w:spacing w:before="100" w:beforeAutospacing="1" w:after="100" w:afterAutospacing="1"/>
      <w:jc w:val="left"/>
      <w:textAlignment w:val="top"/>
    </w:pPr>
    <w:rPr>
      <w:rFonts w:cs="Arial"/>
      <w:b/>
      <w:bCs/>
      <w:sz w:val="24"/>
      <w:szCs w:val="24"/>
      <w:lang w:bidi="he-IL"/>
    </w:rPr>
  </w:style>
  <w:style w:type="paragraph" w:customStyle="1" w:styleId="xl200">
    <w:name w:val="xl200"/>
    <w:basedOn w:val="Normal"/>
    <w:rsid w:val="00CC5704"/>
    <w:pPr>
      <w:pBdr>
        <w:top w:val="single" w:sz="4" w:space="0" w:color="auto"/>
        <w:bottom w:val="single" w:sz="4" w:space="0" w:color="auto"/>
      </w:pBdr>
      <w:shd w:val="clear" w:color="000000" w:fill="FF00FF"/>
      <w:spacing w:before="100" w:beforeAutospacing="1" w:after="100" w:afterAutospacing="1"/>
      <w:jc w:val="left"/>
    </w:pPr>
    <w:rPr>
      <w:rFonts w:ascii="Times New Roman" w:hAnsi="Times New Roman"/>
      <w:sz w:val="24"/>
      <w:szCs w:val="24"/>
      <w:lang w:bidi="he-IL"/>
    </w:rPr>
  </w:style>
  <w:style w:type="paragraph" w:customStyle="1" w:styleId="xl201">
    <w:name w:val="xl201"/>
    <w:basedOn w:val="Normal"/>
    <w:rsid w:val="00CC5704"/>
    <w:pPr>
      <w:pBdr>
        <w:top w:val="single" w:sz="4" w:space="0" w:color="auto"/>
        <w:bottom w:val="single" w:sz="4" w:space="0" w:color="auto"/>
        <w:right w:val="single" w:sz="4" w:space="0" w:color="auto"/>
      </w:pBdr>
      <w:shd w:val="clear" w:color="000000" w:fill="FF00FF"/>
      <w:spacing w:before="100" w:beforeAutospacing="1" w:after="100" w:afterAutospacing="1"/>
      <w:jc w:val="left"/>
    </w:pPr>
    <w:rPr>
      <w:rFonts w:ascii="Times New Roman" w:hAnsi="Times New Roman"/>
      <w:sz w:val="24"/>
      <w:szCs w:val="24"/>
      <w:lang w:bidi="he-IL"/>
    </w:rPr>
  </w:style>
  <w:style w:type="paragraph" w:customStyle="1" w:styleId="xl202">
    <w:name w:val="xl202"/>
    <w:basedOn w:val="Normal"/>
    <w:rsid w:val="00CC5704"/>
    <w:pPr>
      <w:pBdr>
        <w:top w:val="single" w:sz="4" w:space="0" w:color="auto"/>
        <w:left w:val="single" w:sz="4" w:space="0" w:color="auto"/>
        <w:right w:val="single" w:sz="4" w:space="0" w:color="auto"/>
      </w:pBdr>
      <w:spacing w:before="100" w:beforeAutospacing="1" w:after="100" w:afterAutospacing="1"/>
      <w:jc w:val="center"/>
      <w:textAlignment w:val="top"/>
    </w:pPr>
    <w:rPr>
      <w:rFonts w:cs="Arial"/>
      <w:b/>
      <w:bCs/>
      <w:sz w:val="24"/>
      <w:szCs w:val="24"/>
      <w:lang w:bidi="he-IL"/>
    </w:rPr>
  </w:style>
  <w:style w:type="paragraph" w:customStyle="1" w:styleId="xl203">
    <w:name w:val="xl203"/>
    <w:basedOn w:val="Normal"/>
    <w:rsid w:val="00CC5704"/>
    <w:pPr>
      <w:pBdr>
        <w:top w:val="single" w:sz="4" w:space="0" w:color="auto"/>
        <w:left w:val="single" w:sz="4" w:space="0" w:color="auto"/>
        <w:bottom w:val="single" w:sz="4" w:space="0" w:color="auto"/>
        <w:right w:val="single" w:sz="4" w:space="0" w:color="auto"/>
      </w:pBdr>
      <w:shd w:val="clear" w:color="000000" w:fill="99CCFF"/>
      <w:spacing w:before="100" w:beforeAutospacing="1" w:after="100" w:afterAutospacing="1"/>
      <w:jc w:val="left"/>
    </w:pPr>
    <w:rPr>
      <w:rFonts w:cs="Arial"/>
      <w:b/>
      <w:bCs/>
      <w:sz w:val="24"/>
      <w:szCs w:val="24"/>
      <w:lang w:bidi="he-IL"/>
    </w:rPr>
  </w:style>
  <w:style w:type="paragraph" w:customStyle="1" w:styleId="xl204">
    <w:name w:val="xl204"/>
    <w:basedOn w:val="Normal"/>
    <w:rsid w:val="00CC5704"/>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cs="Arial"/>
      <w:b/>
      <w:bCs/>
      <w:sz w:val="24"/>
      <w:szCs w:val="24"/>
      <w:lang w:bidi="he-IL"/>
    </w:rPr>
  </w:style>
</w:styles>
</file>

<file path=word/webSettings.xml><?xml version="1.0" encoding="utf-8"?>
<w:webSettings xmlns:r="http://schemas.openxmlformats.org/officeDocument/2006/relationships" xmlns:w="http://schemas.openxmlformats.org/wordprocessingml/2006/main">
  <w:divs>
    <w:div w:id="3283573">
      <w:bodyDiv w:val="1"/>
      <w:marLeft w:val="0"/>
      <w:marRight w:val="0"/>
      <w:marTop w:val="0"/>
      <w:marBottom w:val="0"/>
      <w:divBdr>
        <w:top w:val="none" w:sz="0" w:space="0" w:color="auto"/>
        <w:left w:val="none" w:sz="0" w:space="0" w:color="auto"/>
        <w:bottom w:val="none" w:sz="0" w:space="0" w:color="auto"/>
        <w:right w:val="none" w:sz="0" w:space="0" w:color="auto"/>
      </w:divBdr>
    </w:div>
    <w:div w:id="58213875">
      <w:bodyDiv w:val="1"/>
      <w:marLeft w:val="0"/>
      <w:marRight w:val="0"/>
      <w:marTop w:val="0"/>
      <w:marBottom w:val="0"/>
      <w:divBdr>
        <w:top w:val="none" w:sz="0" w:space="0" w:color="auto"/>
        <w:left w:val="none" w:sz="0" w:space="0" w:color="auto"/>
        <w:bottom w:val="none" w:sz="0" w:space="0" w:color="auto"/>
        <w:right w:val="none" w:sz="0" w:space="0" w:color="auto"/>
      </w:divBdr>
    </w:div>
    <w:div w:id="160969259">
      <w:bodyDiv w:val="1"/>
      <w:marLeft w:val="0"/>
      <w:marRight w:val="0"/>
      <w:marTop w:val="0"/>
      <w:marBottom w:val="0"/>
      <w:divBdr>
        <w:top w:val="none" w:sz="0" w:space="0" w:color="auto"/>
        <w:left w:val="none" w:sz="0" w:space="0" w:color="auto"/>
        <w:bottom w:val="none" w:sz="0" w:space="0" w:color="auto"/>
        <w:right w:val="none" w:sz="0" w:space="0" w:color="auto"/>
      </w:divBdr>
    </w:div>
    <w:div w:id="379936864">
      <w:bodyDiv w:val="1"/>
      <w:marLeft w:val="0"/>
      <w:marRight w:val="0"/>
      <w:marTop w:val="0"/>
      <w:marBottom w:val="0"/>
      <w:divBdr>
        <w:top w:val="none" w:sz="0" w:space="0" w:color="auto"/>
        <w:left w:val="none" w:sz="0" w:space="0" w:color="auto"/>
        <w:bottom w:val="none" w:sz="0" w:space="0" w:color="auto"/>
        <w:right w:val="none" w:sz="0" w:space="0" w:color="auto"/>
      </w:divBdr>
    </w:div>
    <w:div w:id="541093237">
      <w:bodyDiv w:val="1"/>
      <w:marLeft w:val="0"/>
      <w:marRight w:val="0"/>
      <w:marTop w:val="0"/>
      <w:marBottom w:val="0"/>
      <w:divBdr>
        <w:top w:val="none" w:sz="0" w:space="0" w:color="auto"/>
        <w:left w:val="none" w:sz="0" w:space="0" w:color="auto"/>
        <w:bottom w:val="none" w:sz="0" w:space="0" w:color="auto"/>
        <w:right w:val="none" w:sz="0" w:space="0" w:color="auto"/>
      </w:divBdr>
    </w:div>
    <w:div w:id="653411195">
      <w:bodyDiv w:val="1"/>
      <w:marLeft w:val="0"/>
      <w:marRight w:val="0"/>
      <w:marTop w:val="0"/>
      <w:marBottom w:val="0"/>
      <w:divBdr>
        <w:top w:val="none" w:sz="0" w:space="0" w:color="auto"/>
        <w:left w:val="none" w:sz="0" w:space="0" w:color="auto"/>
        <w:bottom w:val="none" w:sz="0" w:space="0" w:color="auto"/>
        <w:right w:val="none" w:sz="0" w:space="0" w:color="auto"/>
      </w:divBdr>
    </w:div>
    <w:div w:id="860362003">
      <w:bodyDiv w:val="1"/>
      <w:marLeft w:val="0"/>
      <w:marRight w:val="0"/>
      <w:marTop w:val="0"/>
      <w:marBottom w:val="0"/>
      <w:divBdr>
        <w:top w:val="none" w:sz="0" w:space="0" w:color="auto"/>
        <w:left w:val="none" w:sz="0" w:space="0" w:color="auto"/>
        <w:bottom w:val="none" w:sz="0" w:space="0" w:color="auto"/>
        <w:right w:val="none" w:sz="0" w:space="0" w:color="auto"/>
      </w:divBdr>
      <w:divsChild>
        <w:div w:id="940917763">
          <w:marLeft w:val="0"/>
          <w:marRight w:val="0"/>
          <w:marTop w:val="0"/>
          <w:marBottom w:val="0"/>
          <w:divBdr>
            <w:top w:val="none" w:sz="0" w:space="0" w:color="auto"/>
            <w:left w:val="none" w:sz="0" w:space="0" w:color="auto"/>
            <w:bottom w:val="none" w:sz="0" w:space="0" w:color="auto"/>
            <w:right w:val="none" w:sz="0" w:space="0" w:color="auto"/>
          </w:divBdr>
        </w:div>
      </w:divsChild>
    </w:div>
    <w:div w:id="952905318">
      <w:bodyDiv w:val="1"/>
      <w:marLeft w:val="0"/>
      <w:marRight w:val="0"/>
      <w:marTop w:val="0"/>
      <w:marBottom w:val="0"/>
      <w:divBdr>
        <w:top w:val="none" w:sz="0" w:space="0" w:color="auto"/>
        <w:left w:val="none" w:sz="0" w:space="0" w:color="auto"/>
        <w:bottom w:val="none" w:sz="0" w:space="0" w:color="auto"/>
        <w:right w:val="none" w:sz="0" w:space="0" w:color="auto"/>
      </w:divBdr>
      <w:divsChild>
        <w:div w:id="201096535">
          <w:marLeft w:val="1109"/>
          <w:marRight w:val="0"/>
          <w:marTop w:val="58"/>
          <w:marBottom w:val="0"/>
          <w:divBdr>
            <w:top w:val="none" w:sz="0" w:space="0" w:color="auto"/>
            <w:left w:val="none" w:sz="0" w:space="0" w:color="auto"/>
            <w:bottom w:val="none" w:sz="0" w:space="0" w:color="auto"/>
            <w:right w:val="none" w:sz="0" w:space="0" w:color="auto"/>
          </w:divBdr>
        </w:div>
        <w:div w:id="754131852">
          <w:marLeft w:val="1109"/>
          <w:marRight w:val="0"/>
          <w:marTop w:val="58"/>
          <w:marBottom w:val="0"/>
          <w:divBdr>
            <w:top w:val="none" w:sz="0" w:space="0" w:color="auto"/>
            <w:left w:val="none" w:sz="0" w:space="0" w:color="auto"/>
            <w:bottom w:val="none" w:sz="0" w:space="0" w:color="auto"/>
            <w:right w:val="none" w:sz="0" w:space="0" w:color="auto"/>
          </w:divBdr>
        </w:div>
        <w:div w:id="888223823">
          <w:marLeft w:val="1109"/>
          <w:marRight w:val="0"/>
          <w:marTop w:val="58"/>
          <w:marBottom w:val="0"/>
          <w:divBdr>
            <w:top w:val="none" w:sz="0" w:space="0" w:color="auto"/>
            <w:left w:val="none" w:sz="0" w:space="0" w:color="auto"/>
            <w:bottom w:val="none" w:sz="0" w:space="0" w:color="auto"/>
            <w:right w:val="none" w:sz="0" w:space="0" w:color="auto"/>
          </w:divBdr>
        </w:div>
        <w:div w:id="882442975">
          <w:marLeft w:val="1109"/>
          <w:marRight w:val="0"/>
          <w:marTop w:val="58"/>
          <w:marBottom w:val="0"/>
          <w:divBdr>
            <w:top w:val="none" w:sz="0" w:space="0" w:color="auto"/>
            <w:left w:val="none" w:sz="0" w:space="0" w:color="auto"/>
            <w:bottom w:val="none" w:sz="0" w:space="0" w:color="auto"/>
            <w:right w:val="none" w:sz="0" w:space="0" w:color="auto"/>
          </w:divBdr>
        </w:div>
        <w:div w:id="1076049723">
          <w:marLeft w:val="1109"/>
          <w:marRight w:val="0"/>
          <w:marTop w:val="58"/>
          <w:marBottom w:val="0"/>
          <w:divBdr>
            <w:top w:val="none" w:sz="0" w:space="0" w:color="auto"/>
            <w:left w:val="none" w:sz="0" w:space="0" w:color="auto"/>
            <w:bottom w:val="none" w:sz="0" w:space="0" w:color="auto"/>
            <w:right w:val="none" w:sz="0" w:space="0" w:color="auto"/>
          </w:divBdr>
        </w:div>
        <w:div w:id="2073775271">
          <w:marLeft w:val="1109"/>
          <w:marRight w:val="0"/>
          <w:marTop w:val="58"/>
          <w:marBottom w:val="0"/>
          <w:divBdr>
            <w:top w:val="none" w:sz="0" w:space="0" w:color="auto"/>
            <w:left w:val="none" w:sz="0" w:space="0" w:color="auto"/>
            <w:bottom w:val="none" w:sz="0" w:space="0" w:color="auto"/>
            <w:right w:val="none" w:sz="0" w:space="0" w:color="auto"/>
          </w:divBdr>
        </w:div>
        <w:div w:id="1123770983">
          <w:marLeft w:val="1109"/>
          <w:marRight w:val="0"/>
          <w:marTop w:val="58"/>
          <w:marBottom w:val="0"/>
          <w:divBdr>
            <w:top w:val="none" w:sz="0" w:space="0" w:color="auto"/>
            <w:left w:val="none" w:sz="0" w:space="0" w:color="auto"/>
            <w:bottom w:val="none" w:sz="0" w:space="0" w:color="auto"/>
            <w:right w:val="none" w:sz="0" w:space="0" w:color="auto"/>
          </w:divBdr>
        </w:div>
      </w:divsChild>
    </w:div>
    <w:div w:id="1059592725">
      <w:bodyDiv w:val="1"/>
      <w:marLeft w:val="0"/>
      <w:marRight w:val="0"/>
      <w:marTop w:val="0"/>
      <w:marBottom w:val="0"/>
      <w:divBdr>
        <w:top w:val="none" w:sz="0" w:space="0" w:color="auto"/>
        <w:left w:val="none" w:sz="0" w:space="0" w:color="auto"/>
        <w:bottom w:val="none" w:sz="0" w:space="0" w:color="auto"/>
        <w:right w:val="none" w:sz="0" w:space="0" w:color="auto"/>
      </w:divBdr>
    </w:div>
    <w:div w:id="1149590717">
      <w:bodyDiv w:val="1"/>
      <w:marLeft w:val="0"/>
      <w:marRight w:val="0"/>
      <w:marTop w:val="0"/>
      <w:marBottom w:val="0"/>
      <w:divBdr>
        <w:top w:val="none" w:sz="0" w:space="0" w:color="auto"/>
        <w:left w:val="none" w:sz="0" w:space="0" w:color="auto"/>
        <w:bottom w:val="none" w:sz="0" w:space="0" w:color="auto"/>
        <w:right w:val="none" w:sz="0" w:space="0" w:color="auto"/>
      </w:divBdr>
    </w:div>
    <w:div w:id="1216770381">
      <w:bodyDiv w:val="1"/>
      <w:marLeft w:val="0"/>
      <w:marRight w:val="0"/>
      <w:marTop w:val="0"/>
      <w:marBottom w:val="0"/>
      <w:divBdr>
        <w:top w:val="none" w:sz="0" w:space="0" w:color="auto"/>
        <w:left w:val="none" w:sz="0" w:space="0" w:color="auto"/>
        <w:bottom w:val="none" w:sz="0" w:space="0" w:color="auto"/>
        <w:right w:val="none" w:sz="0" w:space="0" w:color="auto"/>
      </w:divBdr>
    </w:div>
    <w:div w:id="1332295769">
      <w:bodyDiv w:val="1"/>
      <w:marLeft w:val="0"/>
      <w:marRight w:val="0"/>
      <w:marTop w:val="0"/>
      <w:marBottom w:val="0"/>
      <w:divBdr>
        <w:top w:val="none" w:sz="0" w:space="0" w:color="auto"/>
        <w:left w:val="none" w:sz="0" w:space="0" w:color="auto"/>
        <w:bottom w:val="none" w:sz="0" w:space="0" w:color="auto"/>
        <w:right w:val="none" w:sz="0" w:space="0" w:color="auto"/>
      </w:divBdr>
    </w:div>
    <w:div w:id="1359505762">
      <w:bodyDiv w:val="1"/>
      <w:marLeft w:val="0"/>
      <w:marRight w:val="0"/>
      <w:marTop w:val="0"/>
      <w:marBottom w:val="0"/>
      <w:divBdr>
        <w:top w:val="none" w:sz="0" w:space="0" w:color="auto"/>
        <w:left w:val="none" w:sz="0" w:space="0" w:color="auto"/>
        <w:bottom w:val="none" w:sz="0" w:space="0" w:color="auto"/>
        <w:right w:val="none" w:sz="0" w:space="0" w:color="auto"/>
      </w:divBdr>
    </w:div>
    <w:div w:id="1497065797">
      <w:bodyDiv w:val="1"/>
      <w:marLeft w:val="0"/>
      <w:marRight w:val="0"/>
      <w:marTop w:val="0"/>
      <w:marBottom w:val="0"/>
      <w:divBdr>
        <w:top w:val="none" w:sz="0" w:space="0" w:color="auto"/>
        <w:left w:val="none" w:sz="0" w:space="0" w:color="auto"/>
        <w:bottom w:val="none" w:sz="0" w:space="0" w:color="auto"/>
        <w:right w:val="none" w:sz="0" w:space="0" w:color="auto"/>
      </w:divBdr>
    </w:div>
    <w:div w:id="1579829053">
      <w:bodyDiv w:val="1"/>
      <w:marLeft w:val="0"/>
      <w:marRight w:val="0"/>
      <w:marTop w:val="0"/>
      <w:marBottom w:val="0"/>
      <w:divBdr>
        <w:top w:val="none" w:sz="0" w:space="0" w:color="auto"/>
        <w:left w:val="none" w:sz="0" w:space="0" w:color="auto"/>
        <w:bottom w:val="none" w:sz="0" w:space="0" w:color="auto"/>
        <w:right w:val="none" w:sz="0" w:space="0" w:color="auto"/>
      </w:divBdr>
    </w:div>
    <w:div w:id="1623534304">
      <w:bodyDiv w:val="1"/>
      <w:marLeft w:val="0"/>
      <w:marRight w:val="0"/>
      <w:marTop w:val="0"/>
      <w:marBottom w:val="0"/>
      <w:divBdr>
        <w:top w:val="none" w:sz="0" w:space="0" w:color="auto"/>
        <w:left w:val="none" w:sz="0" w:space="0" w:color="auto"/>
        <w:bottom w:val="none" w:sz="0" w:space="0" w:color="auto"/>
        <w:right w:val="none" w:sz="0" w:space="0" w:color="auto"/>
      </w:divBdr>
    </w:div>
    <w:div w:id="1631662801">
      <w:bodyDiv w:val="1"/>
      <w:marLeft w:val="0"/>
      <w:marRight w:val="0"/>
      <w:marTop w:val="0"/>
      <w:marBottom w:val="0"/>
      <w:divBdr>
        <w:top w:val="none" w:sz="0" w:space="0" w:color="auto"/>
        <w:left w:val="none" w:sz="0" w:space="0" w:color="auto"/>
        <w:bottom w:val="none" w:sz="0" w:space="0" w:color="auto"/>
        <w:right w:val="none" w:sz="0" w:space="0" w:color="auto"/>
      </w:divBdr>
    </w:div>
    <w:div w:id="1761100178">
      <w:bodyDiv w:val="1"/>
      <w:marLeft w:val="0"/>
      <w:marRight w:val="0"/>
      <w:marTop w:val="0"/>
      <w:marBottom w:val="0"/>
      <w:divBdr>
        <w:top w:val="none" w:sz="0" w:space="0" w:color="auto"/>
        <w:left w:val="none" w:sz="0" w:space="0" w:color="auto"/>
        <w:bottom w:val="none" w:sz="0" w:space="0" w:color="auto"/>
        <w:right w:val="none" w:sz="0" w:space="0" w:color="auto"/>
      </w:divBdr>
    </w:div>
    <w:div w:id="1766918395">
      <w:bodyDiv w:val="1"/>
      <w:marLeft w:val="0"/>
      <w:marRight w:val="0"/>
      <w:marTop w:val="0"/>
      <w:marBottom w:val="0"/>
      <w:divBdr>
        <w:top w:val="none" w:sz="0" w:space="0" w:color="auto"/>
        <w:left w:val="none" w:sz="0" w:space="0" w:color="auto"/>
        <w:bottom w:val="none" w:sz="0" w:space="0" w:color="auto"/>
        <w:right w:val="none" w:sz="0" w:space="0" w:color="auto"/>
      </w:divBdr>
    </w:div>
    <w:div w:id="1863396379">
      <w:bodyDiv w:val="1"/>
      <w:marLeft w:val="0"/>
      <w:marRight w:val="0"/>
      <w:marTop w:val="0"/>
      <w:marBottom w:val="0"/>
      <w:divBdr>
        <w:top w:val="none" w:sz="0" w:space="0" w:color="auto"/>
        <w:left w:val="none" w:sz="0" w:space="0" w:color="auto"/>
        <w:bottom w:val="none" w:sz="0" w:space="0" w:color="auto"/>
        <w:right w:val="none" w:sz="0" w:space="0" w:color="auto"/>
      </w:divBdr>
    </w:div>
    <w:div w:id="1938976632">
      <w:bodyDiv w:val="1"/>
      <w:marLeft w:val="0"/>
      <w:marRight w:val="0"/>
      <w:marTop w:val="0"/>
      <w:marBottom w:val="0"/>
      <w:divBdr>
        <w:top w:val="none" w:sz="0" w:space="0" w:color="auto"/>
        <w:left w:val="none" w:sz="0" w:space="0" w:color="auto"/>
        <w:bottom w:val="none" w:sz="0" w:space="0" w:color="auto"/>
        <w:right w:val="none" w:sz="0" w:space="0" w:color="auto"/>
      </w:divBdr>
    </w:div>
    <w:div w:id="2034988386">
      <w:bodyDiv w:val="1"/>
      <w:marLeft w:val="0"/>
      <w:marRight w:val="0"/>
      <w:marTop w:val="0"/>
      <w:marBottom w:val="0"/>
      <w:divBdr>
        <w:top w:val="none" w:sz="0" w:space="0" w:color="auto"/>
        <w:left w:val="none" w:sz="0" w:space="0" w:color="auto"/>
        <w:bottom w:val="none" w:sz="0" w:space="0" w:color="auto"/>
        <w:right w:val="none" w:sz="0" w:space="0" w:color="auto"/>
      </w:divBdr>
    </w:div>
    <w:div w:id="2142921011">
      <w:bodyDiv w:val="1"/>
      <w:marLeft w:val="0"/>
      <w:marRight w:val="0"/>
      <w:marTop w:val="0"/>
      <w:marBottom w:val="0"/>
      <w:divBdr>
        <w:top w:val="none" w:sz="0" w:space="0" w:color="auto"/>
        <w:left w:val="none" w:sz="0" w:space="0" w:color="auto"/>
        <w:bottom w:val="none" w:sz="0" w:space="0" w:color="auto"/>
        <w:right w:val="none" w:sz="0" w:space="0" w:color="auto"/>
      </w:divBdr>
      <w:divsChild>
        <w:div w:id="1525242149">
          <w:marLeft w:val="1109"/>
          <w:marRight w:val="0"/>
          <w:marTop w:val="58"/>
          <w:marBottom w:val="0"/>
          <w:divBdr>
            <w:top w:val="none" w:sz="0" w:space="0" w:color="auto"/>
            <w:left w:val="none" w:sz="0" w:space="0" w:color="auto"/>
            <w:bottom w:val="none" w:sz="0" w:space="0" w:color="auto"/>
            <w:right w:val="none" w:sz="0" w:space="0" w:color="auto"/>
          </w:divBdr>
        </w:div>
        <w:div w:id="1900482292">
          <w:marLeft w:val="1109"/>
          <w:marRight w:val="0"/>
          <w:marTop w:val="58"/>
          <w:marBottom w:val="0"/>
          <w:divBdr>
            <w:top w:val="none" w:sz="0" w:space="0" w:color="auto"/>
            <w:left w:val="none" w:sz="0" w:space="0" w:color="auto"/>
            <w:bottom w:val="none" w:sz="0" w:space="0" w:color="auto"/>
            <w:right w:val="none" w:sz="0" w:space="0" w:color="auto"/>
          </w:divBdr>
        </w:div>
        <w:div w:id="826243749">
          <w:marLeft w:val="1109"/>
          <w:marRight w:val="0"/>
          <w:marTop w:val="58"/>
          <w:marBottom w:val="0"/>
          <w:divBdr>
            <w:top w:val="none" w:sz="0" w:space="0" w:color="auto"/>
            <w:left w:val="none" w:sz="0" w:space="0" w:color="auto"/>
            <w:bottom w:val="none" w:sz="0" w:space="0" w:color="auto"/>
            <w:right w:val="none" w:sz="0" w:space="0" w:color="auto"/>
          </w:divBdr>
        </w:div>
        <w:div w:id="999500861">
          <w:marLeft w:val="1109"/>
          <w:marRight w:val="0"/>
          <w:marTop w:val="58"/>
          <w:marBottom w:val="0"/>
          <w:divBdr>
            <w:top w:val="none" w:sz="0" w:space="0" w:color="auto"/>
            <w:left w:val="none" w:sz="0" w:space="0" w:color="auto"/>
            <w:bottom w:val="none" w:sz="0" w:space="0" w:color="auto"/>
            <w:right w:val="none" w:sz="0" w:space="0" w:color="auto"/>
          </w:divBdr>
        </w:div>
        <w:div w:id="921794897">
          <w:marLeft w:val="1109"/>
          <w:marRight w:val="0"/>
          <w:marTop w:val="58"/>
          <w:marBottom w:val="0"/>
          <w:divBdr>
            <w:top w:val="none" w:sz="0" w:space="0" w:color="auto"/>
            <w:left w:val="none" w:sz="0" w:space="0" w:color="auto"/>
            <w:bottom w:val="none" w:sz="0" w:space="0" w:color="auto"/>
            <w:right w:val="none" w:sz="0" w:space="0" w:color="auto"/>
          </w:divBdr>
        </w:div>
        <w:div w:id="1146046879">
          <w:marLeft w:val="1109"/>
          <w:marRight w:val="0"/>
          <w:marTop w:val="58"/>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5.jpeg"/><Relationship Id="rId34" Type="http://schemas.openxmlformats.org/officeDocument/2006/relationships/hyperlink" Target="http://www.comverse.com/"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8.jpeg"/><Relationship Id="rId33" Type="http://schemas.openxmlformats.org/officeDocument/2006/relationships/footer" Target="footer5.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comments" Target="comments.xml"/><Relationship Id="rId32" Type="http://schemas.openxmlformats.org/officeDocument/2006/relationships/image" Target="media/image15.png"/><Relationship Id="rId37"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image" Target="media/image14.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mailto:information@comverse.com" TargetMode="External"/></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E0B514936804A609FFF6E8CCE81F13E"/>
        <w:category>
          <w:name w:val="General"/>
          <w:gallery w:val="placeholder"/>
        </w:category>
        <w:types>
          <w:type w:val="bbPlcHdr"/>
        </w:types>
        <w:behaviors>
          <w:behavior w:val="content"/>
        </w:behaviors>
        <w:guid w:val="{EC33C3C7-466E-4F27-A577-B1009C159183}"/>
      </w:docPartPr>
      <w:docPartBody>
        <w:p w:rsidR="002D0A37" w:rsidRDefault="00B202F7">
          <w:pPr>
            <w:pStyle w:val="BE0B514936804A609FFF6E8CCE81F13E"/>
          </w:pPr>
          <w:r w:rsidRPr="00580E1C">
            <w:rPr>
              <w:rFonts w:ascii="Arial Bold" w:hAnsi="Arial Bold" w:cs="Arial"/>
              <w:b/>
              <w:bCs/>
              <w:color w:val="008CD6"/>
              <w:sz w:val="48"/>
              <w:szCs w:val="48"/>
            </w:rPr>
            <w:t xml:space="preserve">[Type the document </w:t>
          </w:r>
          <w:r>
            <w:rPr>
              <w:rFonts w:ascii="Arial Bold" w:hAnsi="Arial Bold" w:cs="Arial"/>
              <w:b/>
              <w:bCs/>
              <w:color w:val="008CD6"/>
              <w:sz w:val="48"/>
              <w:szCs w:val="48"/>
            </w:rPr>
            <w:t>name</w:t>
          </w:r>
          <w:r w:rsidRPr="00580E1C">
            <w:rPr>
              <w:rFonts w:ascii="Arial Bold" w:hAnsi="Arial Bold" w:cs="Arial"/>
              <w:b/>
              <w:bCs/>
              <w:color w:val="008CD6"/>
              <w:sz w:val="48"/>
              <w:szCs w:val="48"/>
            </w:rPr>
            <w:t>]</w:t>
          </w:r>
        </w:p>
      </w:docPartBody>
    </w:docPart>
    <w:docPart>
      <w:docPartPr>
        <w:name w:val="B2DB1515D8024F6DA55270FEBEBB7094"/>
        <w:category>
          <w:name w:val="General"/>
          <w:gallery w:val="placeholder"/>
        </w:category>
        <w:types>
          <w:type w:val="bbPlcHdr"/>
        </w:types>
        <w:behaviors>
          <w:behavior w:val="content"/>
        </w:behaviors>
        <w:guid w:val="{5C19460E-9D19-4F54-B659-D29971A86461}"/>
      </w:docPartPr>
      <w:docPartBody>
        <w:p w:rsidR="002D0A37" w:rsidRDefault="00B202F7">
          <w:pPr>
            <w:pStyle w:val="B2DB1515D8024F6DA55270FEBEBB7094"/>
          </w:pPr>
          <w:r w:rsidRPr="00AA205D">
            <w:rPr>
              <w:rStyle w:val="PlaceholderText"/>
            </w:rPr>
            <w:t>[Title]</w:t>
          </w:r>
        </w:p>
      </w:docPartBody>
    </w:docPart>
  </w:docParts>
</w:glossaryDocument>
</file>

<file path=word/glossary/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0000000000000000000"/>
    <w:charset w:val="00"/>
    <w:family w:val="roman"/>
    <w:notTrueType/>
    <w:pitch w:val="default"/>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Palatino-Roman">
    <w:altName w:val="Courier New"/>
    <w:charset w:val="00"/>
    <w:family w:val="auto"/>
    <w:pitch w:val="default"/>
    <w:sig w:usb0="00000003" w:usb1="00000000" w:usb2="00000000" w:usb3="00000000" w:csb0="00000001" w:csb1="00000000"/>
  </w:font>
  <w:font w:name="+mn-ea">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202F7"/>
    <w:rsid w:val="00067666"/>
    <w:rsid w:val="000C1497"/>
    <w:rsid w:val="0010476B"/>
    <w:rsid w:val="001E6BCD"/>
    <w:rsid w:val="00241C53"/>
    <w:rsid w:val="002C33DE"/>
    <w:rsid w:val="002D0A37"/>
    <w:rsid w:val="00326727"/>
    <w:rsid w:val="003C70C5"/>
    <w:rsid w:val="003D145B"/>
    <w:rsid w:val="003F171A"/>
    <w:rsid w:val="004044D8"/>
    <w:rsid w:val="0040565E"/>
    <w:rsid w:val="004230CC"/>
    <w:rsid w:val="00425CAA"/>
    <w:rsid w:val="00480CF4"/>
    <w:rsid w:val="005434D9"/>
    <w:rsid w:val="005A5745"/>
    <w:rsid w:val="005E02E7"/>
    <w:rsid w:val="00671B7A"/>
    <w:rsid w:val="006E552D"/>
    <w:rsid w:val="0074681D"/>
    <w:rsid w:val="00762CD2"/>
    <w:rsid w:val="007B002A"/>
    <w:rsid w:val="007C7448"/>
    <w:rsid w:val="007E6E1E"/>
    <w:rsid w:val="007F2AC2"/>
    <w:rsid w:val="00803F65"/>
    <w:rsid w:val="00846C59"/>
    <w:rsid w:val="00873CEF"/>
    <w:rsid w:val="009D5C51"/>
    <w:rsid w:val="009E40D6"/>
    <w:rsid w:val="00A700EF"/>
    <w:rsid w:val="00A802F2"/>
    <w:rsid w:val="00A97BF0"/>
    <w:rsid w:val="00AE4570"/>
    <w:rsid w:val="00AE546F"/>
    <w:rsid w:val="00AF25CE"/>
    <w:rsid w:val="00B202F7"/>
    <w:rsid w:val="00BB1D74"/>
    <w:rsid w:val="00BC3050"/>
    <w:rsid w:val="00D50B0A"/>
    <w:rsid w:val="00DA0515"/>
    <w:rsid w:val="00E64AC7"/>
    <w:rsid w:val="00F50485"/>
    <w:rsid w:val="00F90566"/>
    <w:rsid w:val="00FA3E3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0A3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0B514936804A609FFF6E8CCE81F13E">
    <w:name w:val="BE0B514936804A609FFF6E8CCE81F13E"/>
    <w:rsid w:val="002D0A37"/>
  </w:style>
  <w:style w:type="character" w:styleId="PlaceholderText">
    <w:name w:val="Placeholder Text"/>
    <w:basedOn w:val="DefaultParagraphFont"/>
    <w:uiPriority w:val="99"/>
    <w:semiHidden/>
    <w:rsid w:val="002D0A37"/>
    <w:rPr>
      <w:color w:val="808080"/>
    </w:rPr>
  </w:style>
  <w:style w:type="paragraph" w:customStyle="1" w:styleId="B2DB1515D8024F6DA55270FEBEBB7094">
    <w:name w:val="B2DB1515D8024F6DA55270FEBEBB7094"/>
    <w:rsid w:val="002D0A37"/>
  </w:style>
  <w:style w:type="paragraph" w:customStyle="1" w:styleId="828C1031D4F94AE59E47E8BA0CF09BBF">
    <w:name w:val="828C1031D4F94AE59E47E8BA0CF09BBF"/>
    <w:rsid w:val="002D0A3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ComverseGeneric">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mverse Generic">
      <a:majorFont>
        <a:latin typeface="Tahoma"/>
        <a:ea typeface=""/>
        <a:cs typeface=""/>
      </a:majorFont>
      <a:minorFont>
        <a:latin typeface="Century Schoolbook"/>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24D3A9817EAF744942437424FE7EA33" ma:contentTypeVersion="1" ma:contentTypeDescription="Create a new document." ma:contentTypeScope="" ma:versionID="ff58e45e0e12b61915182b098dd5ea4a">
  <xsd:schema xmlns:xsd="http://www.w3.org/2001/XMLSchema" xmlns:p="http://schemas.microsoft.com/office/2006/metadata/properties" targetNamespace="http://schemas.microsoft.com/office/2006/metadata/properties" ma:root="true" ma:fieldsID="798677ef9a9e498f074dd1fb301398f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ma:readOnly="tru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335A9F-780A-4978-93EB-368A1AAF5F6F}">
  <ds:schemaRefs>
    <ds:schemaRef ds:uri="http://schemas.microsoft.com/office/2006/metadata/properties"/>
  </ds:schemaRefs>
</ds:datastoreItem>
</file>

<file path=customXml/itemProps2.xml><?xml version="1.0" encoding="utf-8"?>
<ds:datastoreItem xmlns:ds="http://schemas.openxmlformats.org/officeDocument/2006/customXml" ds:itemID="{0F32B560-C974-45C6-898B-72C06962AD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065FE32A-B7DA-4E79-917A-243747DE76B6}">
  <ds:schemaRefs>
    <ds:schemaRef ds:uri="http://schemas.microsoft.com/sharepoint/v3/contenttype/forms"/>
  </ds:schemaRefs>
</ds:datastoreItem>
</file>

<file path=customXml/itemProps4.xml><?xml version="1.0" encoding="utf-8"?>
<ds:datastoreItem xmlns:ds="http://schemas.openxmlformats.org/officeDocument/2006/customXml" ds:itemID="{7CDD5AEF-C0DA-47D0-90A9-F7167CFB7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40</Pages>
  <Words>8847</Words>
  <Characters>50434</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Technical Solution Offer Description for Vinaphone</vt:lpstr>
    </vt:vector>
  </TitlesOfParts>
  <Company>Comverse</Company>
  <LinksUpToDate>false</LinksUpToDate>
  <CharactersWithSpaces>59163</CharactersWithSpaces>
  <SharedDoc>false</SharedDoc>
  <HLinks>
    <vt:vector size="12" baseType="variant">
      <vt:variant>
        <vt:i4>1376309</vt:i4>
      </vt:variant>
      <vt:variant>
        <vt:i4>16</vt:i4>
      </vt:variant>
      <vt:variant>
        <vt:i4>0</vt:i4>
      </vt:variant>
      <vt:variant>
        <vt:i4>5</vt:i4>
      </vt:variant>
      <vt:variant>
        <vt:lpwstr/>
      </vt:variant>
      <vt:variant>
        <vt:lpwstr>_Toc231053329</vt:lpwstr>
      </vt:variant>
      <vt:variant>
        <vt:i4>6094928</vt:i4>
      </vt:variant>
      <vt:variant>
        <vt:i4>8</vt:i4>
      </vt:variant>
      <vt:variant>
        <vt:i4>0</vt:i4>
      </vt:variant>
      <vt:variant>
        <vt:i4>5</vt:i4>
      </vt:variant>
      <vt:variant>
        <vt:lpwstr>http://www.comverse.com/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Solution Offer Description for Vinaphone</dc:title>
  <dc:subject>In response to [RFx ID]</dc:subject>
  <dc:creator>Vail Steve</dc:creator>
  <cp:keywords>[Type doc date]</cp:keywords>
  <dc:description>Based on Comverse® ONE™ Real-Time Billing</dc:description>
  <cp:lastModifiedBy>thaodh</cp:lastModifiedBy>
  <cp:revision>56</cp:revision>
  <cp:lastPrinted>2012-04-03T03:13:00Z</cp:lastPrinted>
  <dcterms:created xsi:type="dcterms:W3CDTF">2013-04-08T08:48:00Z</dcterms:created>
  <dcterms:modified xsi:type="dcterms:W3CDTF">2013-06-17T10:40:00Z</dcterms:modified>
  <cp:category>[Type doc name and number (or delete)]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Date">
    <vt:lpwstr>&lt;Date field from File Properties&gt;</vt:lpwstr>
  </property>
  <property fmtid="{D5CDD505-2E9C-101B-9397-08002B2CF9AE}" pid="3" name="ContentTypeId">
    <vt:lpwstr>0x010100924D3A9817EAF744942437424FE7EA33</vt:lpwstr>
  </property>
</Properties>
</file>