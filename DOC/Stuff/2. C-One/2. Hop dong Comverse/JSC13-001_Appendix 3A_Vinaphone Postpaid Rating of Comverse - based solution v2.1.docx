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2DF6" w:rsidRPr="007E61DB" w:rsidRDefault="00B82DF6" w:rsidP="00BB2EB0">
      <w:pPr>
        <w:pStyle w:val="FrontHeading"/>
        <w:spacing w:before="840" w:after="240"/>
        <w:jc w:val="center"/>
        <w:rPr>
          <w:sz w:val="48"/>
          <w:szCs w:val="48"/>
        </w:rPr>
      </w:pPr>
      <w:bookmarkStart w:id="0" w:name="_Toc85124512"/>
      <w:bookmarkStart w:id="1" w:name="_Toc88293874"/>
      <w:bookmarkStart w:id="2" w:name="_Toc88294524"/>
      <w:bookmarkStart w:id="3" w:name="_Toc88294859"/>
      <w:bookmarkStart w:id="4" w:name="_Toc88300047"/>
      <w:bookmarkStart w:id="5" w:name="_Toc88302280"/>
      <w:bookmarkStart w:id="6" w:name="_Toc92440497"/>
      <w:bookmarkStart w:id="7" w:name="_Toc103329034"/>
      <w:bookmarkStart w:id="8" w:name="_Toc103329089"/>
      <w:bookmarkStart w:id="9" w:name="_Toc104537976"/>
      <w:bookmarkStart w:id="10" w:name="_Toc104538099"/>
      <w:bookmarkStart w:id="11" w:name="_Toc104618400"/>
      <w:bookmarkStart w:id="12" w:name="_Toc104889206"/>
      <w:bookmarkStart w:id="13" w:name="_Toc104890186"/>
      <w:bookmarkStart w:id="14" w:name="_Toc104890210"/>
      <w:r w:rsidRPr="007E61DB">
        <w:rPr>
          <w:sz w:val="48"/>
          <w:szCs w:val="48"/>
        </w:rPr>
        <w:t>[</w:t>
      </w:r>
      <w:r w:rsidR="00D707D6">
        <w:rPr>
          <w:sz w:val="48"/>
          <w:szCs w:val="48"/>
        </w:rPr>
        <w:t xml:space="preserve">Vinaphone </w:t>
      </w:r>
      <w:r>
        <w:rPr>
          <w:sz w:val="48"/>
          <w:szCs w:val="48"/>
        </w:rPr>
        <w:t xml:space="preserve">Postpaid </w:t>
      </w:r>
      <w:r w:rsidR="000E120C">
        <w:rPr>
          <w:sz w:val="48"/>
          <w:szCs w:val="48"/>
        </w:rPr>
        <w:t xml:space="preserve">Rating </w:t>
      </w:r>
      <w:r w:rsidR="00D707D6">
        <w:rPr>
          <w:sz w:val="48"/>
          <w:szCs w:val="48"/>
        </w:rPr>
        <w:t xml:space="preserve">Solution of </w:t>
      </w:r>
      <w:proofErr w:type="gramStart"/>
      <w:r w:rsidR="00D707D6">
        <w:rPr>
          <w:sz w:val="48"/>
          <w:szCs w:val="48"/>
        </w:rPr>
        <w:t>Comverse</w:t>
      </w:r>
      <w:r>
        <w:rPr>
          <w:sz w:val="48"/>
          <w:szCs w:val="48"/>
        </w:rPr>
        <w:t xml:space="preserve"> </w:t>
      </w:r>
      <w:r w:rsidRPr="007E61DB">
        <w:rPr>
          <w:sz w:val="48"/>
          <w:szCs w:val="48"/>
        </w:rPr>
        <w:t>]</w:t>
      </w:r>
      <w:proofErr w:type="gramEnd"/>
    </w:p>
    <w:p w:rsidR="00B82DF6" w:rsidRPr="00131E3B" w:rsidRDefault="00B82DF6" w:rsidP="00131E3B">
      <w:pPr>
        <w:pStyle w:val="FrontHeading"/>
        <w:spacing w:before="720" w:after="240"/>
        <w:jc w:val="center"/>
        <w:rPr>
          <w:sz w:val="36"/>
          <w:szCs w:val="36"/>
        </w:rPr>
      </w:pPr>
      <w:r>
        <w:rPr>
          <w:sz w:val="36"/>
          <w:szCs w:val="36"/>
        </w:rPr>
        <w:t>[</w:t>
      </w:r>
      <w:r w:rsidR="00CF4811">
        <w:rPr>
          <w:sz w:val="36"/>
          <w:szCs w:val="36"/>
        </w:rPr>
        <w:t>High level a</w:t>
      </w:r>
      <w:r>
        <w:rPr>
          <w:sz w:val="36"/>
          <w:szCs w:val="36"/>
        </w:rPr>
        <w:t>nalysis]</w:t>
      </w:r>
    </w:p>
    <w:p w:rsidR="00B82DF6" w:rsidRPr="00D16CCF" w:rsidRDefault="00B82DF6" w:rsidP="00D16CCF">
      <w:pPr>
        <w:pStyle w:val="FrontHeading"/>
        <w:spacing w:before="600" w:after="120"/>
        <w:jc w:val="center"/>
        <w:rPr>
          <w:sz w:val="36"/>
          <w:szCs w:val="36"/>
        </w:rPr>
      </w:pPr>
      <w:r w:rsidRPr="00D16CCF">
        <w:rPr>
          <w:sz w:val="36"/>
          <w:szCs w:val="36"/>
        </w:rPr>
        <w:t>[</w:t>
      </w:r>
      <w:r>
        <w:rPr>
          <w:sz w:val="36"/>
          <w:szCs w:val="36"/>
        </w:rPr>
        <w:t>Technical Specs</w:t>
      </w:r>
      <w:r w:rsidRPr="00D16CCF">
        <w:rPr>
          <w:sz w:val="36"/>
          <w:szCs w:val="36"/>
        </w:rPr>
        <w:t>]</w:t>
      </w:r>
    </w:p>
    <w:p w:rsidR="00B82DF6" w:rsidRPr="00C84EB3" w:rsidRDefault="00B82DF6" w:rsidP="00D16CCF">
      <w:pPr>
        <w:pStyle w:val="FrontHeading"/>
        <w:spacing w:after="120"/>
      </w:pPr>
      <w:r>
        <w:br w:type="page"/>
      </w:r>
      <w:r w:rsidRPr="00C84EB3">
        <w:lastRenderedPageBreak/>
        <w:t>Copyright and Trademarks</w:t>
      </w:r>
    </w:p>
    <w:p w:rsidR="00B82DF6" w:rsidRPr="007534BA" w:rsidRDefault="00B82DF6" w:rsidP="00167C6D">
      <w:pPr>
        <w:pStyle w:val="BodyText"/>
        <w:spacing w:after="240"/>
        <w:ind w:left="0"/>
        <w:rPr>
          <w:color w:val="0563C3"/>
          <w:spacing w:val="2"/>
          <w:sz w:val="19"/>
          <w:szCs w:val="19"/>
        </w:rPr>
      </w:pPr>
      <w:r w:rsidRPr="007534BA">
        <w:rPr>
          <w:color w:val="0563C3"/>
          <w:spacing w:val="2"/>
          <w:sz w:val="19"/>
          <w:szCs w:val="19"/>
        </w:rPr>
        <w:t xml:space="preserve">This documentation contains proprietary and confidential material of Comverse, Inc. and its affiliates and suppliers. Any unauthorized reproduction, use, or disclosure of this material, or any part thereof, is strictly prohibited. </w:t>
      </w:r>
    </w:p>
    <w:p w:rsidR="00B82DF6" w:rsidRPr="007534BA" w:rsidRDefault="00B82DF6" w:rsidP="00167C6D">
      <w:pPr>
        <w:pStyle w:val="BodyText"/>
        <w:spacing w:after="240"/>
        <w:ind w:left="0"/>
        <w:rPr>
          <w:color w:val="0563C3"/>
          <w:spacing w:val="2"/>
          <w:sz w:val="19"/>
          <w:szCs w:val="19"/>
        </w:rPr>
      </w:pPr>
      <w:r w:rsidRPr="007534BA">
        <w:rPr>
          <w:color w:val="0563C3"/>
          <w:spacing w:val="2"/>
          <w:sz w:val="19"/>
          <w:szCs w:val="19"/>
        </w:rPr>
        <w:t>This documentation is solely for the use of Comverse employees and authorized Comverse customers. The material furnished in this documentation is believed to be accurate and reliable. However, Comverse assumes no responsibility for the use of this material. Comverse reserves the right to make changes to the material at any time and without notice.</w:t>
      </w:r>
    </w:p>
    <w:p w:rsidR="00B82DF6" w:rsidRPr="007534BA" w:rsidRDefault="00B82DF6" w:rsidP="00167C6D">
      <w:pPr>
        <w:pStyle w:val="BodyText"/>
        <w:spacing w:after="240"/>
        <w:ind w:left="0"/>
        <w:rPr>
          <w:color w:val="0563C3"/>
          <w:spacing w:val="2"/>
          <w:sz w:val="19"/>
          <w:szCs w:val="19"/>
        </w:rPr>
      </w:pPr>
      <w:r w:rsidRPr="007534BA">
        <w:rPr>
          <w:color w:val="0563C3"/>
          <w:spacing w:val="2"/>
          <w:sz w:val="19"/>
          <w:szCs w:val="19"/>
        </w:rPr>
        <w:t>This documentation is intended for information and operational purposes only. No part of this documentation shall constitute any contractual commitment whatsoever by Comverse.</w:t>
      </w:r>
    </w:p>
    <w:p w:rsidR="00B82DF6" w:rsidRPr="007534BA" w:rsidRDefault="00B82DF6" w:rsidP="008074C0">
      <w:pPr>
        <w:pStyle w:val="BodyText"/>
        <w:spacing w:after="240"/>
        <w:ind w:left="0"/>
        <w:rPr>
          <w:color w:val="0563C3"/>
          <w:spacing w:val="2"/>
          <w:sz w:val="19"/>
          <w:szCs w:val="19"/>
        </w:rPr>
      </w:pPr>
      <w:r w:rsidRPr="007534BA">
        <w:rPr>
          <w:color w:val="0563C3"/>
          <w:spacing w:val="2"/>
          <w:sz w:val="19"/>
          <w:szCs w:val="19"/>
        </w:rPr>
        <w:t>©2004-2010 Comverse, Inc. All rights reserved.</w:t>
      </w:r>
    </w:p>
    <w:p w:rsidR="00B82DF6" w:rsidRPr="007534BA" w:rsidRDefault="00B82DF6" w:rsidP="00167C6D">
      <w:pPr>
        <w:pStyle w:val="BodyText"/>
        <w:spacing w:after="240"/>
        <w:ind w:left="0"/>
        <w:rPr>
          <w:color w:val="0563C3"/>
          <w:spacing w:val="2"/>
          <w:sz w:val="19"/>
          <w:szCs w:val="19"/>
        </w:rPr>
      </w:pPr>
      <w:r w:rsidRPr="007534BA">
        <w:rPr>
          <w:color w:val="0563C3"/>
          <w:spacing w:val="2"/>
          <w:sz w:val="19"/>
          <w:szCs w:val="19"/>
        </w:rPr>
        <w:t xml:space="preserve">Comverse, its logo, the spark design, </w:t>
      </w:r>
      <w:proofErr w:type="spellStart"/>
      <w:r w:rsidRPr="007534BA">
        <w:rPr>
          <w:color w:val="0563C3"/>
          <w:spacing w:val="2"/>
          <w:sz w:val="19"/>
          <w:szCs w:val="19"/>
        </w:rPr>
        <w:t>Kenan</w:t>
      </w:r>
      <w:proofErr w:type="spellEnd"/>
      <w:r w:rsidRPr="007534BA">
        <w:rPr>
          <w:color w:val="0563C3"/>
          <w:spacing w:val="2"/>
          <w:sz w:val="19"/>
          <w:szCs w:val="19"/>
        </w:rPr>
        <w:t xml:space="preserve">, and </w:t>
      </w:r>
      <w:proofErr w:type="spellStart"/>
      <w:r w:rsidRPr="007534BA">
        <w:rPr>
          <w:color w:val="0563C3"/>
          <w:spacing w:val="2"/>
          <w:sz w:val="19"/>
          <w:szCs w:val="19"/>
        </w:rPr>
        <w:t>Netcentrex</w:t>
      </w:r>
      <w:proofErr w:type="spellEnd"/>
      <w:r w:rsidRPr="007534BA">
        <w:rPr>
          <w:color w:val="0563C3"/>
          <w:spacing w:val="2"/>
          <w:sz w:val="19"/>
          <w:szCs w:val="19"/>
        </w:rPr>
        <w:t xml:space="preserve"> are registered trademarks of Comverse Technology, Inc. or its subsidiaries in the United States and may also be registered in other countries.</w:t>
      </w:r>
    </w:p>
    <w:p w:rsidR="00B82DF6" w:rsidRPr="007534BA" w:rsidRDefault="00B82DF6" w:rsidP="00167C6D">
      <w:pPr>
        <w:pStyle w:val="BodyText"/>
        <w:spacing w:after="240"/>
        <w:ind w:left="0"/>
        <w:rPr>
          <w:color w:val="0563C3"/>
          <w:spacing w:val="2"/>
          <w:sz w:val="19"/>
          <w:szCs w:val="19"/>
        </w:rPr>
      </w:pPr>
      <w:r w:rsidRPr="007534BA">
        <w:rPr>
          <w:color w:val="0563C3"/>
          <w:spacing w:val="2"/>
          <w:sz w:val="19"/>
          <w:szCs w:val="19"/>
        </w:rPr>
        <w:t>Other denoted product names of Comverse or other companies may be trademarks or registered trademarks of Comverse, Inc. or its subsidiaries, or their respective owners.</w:t>
      </w:r>
    </w:p>
    <w:p w:rsidR="00B82DF6" w:rsidRPr="007534BA" w:rsidRDefault="00B82DF6" w:rsidP="00167C6D">
      <w:pPr>
        <w:pStyle w:val="BodyText"/>
        <w:spacing w:before="0"/>
        <w:ind w:left="0"/>
        <w:rPr>
          <w:color w:val="0563C3"/>
          <w:spacing w:val="2"/>
          <w:sz w:val="19"/>
          <w:szCs w:val="19"/>
        </w:rPr>
      </w:pPr>
      <w:r w:rsidRPr="007534BA">
        <w:rPr>
          <w:color w:val="0563C3"/>
          <w:spacing w:val="2"/>
          <w:sz w:val="19"/>
          <w:szCs w:val="19"/>
        </w:rPr>
        <w:t xml:space="preserve">Corporate Headquarters </w:t>
      </w:r>
    </w:p>
    <w:p w:rsidR="00B82DF6" w:rsidRPr="007534BA" w:rsidRDefault="00B82DF6" w:rsidP="00167C6D">
      <w:pPr>
        <w:pStyle w:val="BodyText"/>
        <w:spacing w:before="0"/>
        <w:ind w:left="0"/>
        <w:rPr>
          <w:color w:val="0563C3"/>
          <w:spacing w:val="2"/>
          <w:sz w:val="19"/>
          <w:szCs w:val="19"/>
        </w:rPr>
      </w:pPr>
      <w:r w:rsidRPr="007534BA">
        <w:rPr>
          <w:color w:val="0563C3"/>
          <w:spacing w:val="2"/>
          <w:sz w:val="19"/>
          <w:szCs w:val="19"/>
        </w:rPr>
        <w:t xml:space="preserve">200 </w:t>
      </w:r>
      <w:proofErr w:type="spellStart"/>
      <w:r w:rsidRPr="007534BA">
        <w:rPr>
          <w:color w:val="0563C3"/>
          <w:spacing w:val="2"/>
          <w:sz w:val="19"/>
          <w:szCs w:val="19"/>
        </w:rPr>
        <w:t>Quannapowitt</w:t>
      </w:r>
      <w:proofErr w:type="spellEnd"/>
      <w:r w:rsidRPr="007534BA">
        <w:rPr>
          <w:color w:val="0563C3"/>
          <w:spacing w:val="2"/>
          <w:sz w:val="19"/>
          <w:szCs w:val="19"/>
        </w:rPr>
        <w:t xml:space="preserve"> Parkway</w:t>
      </w:r>
    </w:p>
    <w:p w:rsidR="00B82DF6" w:rsidRPr="007534BA" w:rsidRDefault="00B82DF6" w:rsidP="00167C6D">
      <w:pPr>
        <w:pStyle w:val="BodyText"/>
        <w:spacing w:before="0"/>
        <w:ind w:left="0"/>
        <w:rPr>
          <w:color w:val="0563C3"/>
          <w:spacing w:val="2"/>
          <w:sz w:val="19"/>
          <w:szCs w:val="19"/>
        </w:rPr>
      </w:pPr>
      <w:r w:rsidRPr="007534BA">
        <w:rPr>
          <w:color w:val="0563C3"/>
          <w:spacing w:val="2"/>
          <w:sz w:val="19"/>
          <w:szCs w:val="19"/>
        </w:rPr>
        <w:t xml:space="preserve">Wakefield, MA 01880 USA </w:t>
      </w:r>
    </w:p>
    <w:p w:rsidR="00B82DF6" w:rsidRPr="007534BA" w:rsidRDefault="00B82DF6" w:rsidP="00167C6D">
      <w:pPr>
        <w:pStyle w:val="BodyText"/>
        <w:spacing w:before="0"/>
        <w:ind w:left="0"/>
        <w:rPr>
          <w:color w:val="0563C3"/>
          <w:spacing w:val="2"/>
          <w:sz w:val="19"/>
          <w:szCs w:val="19"/>
        </w:rPr>
      </w:pPr>
      <w:r w:rsidRPr="007534BA">
        <w:rPr>
          <w:color w:val="0563C3"/>
          <w:spacing w:val="2"/>
          <w:sz w:val="19"/>
          <w:szCs w:val="19"/>
        </w:rPr>
        <w:t xml:space="preserve">Tel: (781) 246-9000 </w:t>
      </w:r>
    </w:p>
    <w:p w:rsidR="00B82DF6" w:rsidRPr="007534BA" w:rsidRDefault="00B82DF6" w:rsidP="00167C6D">
      <w:pPr>
        <w:pStyle w:val="BodyText"/>
        <w:spacing w:before="0"/>
        <w:ind w:left="0"/>
        <w:rPr>
          <w:color w:val="0563C3"/>
          <w:spacing w:val="2"/>
          <w:sz w:val="19"/>
          <w:szCs w:val="19"/>
        </w:rPr>
      </w:pPr>
      <w:r w:rsidRPr="007534BA">
        <w:rPr>
          <w:color w:val="0563C3"/>
          <w:spacing w:val="2"/>
          <w:sz w:val="19"/>
          <w:szCs w:val="19"/>
        </w:rPr>
        <w:t>Fax: (781) 224-8143</w:t>
      </w:r>
    </w:p>
    <w:p w:rsidR="00B82DF6" w:rsidRPr="002009C5" w:rsidRDefault="009338DC" w:rsidP="00167C6D">
      <w:pPr>
        <w:pStyle w:val="BodyText"/>
        <w:spacing w:before="0"/>
        <w:ind w:left="0"/>
        <w:rPr>
          <w:color w:val="003366"/>
          <w:spacing w:val="2"/>
          <w:sz w:val="19"/>
          <w:szCs w:val="19"/>
        </w:rPr>
      </w:pPr>
      <w:hyperlink r:id="rId8" w:history="1">
        <w:r w:rsidR="00B82DF6" w:rsidRPr="00B61D92">
          <w:rPr>
            <w:rStyle w:val="Hyperlink"/>
            <w:spacing w:val="2"/>
            <w:sz w:val="19"/>
            <w:szCs w:val="19"/>
          </w:rPr>
          <w:t>www.comverse.com</w:t>
        </w:r>
      </w:hyperlink>
      <w:r w:rsidR="00B82DF6">
        <w:rPr>
          <w:color w:val="003366"/>
          <w:spacing w:val="2"/>
          <w:sz w:val="19"/>
          <w:szCs w:val="19"/>
        </w:rPr>
        <w:t xml:space="preserve"> </w:t>
      </w:r>
    </w:p>
    <w:p w:rsidR="00B82DF6" w:rsidRPr="00851FF6" w:rsidRDefault="00B82DF6" w:rsidP="0020752C">
      <w:pPr>
        <w:pStyle w:val="FrontHeading"/>
        <w:spacing w:before="360" w:after="120"/>
      </w:pPr>
      <w:r w:rsidRPr="00851FF6">
        <w:t xml:space="preserve">Document Name: </w:t>
      </w:r>
      <w:fldSimple w:instr=" FILENAME   \* MERGEFORMAT ">
        <w:r>
          <w:rPr>
            <w:noProof/>
          </w:rPr>
          <w:t>Generic2007.dotm</w:t>
        </w:r>
      </w:fldSimple>
    </w:p>
    <w:p w:rsidR="00B82DF6" w:rsidRPr="00851FF6" w:rsidRDefault="00B82DF6" w:rsidP="0020752C">
      <w:pPr>
        <w:pStyle w:val="FrontHeading"/>
        <w:spacing w:before="360" w:after="120"/>
      </w:pPr>
      <w:r w:rsidRPr="00851FF6">
        <w:t>Revision History</w:t>
      </w:r>
    </w:p>
    <w:tbl>
      <w:tblPr>
        <w:tblW w:w="8844" w:type="dxa"/>
        <w:tblInd w:w="-5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57" w:type="dxa"/>
          <w:right w:w="57" w:type="dxa"/>
        </w:tblCellMar>
        <w:tblLook w:val="00BF"/>
      </w:tblPr>
      <w:tblGrid>
        <w:gridCol w:w="873"/>
        <w:gridCol w:w="992"/>
        <w:gridCol w:w="1390"/>
        <w:gridCol w:w="2189"/>
        <w:gridCol w:w="2408"/>
        <w:gridCol w:w="992"/>
      </w:tblGrid>
      <w:tr w:rsidR="00B82DF6" w:rsidRPr="0060662A">
        <w:trPr>
          <w:cantSplit/>
          <w:tblHeader/>
        </w:trPr>
        <w:tc>
          <w:tcPr>
            <w:tcW w:w="873" w:type="dxa"/>
            <w:shd w:val="clear" w:color="auto" w:fill="CECECE"/>
          </w:tcPr>
          <w:p w:rsidR="00B82DF6" w:rsidRPr="0060662A" w:rsidRDefault="00B82DF6" w:rsidP="0020752C">
            <w:pPr>
              <w:pStyle w:val="TabTitle"/>
            </w:pPr>
            <w:r w:rsidRPr="0060662A">
              <w:t>Rev</w:t>
            </w:r>
          </w:p>
        </w:tc>
        <w:tc>
          <w:tcPr>
            <w:tcW w:w="992" w:type="dxa"/>
            <w:shd w:val="clear" w:color="auto" w:fill="CECECE"/>
          </w:tcPr>
          <w:p w:rsidR="00B82DF6" w:rsidRPr="0060662A" w:rsidRDefault="00B82DF6" w:rsidP="0020752C">
            <w:pPr>
              <w:pStyle w:val="TabTitle"/>
            </w:pPr>
            <w:r w:rsidRPr="0060662A">
              <w:t>Date</w:t>
            </w:r>
          </w:p>
        </w:tc>
        <w:tc>
          <w:tcPr>
            <w:tcW w:w="1390" w:type="dxa"/>
            <w:shd w:val="clear" w:color="auto" w:fill="CECECE"/>
          </w:tcPr>
          <w:p w:rsidR="00B82DF6" w:rsidRPr="0060662A" w:rsidRDefault="00B82DF6" w:rsidP="0020752C">
            <w:pPr>
              <w:pStyle w:val="TabTitle"/>
            </w:pPr>
            <w:r w:rsidRPr="0060662A">
              <w:t>Author</w:t>
            </w:r>
          </w:p>
        </w:tc>
        <w:tc>
          <w:tcPr>
            <w:tcW w:w="2189" w:type="dxa"/>
            <w:shd w:val="clear" w:color="auto" w:fill="CECECE"/>
          </w:tcPr>
          <w:p w:rsidR="00B82DF6" w:rsidRPr="0060662A" w:rsidRDefault="00B82DF6" w:rsidP="0020752C">
            <w:pPr>
              <w:pStyle w:val="TabTitle"/>
            </w:pPr>
            <w:r w:rsidRPr="0060662A">
              <w:t>Description</w:t>
            </w:r>
          </w:p>
        </w:tc>
        <w:tc>
          <w:tcPr>
            <w:tcW w:w="2408" w:type="dxa"/>
            <w:shd w:val="clear" w:color="auto" w:fill="CECECE"/>
          </w:tcPr>
          <w:p w:rsidR="00B82DF6" w:rsidRPr="0060662A" w:rsidRDefault="00B82DF6" w:rsidP="0020752C">
            <w:pPr>
              <w:pStyle w:val="TabTitle"/>
            </w:pPr>
            <w:r w:rsidRPr="0060662A">
              <w:t>Approved by</w:t>
            </w:r>
          </w:p>
        </w:tc>
        <w:tc>
          <w:tcPr>
            <w:tcW w:w="992" w:type="dxa"/>
            <w:shd w:val="clear" w:color="auto" w:fill="CECECE"/>
          </w:tcPr>
          <w:p w:rsidR="00B82DF6" w:rsidRPr="0060662A" w:rsidRDefault="00B82DF6" w:rsidP="0020752C">
            <w:pPr>
              <w:pStyle w:val="TabTitle"/>
            </w:pPr>
            <w:r w:rsidRPr="0060662A">
              <w:t>Date</w:t>
            </w:r>
          </w:p>
        </w:tc>
      </w:tr>
      <w:tr w:rsidR="00816155" w:rsidRPr="007C3A7E">
        <w:trPr>
          <w:cantSplit/>
        </w:trPr>
        <w:tc>
          <w:tcPr>
            <w:tcW w:w="873" w:type="dxa"/>
          </w:tcPr>
          <w:p w:rsidR="00816155" w:rsidRPr="007C3A7E" w:rsidRDefault="00816155" w:rsidP="002F7EC0">
            <w:pPr>
              <w:pStyle w:val="TabNormal"/>
            </w:pPr>
            <w:r w:rsidRPr="007C3A7E">
              <w:t>1.0</w:t>
            </w:r>
          </w:p>
        </w:tc>
        <w:tc>
          <w:tcPr>
            <w:tcW w:w="992" w:type="dxa"/>
          </w:tcPr>
          <w:p w:rsidR="00816155" w:rsidRPr="007C3A7E" w:rsidRDefault="00816155" w:rsidP="002F7EC0">
            <w:pPr>
              <w:pStyle w:val="TabNormal"/>
            </w:pPr>
            <w:r>
              <w:t>21 Oct</w:t>
            </w:r>
          </w:p>
        </w:tc>
        <w:tc>
          <w:tcPr>
            <w:tcW w:w="1390" w:type="dxa"/>
          </w:tcPr>
          <w:p w:rsidR="00816155" w:rsidRPr="007C3A7E" w:rsidRDefault="00816155" w:rsidP="002F7EC0">
            <w:pPr>
              <w:pStyle w:val="TabNormal"/>
            </w:pPr>
            <w:r>
              <w:t>Nontarat T.</w:t>
            </w:r>
          </w:p>
        </w:tc>
        <w:tc>
          <w:tcPr>
            <w:tcW w:w="2189" w:type="dxa"/>
          </w:tcPr>
          <w:p w:rsidR="00816155" w:rsidRPr="007C3A7E" w:rsidRDefault="00816155" w:rsidP="002F7EC0">
            <w:pPr>
              <w:pStyle w:val="TabNormal"/>
            </w:pPr>
            <w:r>
              <w:t>For Vinaphone</w:t>
            </w:r>
          </w:p>
        </w:tc>
        <w:tc>
          <w:tcPr>
            <w:tcW w:w="2408" w:type="dxa"/>
          </w:tcPr>
          <w:p w:rsidR="00816155" w:rsidRPr="007C3A7E" w:rsidRDefault="00816155">
            <w:pPr>
              <w:pStyle w:val="TabNormal"/>
            </w:pPr>
          </w:p>
        </w:tc>
        <w:tc>
          <w:tcPr>
            <w:tcW w:w="992" w:type="dxa"/>
          </w:tcPr>
          <w:p w:rsidR="00816155" w:rsidRPr="007C3A7E" w:rsidRDefault="00816155">
            <w:pPr>
              <w:pStyle w:val="TabNormal"/>
            </w:pPr>
          </w:p>
        </w:tc>
      </w:tr>
      <w:tr w:rsidR="00B82DF6" w:rsidRPr="007C3A7E">
        <w:trPr>
          <w:cantSplit/>
        </w:trPr>
        <w:tc>
          <w:tcPr>
            <w:tcW w:w="873" w:type="dxa"/>
          </w:tcPr>
          <w:p w:rsidR="00B82DF6" w:rsidRPr="007C3A7E" w:rsidRDefault="006921DC">
            <w:pPr>
              <w:pStyle w:val="TabNormal"/>
            </w:pPr>
            <w:r>
              <w:t>1.1</w:t>
            </w:r>
          </w:p>
        </w:tc>
        <w:tc>
          <w:tcPr>
            <w:tcW w:w="992" w:type="dxa"/>
          </w:tcPr>
          <w:p w:rsidR="00B82DF6" w:rsidRPr="007C3A7E" w:rsidRDefault="006921DC">
            <w:pPr>
              <w:pStyle w:val="TabNormal"/>
            </w:pPr>
            <w:r>
              <w:t>14 Jan 2013</w:t>
            </w:r>
          </w:p>
        </w:tc>
        <w:tc>
          <w:tcPr>
            <w:tcW w:w="1390" w:type="dxa"/>
          </w:tcPr>
          <w:p w:rsidR="00B82DF6" w:rsidRPr="007C3A7E" w:rsidRDefault="006921DC">
            <w:pPr>
              <w:pStyle w:val="TabNormal"/>
            </w:pPr>
            <w:r>
              <w:t>Nontarat T.</w:t>
            </w:r>
          </w:p>
        </w:tc>
        <w:tc>
          <w:tcPr>
            <w:tcW w:w="2189" w:type="dxa"/>
          </w:tcPr>
          <w:p w:rsidR="00B82DF6" w:rsidRPr="007C3A7E" w:rsidRDefault="006921DC">
            <w:pPr>
              <w:pStyle w:val="TabNormal"/>
            </w:pPr>
            <w:r>
              <w:t>Update with the revise VNP scope</w:t>
            </w:r>
          </w:p>
        </w:tc>
        <w:tc>
          <w:tcPr>
            <w:tcW w:w="2408" w:type="dxa"/>
          </w:tcPr>
          <w:p w:rsidR="00B82DF6" w:rsidRPr="007C3A7E" w:rsidRDefault="00B82DF6">
            <w:pPr>
              <w:pStyle w:val="TabNormal"/>
            </w:pPr>
          </w:p>
        </w:tc>
        <w:tc>
          <w:tcPr>
            <w:tcW w:w="992" w:type="dxa"/>
          </w:tcPr>
          <w:p w:rsidR="00B82DF6" w:rsidRPr="007C3A7E" w:rsidRDefault="00B82DF6">
            <w:pPr>
              <w:pStyle w:val="TabNormal"/>
            </w:pPr>
          </w:p>
        </w:tc>
      </w:tr>
      <w:tr w:rsidR="008F6C33" w:rsidRPr="007C3A7E">
        <w:trPr>
          <w:cantSplit/>
          <w:ins w:id="15" w:author="NT" w:date="2013-04-09T10:34:00Z"/>
        </w:trPr>
        <w:tc>
          <w:tcPr>
            <w:tcW w:w="873" w:type="dxa"/>
          </w:tcPr>
          <w:p w:rsidR="008F6C33" w:rsidRDefault="008F6C33">
            <w:pPr>
              <w:pStyle w:val="TabNormal"/>
              <w:rPr>
                <w:ins w:id="16" w:author="NT" w:date="2013-04-09T10:34:00Z"/>
              </w:rPr>
            </w:pPr>
            <w:ins w:id="17" w:author="NT" w:date="2013-04-09T10:34:00Z">
              <w:r>
                <w:t>1.2</w:t>
              </w:r>
            </w:ins>
          </w:p>
        </w:tc>
        <w:tc>
          <w:tcPr>
            <w:tcW w:w="992" w:type="dxa"/>
          </w:tcPr>
          <w:p w:rsidR="008F6C33" w:rsidRDefault="008F6C33">
            <w:pPr>
              <w:pStyle w:val="TabNormal"/>
              <w:rPr>
                <w:ins w:id="18" w:author="NT" w:date="2013-04-09T10:34:00Z"/>
              </w:rPr>
            </w:pPr>
            <w:ins w:id="19" w:author="NT" w:date="2013-04-09T10:34:00Z">
              <w:r>
                <w:t>9 Apr 2013</w:t>
              </w:r>
            </w:ins>
          </w:p>
        </w:tc>
        <w:tc>
          <w:tcPr>
            <w:tcW w:w="1390" w:type="dxa"/>
          </w:tcPr>
          <w:p w:rsidR="008F6C33" w:rsidRDefault="008F6C33">
            <w:pPr>
              <w:pStyle w:val="TabNormal"/>
              <w:rPr>
                <w:ins w:id="20" w:author="NT" w:date="2013-04-09T10:34:00Z"/>
              </w:rPr>
            </w:pPr>
            <w:ins w:id="21" w:author="NT" w:date="2013-04-09T10:34:00Z">
              <w:r>
                <w:t>Nontarat T.</w:t>
              </w:r>
            </w:ins>
          </w:p>
        </w:tc>
        <w:tc>
          <w:tcPr>
            <w:tcW w:w="2189" w:type="dxa"/>
          </w:tcPr>
          <w:p w:rsidR="008F6C33" w:rsidRDefault="008F6C33">
            <w:pPr>
              <w:pStyle w:val="TabNormal"/>
              <w:rPr>
                <w:ins w:id="22" w:author="NT" w:date="2013-04-09T10:34:00Z"/>
              </w:rPr>
            </w:pPr>
            <w:ins w:id="23" w:author="NT" w:date="2013-04-09T10:34:00Z">
              <w:r>
                <w:t>Revise the diagram</w:t>
              </w:r>
            </w:ins>
          </w:p>
        </w:tc>
        <w:tc>
          <w:tcPr>
            <w:tcW w:w="2408" w:type="dxa"/>
          </w:tcPr>
          <w:p w:rsidR="008F6C33" w:rsidRPr="007C3A7E" w:rsidRDefault="008F6C33">
            <w:pPr>
              <w:pStyle w:val="TabNormal"/>
              <w:rPr>
                <w:ins w:id="24" w:author="NT" w:date="2013-04-09T10:34:00Z"/>
              </w:rPr>
            </w:pPr>
          </w:p>
        </w:tc>
        <w:tc>
          <w:tcPr>
            <w:tcW w:w="992" w:type="dxa"/>
          </w:tcPr>
          <w:p w:rsidR="008F6C33" w:rsidRPr="007C3A7E" w:rsidRDefault="008F6C33">
            <w:pPr>
              <w:pStyle w:val="TabNormal"/>
              <w:rPr>
                <w:ins w:id="25" w:author="NT" w:date="2013-04-09T10:34:00Z"/>
              </w:rPr>
            </w:pPr>
          </w:p>
        </w:tc>
      </w:tr>
    </w:tbl>
    <w:p w:rsidR="00B82DF6" w:rsidRDefault="00B82DF6" w:rsidP="00ED219A">
      <w:pPr>
        <w:pStyle w:val="BodyText"/>
        <w:ind w:left="0"/>
      </w:pPr>
    </w:p>
    <w:p w:rsidR="00B82DF6" w:rsidRPr="007C3A7E" w:rsidRDefault="00B82DF6" w:rsidP="00ED219A">
      <w:pPr>
        <w:pStyle w:val="BodyText"/>
        <w:ind w:left="0"/>
      </w:pPr>
    </w:p>
    <w:p w:rsidR="00B82DF6" w:rsidRDefault="00B82DF6" w:rsidP="00A12D62">
      <w:pPr>
        <w:pStyle w:val="BodyText"/>
        <w:ind w:left="0"/>
        <w:rPr>
          <w:rFonts w:cs="Arial"/>
          <w:b/>
          <w:bCs/>
          <w:color w:val="008CD6"/>
          <w:sz w:val="32"/>
          <w:szCs w:val="36"/>
        </w:rPr>
      </w:pPr>
      <w:r>
        <w:br w:type="page"/>
      </w:r>
    </w:p>
    <w:p w:rsidR="00B82DF6" w:rsidRDefault="00B82DF6" w:rsidP="00522CDF">
      <w:pPr>
        <w:pStyle w:val="TOAHeading"/>
      </w:pPr>
      <w:r>
        <w:lastRenderedPageBreak/>
        <w:t>Table of Contents</w:t>
      </w:r>
    </w:p>
    <w:p w:rsidR="008F6C33" w:rsidRDefault="009338DC">
      <w:pPr>
        <w:pStyle w:val="TOC1"/>
        <w:rPr>
          <w:ins w:id="26" w:author="NT" w:date="2013-04-09T10:34:00Z"/>
          <w:rFonts w:asciiTheme="minorHAnsi" w:eastAsiaTheme="minorEastAsia" w:hAnsiTheme="minorHAnsi" w:cstheme="minorBidi"/>
          <w:b w:val="0"/>
          <w:bCs w:val="0"/>
          <w:noProof/>
        </w:rPr>
      </w:pPr>
      <w:r w:rsidRPr="009338DC">
        <w:fldChar w:fldCharType="begin"/>
      </w:r>
      <w:r w:rsidR="00B82DF6" w:rsidRPr="00522CDF">
        <w:instrText xml:space="preserve"> TOC \o "1-</w:instrText>
      </w:r>
      <w:r w:rsidR="00B82DF6">
        <w:instrText>3</w:instrText>
      </w:r>
      <w:r w:rsidR="00B82DF6" w:rsidRPr="00522CDF">
        <w:instrText xml:space="preserve">" \h \z \u </w:instrText>
      </w:r>
      <w:r w:rsidRPr="009338DC">
        <w:fldChar w:fldCharType="separate"/>
      </w:r>
      <w:ins w:id="27" w:author="NT" w:date="2013-04-09T10:34:00Z">
        <w:r w:rsidRPr="006F72F7">
          <w:rPr>
            <w:rStyle w:val="Hyperlink"/>
            <w:noProof/>
          </w:rPr>
          <w:fldChar w:fldCharType="begin"/>
        </w:r>
        <w:r w:rsidR="008F6C33" w:rsidRPr="006F72F7">
          <w:rPr>
            <w:rStyle w:val="Hyperlink"/>
            <w:noProof/>
          </w:rPr>
          <w:instrText xml:space="preserve"> </w:instrText>
        </w:r>
        <w:r w:rsidR="008F6C33">
          <w:rPr>
            <w:noProof/>
          </w:rPr>
          <w:instrText>HYPERLINK \l "_Toc353266988"</w:instrText>
        </w:r>
        <w:r w:rsidR="008F6C33" w:rsidRPr="006F72F7">
          <w:rPr>
            <w:rStyle w:val="Hyperlink"/>
            <w:noProof/>
          </w:rPr>
          <w:instrText xml:space="preserve"> </w:instrText>
        </w:r>
        <w:r w:rsidRPr="006F72F7">
          <w:rPr>
            <w:rStyle w:val="Hyperlink"/>
            <w:noProof/>
          </w:rPr>
          <w:fldChar w:fldCharType="separate"/>
        </w:r>
        <w:r w:rsidR="008F6C33" w:rsidRPr="006F72F7">
          <w:rPr>
            <w:rStyle w:val="Hyperlink"/>
            <w:rFonts w:ascii="Arial" w:hAnsi="Arial"/>
            <w:noProof/>
          </w:rPr>
          <w:t>1.</w:t>
        </w:r>
        <w:r w:rsidR="008F6C33">
          <w:rPr>
            <w:rFonts w:asciiTheme="minorHAnsi" w:eastAsiaTheme="minorEastAsia" w:hAnsiTheme="minorHAnsi" w:cstheme="minorBidi"/>
            <w:b w:val="0"/>
            <w:bCs w:val="0"/>
            <w:noProof/>
          </w:rPr>
          <w:tab/>
        </w:r>
        <w:r w:rsidR="008F6C33" w:rsidRPr="006F72F7">
          <w:rPr>
            <w:rStyle w:val="Hyperlink"/>
            <w:noProof/>
          </w:rPr>
          <w:t>Introduction</w:t>
        </w:r>
        <w:r w:rsidR="008F6C33">
          <w:rPr>
            <w:noProof/>
            <w:webHidden/>
          </w:rPr>
          <w:tab/>
        </w:r>
        <w:r>
          <w:rPr>
            <w:noProof/>
            <w:webHidden/>
          </w:rPr>
          <w:fldChar w:fldCharType="begin"/>
        </w:r>
        <w:r w:rsidR="008F6C33">
          <w:rPr>
            <w:noProof/>
            <w:webHidden/>
          </w:rPr>
          <w:instrText xml:space="preserve"> PAGEREF _Toc353266988 \h </w:instrText>
        </w:r>
      </w:ins>
      <w:r>
        <w:rPr>
          <w:noProof/>
          <w:webHidden/>
        </w:rPr>
      </w:r>
      <w:r>
        <w:rPr>
          <w:noProof/>
          <w:webHidden/>
        </w:rPr>
        <w:fldChar w:fldCharType="separate"/>
      </w:r>
      <w:ins w:id="28" w:author="NT" w:date="2013-04-09T10:34:00Z">
        <w:r w:rsidR="008F6C33">
          <w:rPr>
            <w:noProof/>
            <w:webHidden/>
          </w:rPr>
          <w:t>6</w:t>
        </w:r>
        <w:r>
          <w:rPr>
            <w:noProof/>
            <w:webHidden/>
          </w:rPr>
          <w:fldChar w:fldCharType="end"/>
        </w:r>
        <w:r w:rsidRPr="006F72F7">
          <w:rPr>
            <w:rStyle w:val="Hyperlink"/>
            <w:noProof/>
          </w:rPr>
          <w:fldChar w:fldCharType="end"/>
        </w:r>
      </w:ins>
    </w:p>
    <w:p w:rsidR="008F6C33" w:rsidRDefault="009338DC">
      <w:pPr>
        <w:pStyle w:val="TOC1"/>
        <w:rPr>
          <w:ins w:id="29" w:author="NT" w:date="2013-04-09T10:34:00Z"/>
          <w:rFonts w:asciiTheme="minorHAnsi" w:eastAsiaTheme="minorEastAsia" w:hAnsiTheme="minorHAnsi" w:cstheme="minorBidi"/>
          <w:b w:val="0"/>
          <w:bCs w:val="0"/>
          <w:noProof/>
        </w:rPr>
      </w:pPr>
      <w:ins w:id="30" w:author="NT" w:date="2013-04-09T10:34:00Z">
        <w:r w:rsidRPr="006F72F7">
          <w:rPr>
            <w:rStyle w:val="Hyperlink"/>
            <w:noProof/>
          </w:rPr>
          <w:fldChar w:fldCharType="begin"/>
        </w:r>
        <w:r w:rsidR="008F6C33" w:rsidRPr="006F72F7">
          <w:rPr>
            <w:rStyle w:val="Hyperlink"/>
            <w:noProof/>
          </w:rPr>
          <w:instrText xml:space="preserve"> </w:instrText>
        </w:r>
        <w:r w:rsidR="008F6C33">
          <w:rPr>
            <w:noProof/>
          </w:rPr>
          <w:instrText>HYPERLINK \l "_Toc353266989"</w:instrText>
        </w:r>
        <w:r w:rsidR="008F6C33" w:rsidRPr="006F72F7">
          <w:rPr>
            <w:rStyle w:val="Hyperlink"/>
            <w:noProof/>
          </w:rPr>
          <w:instrText xml:space="preserve"> </w:instrText>
        </w:r>
        <w:r w:rsidRPr="006F72F7">
          <w:rPr>
            <w:rStyle w:val="Hyperlink"/>
            <w:noProof/>
          </w:rPr>
          <w:fldChar w:fldCharType="separate"/>
        </w:r>
        <w:r w:rsidR="008F6C33" w:rsidRPr="006F72F7">
          <w:rPr>
            <w:rStyle w:val="Hyperlink"/>
            <w:rFonts w:ascii="Arial" w:hAnsi="Arial"/>
            <w:noProof/>
          </w:rPr>
          <w:t>2.</w:t>
        </w:r>
        <w:r w:rsidR="008F6C33">
          <w:rPr>
            <w:rFonts w:asciiTheme="minorHAnsi" w:eastAsiaTheme="minorEastAsia" w:hAnsiTheme="minorHAnsi" w:cstheme="minorBidi"/>
            <w:b w:val="0"/>
            <w:bCs w:val="0"/>
            <w:noProof/>
          </w:rPr>
          <w:tab/>
        </w:r>
        <w:r w:rsidR="008F6C33" w:rsidRPr="006F72F7">
          <w:rPr>
            <w:rStyle w:val="Hyperlink"/>
            <w:noProof/>
          </w:rPr>
          <w:t>Technical Description</w:t>
        </w:r>
        <w:r w:rsidR="008F6C33">
          <w:rPr>
            <w:noProof/>
            <w:webHidden/>
          </w:rPr>
          <w:tab/>
        </w:r>
        <w:r>
          <w:rPr>
            <w:noProof/>
            <w:webHidden/>
          </w:rPr>
          <w:fldChar w:fldCharType="begin"/>
        </w:r>
        <w:r w:rsidR="008F6C33">
          <w:rPr>
            <w:noProof/>
            <w:webHidden/>
          </w:rPr>
          <w:instrText xml:space="preserve"> PAGEREF _Toc353266989 \h </w:instrText>
        </w:r>
      </w:ins>
      <w:r>
        <w:rPr>
          <w:noProof/>
          <w:webHidden/>
        </w:rPr>
      </w:r>
      <w:r>
        <w:rPr>
          <w:noProof/>
          <w:webHidden/>
        </w:rPr>
        <w:fldChar w:fldCharType="separate"/>
      </w:r>
      <w:ins w:id="31" w:author="NT" w:date="2013-04-09T10:34:00Z">
        <w:r w:rsidR="008F6C33">
          <w:rPr>
            <w:noProof/>
            <w:webHidden/>
          </w:rPr>
          <w:t>7</w:t>
        </w:r>
        <w:r>
          <w:rPr>
            <w:noProof/>
            <w:webHidden/>
          </w:rPr>
          <w:fldChar w:fldCharType="end"/>
        </w:r>
        <w:r w:rsidRPr="006F72F7">
          <w:rPr>
            <w:rStyle w:val="Hyperlink"/>
            <w:noProof/>
          </w:rPr>
          <w:fldChar w:fldCharType="end"/>
        </w:r>
      </w:ins>
    </w:p>
    <w:p w:rsidR="008F6C33" w:rsidRDefault="009338DC">
      <w:pPr>
        <w:pStyle w:val="TOC2"/>
        <w:rPr>
          <w:ins w:id="32" w:author="NT" w:date="2013-04-09T10:34:00Z"/>
          <w:rFonts w:asciiTheme="minorHAnsi" w:eastAsiaTheme="minorEastAsia" w:hAnsiTheme="minorHAnsi" w:cstheme="minorBidi"/>
          <w:sz w:val="22"/>
          <w:szCs w:val="22"/>
        </w:rPr>
      </w:pPr>
      <w:ins w:id="33" w:author="NT" w:date="2013-04-09T10:34:00Z">
        <w:r w:rsidRPr="006F72F7">
          <w:rPr>
            <w:rStyle w:val="Hyperlink"/>
          </w:rPr>
          <w:fldChar w:fldCharType="begin"/>
        </w:r>
        <w:r w:rsidR="008F6C33" w:rsidRPr="006F72F7">
          <w:rPr>
            <w:rStyle w:val="Hyperlink"/>
          </w:rPr>
          <w:instrText xml:space="preserve"> </w:instrText>
        </w:r>
        <w:r w:rsidR="008F6C33">
          <w:instrText>HYPERLINK \l "_Toc353266990"</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2.1</w:t>
        </w:r>
        <w:r w:rsidR="008F6C33">
          <w:rPr>
            <w:rFonts w:asciiTheme="minorHAnsi" w:eastAsiaTheme="minorEastAsia" w:hAnsiTheme="minorHAnsi" w:cstheme="minorBidi"/>
            <w:sz w:val="22"/>
            <w:szCs w:val="22"/>
          </w:rPr>
          <w:tab/>
        </w:r>
        <w:r w:rsidR="008F6C33" w:rsidRPr="006F72F7">
          <w:rPr>
            <w:rStyle w:val="Hyperlink"/>
          </w:rPr>
          <w:t>Key Concepts</w:t>
        </w:r>
        <w:r w:rsidR="008F6C33">
          <w:rPr>
            <w:webHidden/>
          </w:rPr>
          <w:tab/>
        </w:r>
        <w:r>
          <w:rPr>
            <w:webHidden/>
          </w:rPr>
          <w:fldChar w:fldCharType="begin"/>
        </w:r>
        <w:r w:rsidR="008F6C33">
          <w:rPr>
            <w:webHidden/>
          </w:rPr>
          <w:instrText xml:space="preserve"> PAGEREF _Toc353266990 \h </w:instrText>
        </w:r>
      </w:ins>
      <w:r>
        <w:rPr>
          <w:webHidden/>
        </w:rPr>
      </w:r>
      <w:r>
        <w:rPr>
          <w:webHidden/>
        </w:rPr>
        <w:fldChar w:fldCharType="separate"/>
      </w:r>
      <w:ins w:id="34" w:author="NT" w:date="2013-04-09T10:34:00Z">
        <w:r w:rsidR="008F6C33">
          <w:rPr>
            <w:webHidden/>
          </w:rPr>
          <w:t>7</w:t>
        </w:r>
        <w:r>
          <w:rPr>
            <w:webHidden/>
          </w:rPr>
          <w:fldChar w:fldCharType="end"/>
        </w:r>
        <w:r w:rsidRPr="006F72F7">
          <w:rPr>
            <w:rStyle w:val="Hyperlink"/>
          </w:rPr>
          <w:fldChar w:fldCharType="end"/>
        </w:r>
      </w:ins>
    </w:p>
    <w:p w:rsidR="008F6C33" w:rsidRDefault="009338DC">
      <w:pPr>
        <w:pStyle w:val="TOC3"/>
        <w:rPr>
          <w:ins w:id="35" w:author="NT" w:date="2013-04-09T10:34:00Z"/>
          <w:rFonts w:asciiTheme="minorHAnsi" w:eastAsiaTheme="minorEastAsia" w:hAnsiTheme="minorHAnsi" w:cstheme="minorBidi"/>
          <w:sz w:val="22"/>
          <w:szCs w:val="22"/>
        </w:rPr>
      </w:pPr>
      <w:ins w:id="36" w:author="NT" w:date="2013-04-09T10:34:00Z">
        <w:r w:rsidRPr="006F72F7">
          <w:rPr>
            <w:rStyle w:val="Hyperlink"/>
          </w:rPr>
          <w:fldChar w:fldCharType="begin"/>
        </w:r>
        <w:r w:rsidR="008F6C33" w:rsidRPr="006F72F7">
          <w:rPr>
            <w:rStyle w:val="Hyperlink"/>
          </w:rPr>
          <w:instrText xml:space="preserve"> </w:instrText>
        </w:r>
        <w:r w:rsidR="008F6C33">
          <w:instrText>HYPERLINK \l "_Toc353266991"</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2.1.1</w:t>
        </w:r>
        <w:r w:rsidR="008F6C33">
          <w:rPr>
            <w:rFonts w:asciiTheme="minorHAnsi" w:eastAsiaTheme="minorEastAsia" w:hAnsiTheme="minorHAnsi" w:cstheme="minorBidi"/>
            <w:sz w:val="22"/>
            <w:szCs w:val="22"/>
          </w:rPr>
          <w:tab/>
        </w:r>
        <w:r w:rsidR="008F6C33" w:rsidRPr="006F72F7">
          <w:rPr>
            <w:rStyle w:val="Hyperlink"/>
          </w:rPr>
          <w:t>Unified Account &amp; Subscriber Data Model</w:t>
        </w:r>
        <w:r w:rsidR="008F6C33">
          <w:rPr>
            <w:webHidden/>
          </w:rPr>
          <w:tab/>
        </w:r>
        <w:r>
          <w:rPr>
            <w:webHidden/>
          </w:rPr>
          <w:fldChar w:fldCharType="begin"/>
        </w:r>
        <w:r w:rsidR="008F6C33">
          <w:rPr>
            <w:webHidden/>
          </w:rPr>
          <w:instrText xml:space="preserve"> PAGEREF _Toc353266991 \h </w:instrText>
        </w:r>
      </w:ins>
      <w:r>
        <w:rPr>
          <w:webHidden/>
        </w:rPr>
      </w:r>
      <w:r>
        <w:rPr>
          <w:webHidden/>
        </w:rPr>
        <w:fldChar w:fldCharType="separate"/>
      </w:r>
      <w:ins w:id="37" w:author="NT" w:date="2013-04-09T10:34:00Z">
        <w:r w:rsidR="008F6C33">
          <w:rPr>
            <w:webHidden/>
          </w:rPr>
          <w:t>7</w:t>
        </w:r>
        <w:r>
          <w:rPr>
            <w:webHidden/>
          </w:rPr>
          <w:fldChar w:fldCharType="end"/>
        </w:r>
        <w:r w:rsidRPr="006F72F7">
          <w:rPr>
            <w:rStyle w:val="Hyperlink"/>
          </w:rPr>
          <w:fldChar w:fldCharType="end"/>
        </w:r>
      </w:ins>
    </w:p>
    <w:p w:rsidR="008F6C33" w:rsidRDefault="009338DC">
      <w:pPr>
        <w:pStyle w:val="TOC3"/>
        <w:rPr>
          <w:ins w:id="38" w:author="NT" w:date="2013-04-09T10:34:00Z"/>
          <w:rFonts w:asciiTheme="minorHAnsi" w:eastAsiaTheme="minorEastAsia" w:hAnsiTheme="minorHAnsi" w:cstheme="minorBidi"/>
          <w:sz w:val="22"/>
          <w:szCs w:val="22"/>
        </w:rPr>
      </w:pPr>
      <w:ins w:id="39" w:author="NT" w:date="2013-04-09T10:34:00Z">
        <w:r w:rsidRPr="006F72F7">
          <w:rPr>
            <w:rStyle w:val="Hyperlink"/>
          </w:rPr>
          <w:fldChar w:fldCharType="begin"/>
        </w:r>
        <w:r w:rsidR="008F6C33" w:rsidRPr="006F72F7">
          <w:rPr>
            <w:rStyle w:val="Hyperlink"/>
          </w:rPr>
          <w:instrText xml:space="preserve"> </w:instrText>
        </w:r>
        <w:r w:rsidR="008F6C33">
          <w:instrText>HYPERLINK \l "_Toc353266992"</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2.1.2</w:t>
        </w:r>
        <w:r w:rsidR="008F6C33">
          <w:rPr>
            <w:rFonts w:asciiTheme="minorHAnsi" w:eastAsiaTheme="minorEastAsia" w:hAnsiTheme="minorHAnsi" w:cstheme="minorBidi"/>
            <w:sz w:val="22"/>
            <w:szCs w:val="22"/>
          </w:rPr>
          <w:tab/>
        </w:r>
        <w:r w:rsidR="008F6C33" w:rsidRPr="006F72F7">
          <w:rPr>
            <w:rStyle w:val="Hyperlink"/>
          </w:rPr>
          <w:t>Data Modeling</w:t>
        </w:r>
        <w:r w:rsidR="008F6C33">
          <w:rPr>
            <w:webHidden/>
          </w:rPr>
          <w:tab/>
        </w:r>
        <w:r>
          <w:rPr>
            <w:webHidden/>
          </w:rPr>
          <w:fldChar w:fldCharType="begin"/>
        </w:r>
        <w:r w:rsidR="008F6C33">
          <w:rPr>
            <w:webHidden/>
          </w:rPr>
          <w:instrText xml:space="preserve"> PAGEREF _Toc353266992 \h </w:instrText>
        </w:r>
      </w:ins>
      <w:r>
        <w:rPr>
          <w:webHidden/>
        </w:rPr>
      </w:r>
      <w:r>
        <w:rPr>
          <w:webHidden/>
        </w:rPr>
        <w:fldChar w:fldCharType="separate"/>
      </w:r>
      <w:ins w:id="40" w:author="NT" w:date="2013-04-09T10:34:00Z">
        <w:r w:rsidR="008F6C33">
          <w:rPr>
            <w:webHidden/>
          </w:rPr>
          <w:t>7</w:t>
        </w:r>
        <w:r>
          <w:rPr>
            <w:webHidden/>
          </w:rPr>
          <w:fldChar w:fldCharType="end"/>
        </w:r>
        <w:r w:rsidRPr="006F72F7">
          <w:rPr>
            <w:rStyle w:val="Hyperlink"/>
          </w:rPr>
          <w:fldChar w:fldCharType="end"/>
        </w:r>
      </w:ins>
    </w:p>
    <w:p w:rsidR="008F6C33" w:rsidRDefault="009338DC">
      <w:pPr>
        <w:pStyle w:val="TOC3"/>
        <w:rPr>
          <w:ins w:id="41" w:author="NT" w:date="2013-04-09T10:34:00Z"/>
          <w:rFonts w:asciiTheme="minorHAnsi" w:eastAsiaTheme="minorEastAsia" w:hAnsiTheme="minorHAnsi" w:cstheme="minorBidi"/>
          <w:sz w:val="22"/>
          <w:szCs w:val="22"/>
        </w:rPr>
      </w:pPr>
      <w:ins w:id="42" w:author="NT" w:date="2013-04-09T10:34:00Z">
        <w:r w:rsidRPr="006F72F7">
          <w:rPr>
            <w:rStyle w:val="Hyperlink"/>
          </w:rPr>
          <w:fldChar w:fldCharType="begin"/>
        </w:r>
        <w:r w:rsidR="008F6C33" w:rsidRPr="006F72F7">
          <w:rPr>
            <w:rStyle w:val="Hyperlink"/>
          </w:rPr>
          <w:instrText xml:space="preserve"> </w:instrText>
        </w:r>
        <w:r w:rsidR="008F6C33">
          <w:instrText>HYPERLINK \l "_Toc353266993"</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2.1.3</w:t>
        </w:r>
        <w:r w:rsidR="008F6C33">
          <w:rPr>
            <w:rFonts w:asciiTheme="minorHAnsi" w:eastAsiaTheme="minorEastAsia" w:hAnsiTheme="minorHAnsi" w:cstheme="minorBidi"/>
            <w:sz w:val="22"/>
            <w:szCs w:val="22"/>
          </w:rPr>
          <w:tab/>
        </w:r>
        <w:r w:rsidR="008F6C33" w:rsidRPr="006F72F7">
          <w:rPr>
            <w:rStyle w:val="Hyperlink"/>
          </w:rPr>
          <w:t>Account &amp; Subscribers</w:t>
        </w:r>
        <w:r w:rsidR="008F6C33">
          <w:rPr>
            <w:webHidden/>
          </w:rPr>
          <w:tab/>
        </w:r>
        <w:r>
          <w:rPr>
            <w:webHidden/>
          </w:rPr>
          <w:fldChar w:fldCharType="begin"/>
        </w:r>
        <w:r w:rsidR="008F6C33">
          <w:rPr>
            <w:webHidden/>
          </w:rPr>
          <w:instrText xml:space="preserve"> PAGEREF _Toc353266993 \h </w:instrText>
        </w:r>
      </w:ins>
      <w:r>
        <w:rPr>
          <w:webHidden/>
        </w:rPr>
      </w:r>
      <w:r>
        <w:rPr>
          <w:webHidden/>
        </w:rPr>
        <w:fldChar w:fldCharType="separate"/>
      </w:r>
      <w:ins w:id="43" w:author="NT" w:date="2013-04-09T10:34:00Z">
        <w:r w:rsidR="008F6C33">
          <w:rPr>
            <w:webHidden/>
          </w:rPr>
          <w:t>8</w:t>
        </w:r>
        <w:r>
          <w:rPr>
            <w:webHidden/>
          </w:rPr>
          <w:fldChar w:fldCharType="end"/>
        </w:r>
        <w:r w:rsidRPr="006F72F7">
          <w:rPr>
            <w:rStyle w:val="Hyperlink"/>
          </w:rPr>
          <w:fldChar w:fldCharType="end"/>
        </w:r>
      </w:ins>
    </w:p>
    <w:p w:rsidR="008F6C33" w:rsidRDefault="009338DC">
      <w:pPr>
        <w:pStyle w:val="TOC3"/>
        <w:rPr>
          <w:ins w:id="44" w:author="NT" w:date="2013-04-09T10:34:00Z"/>
          <w:rFonts w:asciiTheme="minorHAnsi" w:eastAsiaTheme="minorEastAsia" w:hAnsiTheme="minorHAnsi" w:cstheme="minorBidi"/>
          <w:sz w:val="22"/>
          <w:szCs w:val="22"/>
        </w:rPr>
      </w:pPr>
      <w:ins w:id="45" w:author="NT" w:date="2013-04-09T10:34:00Z">
        <w:r w:rsidRPr="006F72F7">
          <w:rPr>
            <w:rStyle w:val="Hyperlink"/>
          </w:rPr>
          <w:fldChar w:fldCharType="begin"/>
        </w:r>
        <w:r w:rsidR="008F6C33" w:rsidRPr="006F72F7">
          <w:rPr>
            <w:rStyle w:val="Hyperlink"/>
          </w:rPr>
          <w:instrText xml:space="preserve"> </w:instrText>
        </w:r>
        <w:r w:rsidR="008F6C33">
          <w:instrText>HYPERLINK \l "_Toc353266994"</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2.1.4</w:t>
        </w:r>
        <w:r w:rsidR="008F6C33">
          <w:rPr>
            <w:rFonts w:asciiTheme="minorHAnsi" w:eastAsiaTheme="minorEastAsia" w:hAnsiTheme="minorHAnsi" w:cstheme="minorBidi"/>
            <w:sz w:val="22"/>
            <w:szCs w:val="22"/>
          </w:rPr>
          <w:tab/>
        </w:r>
        <w:r w:rsidR="008F6C33" w:rsidRPr="006F72F7">
          <w:rPr>
            <w:rStyle w:val="Hyperlink"/>
          </w:rPr>
          <w:t>Account Hierarchy</w:t>
        </w:r>
        <w:r w:rsidR="008F6C33">
          <w:rPr>
            <w:webHidden/>
          </w:rPr>
          <w:tab/>
        </w:r>
        <w:r>
          <w:rPr>
            <w:webHidden/>
          </w:rPr>
          <w:fldChar w:fldCharType="begin"/>
        </w:r>
        <w:r w:rsidR="008F6C33">
          <w:rPr>
            <w:webHidden/>
          </w:rPr>
          <w:instrText xml:space="preserve"> PAGEREF _Toc353266994 \h </w:instrText>
        </w:r>
      </w:ins>
      <w:r>
        <w:rPr>
          <w:webHidden/>
        </w:rPr>
      </w:r>
      <w:r>
        <w:rPr>
          <w:webHidden/>
        </w:rPr>
        <w:fldChar w:fldCharType="separate"/>
      </w:r>
      <w:ins w:id="46" w:author="NT" w:date="2013-04-09T10:34:00Z">
        <w:r w:rsidR="008F6C33">
          <w:rPr>
            <w:webHidden/>
          </w:rPr>
          <w:t>9</w:t>
        </w:r>
        <w:r>
          <w:rPr>
            <w:webHidden/>
          </w:rPr>
          <w:fldChar w:fldCharType="end"/>
        </w:r>
        <w:r w:rsidRPr="006F72F7">
          <w:rPr>
            <w:rStyle w:val="Hyperlink"/>
          </w:rPr>
          <w:fldChar w:fldCharType="end"/>
        </w:r>
      </w:ins>
    </w:p>
    <w:p w:rsidR="008F6C33" w:rsidRDefault="009338DC">
      <w:pPr>
        <w:pStyle w:val="TOC3"/>
        <w:rPr>
          <w:ins w:id="47" w:author="NT" w:date="2013-04-09T10:34:00Z"/>
          <w:rFonts w:asciiTheme="minorHAnsi" w:eastAsiaTheme="minorEastAsia" w:hAnsiTheme="minorHAnsi" w:cstheme="minorBidi"/>
          <w:sz w:val="22"/>
          <w:szCs w:val="22"/>
        </w:rPr>
      </w:pPr>
      <w:ins w:id="48" w:author="NT" w:date="2013-04-09T10:34:00Z">
        <w:r w:rsidRPr="006F72F7">
          <w:rPr>
            <w:rStyle w:val="Hyperlink"/>
          </w:rPr>
          <w:fldChar w:fldCharType="begin"/>
        </w:r>
        <w:r w:rsidR="008F6C33" w:rsidRPr="006F72F7">
          <w:rPr>
            <w:rStyle w:val="Hyperlink"/>
          </w:rPr>
          <w:instrText xml:space="preserve"> </w:instrText>
        </w:r>
        <w:r w:rsidR="008F6C33">
          <w:instrText>HYPERLINK \l "_Toc353266995"</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2.1.5</w:t>
        </w:r>
        <w:r w:rsidR="008F6C33">
          <w:rPr>
            <w:rFonts w:asciiTheme="minorHAnsi" w:eastAsiaTheme="minorEastAsia" w:hAnsiTheme="minorHAnsi" w:cstheme="minorBidi"/>
            <w:sz w:val="22"/>
            <w:szCs w:val="22"/>
          </w:rPr>
          <w:tab/>
        </w:r>
        <w:r w:rsidR="008F6C33" w:rsidRPr="006F72F7">
          <w:rPr>
            <w:rStyle w:val="Hyperlink"/>
          </w:rPr>
          <w:t>Offers</w:t>
        </w:r>
        <w:r w:rsidR="008F6C33">
          <w:rPr>
            <w:webHidden/>
          </w:rPr>
          <w:tab/>
        </w:r>
        <w:r>
          <w:rPr>
            <w:webHidden/>
          </w:rPr>
          <w:fldChar w:fldCharType="begin"/>
        </w:r>
        <w:r w:rsidR="008F6C33">
          <w:rPr>
            <w:webHidden/>
          </w:rPr>
          <w:instrText xml:space="preserve"> PAGEREF _Toc353266995 \h </w:instrText>
        </w:r>
      </w:ins>
      <w:r>
        <w:rPr>
          <w:webHidden/>
        </w:rPr>
      </w:r>
      <w:r>
        <w:rPr>
          <w:webHidden/>
        </w:rPr>
        <w:fldChar w:fldCharType="separate"/>
      </w:r>
      <w:ins w:id="49" w:author="NT" w:date="2013-04-09T10:34:00Z">
        <w:r w:rsidR="008F6C33">
          <w:rPr>
            <w:webHidden/>
          </w:rPr>
          <w:t>10</w:t>
        </w:r>
        <w:r>
          <w:rPr>
            <w:webHidden/>
          </w:rPr>
          <w:fldChar w:fldCharType="end"/>
        </w:r>
        <w:r w:rsidRPr="006F72F7">
          <w:rPr>
            <w:rStyle w:val="Hyperlink"/>
          </w:rPr>
          <w:fldChar w:fldCharType="end"/>
        </w:r>
      </w:ins>
    </w:p>
    <w:p w:rsidR="008F6C33" w:rsidRDefault="009338DC">
      <w:pPr>
        <w:pStyle w:val="TOC3"/>
        <w:rPr>
          <w:ins w:id="50" w:author="NT" w:date="2013-04-09T10:34:00Z"/>
          <w:rFonts w:asciiTheme="minorHAnsi" w:eastAsiaTheme="minorEastAsia" w:hAnsiTheme="minorHAnsi" w:cstheme="minorBidi"/>
          <w:sz w:val="22"/>
          <w:szCs w:val="22"/>
        </w:rPr>
      </w:pPr>
      <w:ins w:id="51" w:author="NT" w:date="2013-04-09T10:34:00Z">
        <w:r w:rsidRPr="006F72F7">
          <w:rPr>
            <w:rStyle w:val="Hyperlink"/>
          </w:rPr>
          <w:fldChar w:fldCharType="begin"/>
        </w:r>
        <w:r w:rsidR="008F6C33" w:rsidRPr="006F72F7">
          <w:rPr>
            <w:rStyle w:val="Hyperlink"/>
          </w:rPr>
          <w:instrText xml:space="preserve"> </w:instrText>
        </w:r>
        <w:r w:rsidR="008F6C33">
          <w:instrText>HYPERLINK \l "_Toc353266996"</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2.1.6</w:t>
        </w:r>
        <w:r w:rsidR="008F6C33">
          <w:rPr>
            <w:rFonts w:asciiTheme="minorHAnsi" w:eastAsiaTheme="minorEastAsia" w:hAnsiTheme="minorHAnsi" w:cstheme="minorBidi"/>
            <w:sz w:val="22"/>
            <w:szCs w:val="22"/>
          </w:rPr>
          <w:tab/>
        </w:r>
        <w:r w:rsidR="008F6C33" w:rsidRPr="006F72F7">
          <w:rPr>
            <w:rStyle w:val="Hyperlink"/>
          </w:rPr>
          <w:t>Offers &amp; Payments</w:t>
        </w:r>
        <w:r w:rsidR="008F6C33">
          <w:rPr>
            <w:webHidden/>
          </w:rPr>
          <w:tab/>
        </w:r>
        <w:r>
          <w:rPr>
            <w:webHidden/>
          </w:rPr>
          <w:fldChar w:fldCharType="begin"/>
        </w:r>
        <w:r w:rsidR="008F6C33">
          <w:rPr>
            <w:webHidden/>
          </w:rPr>
          <w:instrText xml:space="preserve"> PAGEREF _Toc353266996 \h </w:instrText>
        </w:r>
      </w:ins>
      <w:r>
        <w:rPr>
          <w:webHidden/>
        </w:rPr>
      </w:r>
      <w:r>
        <w:rPr>
          <w:webHidden/>
        </w:rPr>
        <w:fldChar w:fldCharType="separate"/>
      </w:r>
      <w:ins w:id="52" w:author="NT" w:date="2013-04-09T10:34:00Z">
        <w:r w:rsidR="008F6C33">
          <w:rPr>
            <w:webHidden/>
          </w:rPr>
          <w:t>12</w:t>
        </w:r>
        <w:r>
          <w:rPr>
            <w:webHidden/>
          </w:rPr>
          <w:fldChar w:fldCharType="end"/>
        </w:r>
        <w:r w:rsidRPr="006F72F7">
          <w:rPr>
            <w:rStyle w:val="Hyperlink"/>
          </w:rPr>
          <w:fldChar w:fldCharType="end"/>
        </w:r>
      </w:ins>
    </w:p>
    <w:p w:rsidR="008F6C33" w:rsidRDefault="009338DC">
      <w:pPr>
        <w:pStyle w:val="TOC3"/>
        <w:rPr>
          <w:ins w:id="53" w:author="NT" w:date="2013-04-09T10:34:00Z"/>
          <w:rFonts w:asciiTheme="minorHAnsi" w:eastAsiaTheme="minorEastAsia" w:hAnsiTheme="minorHAnsi" w:cstheme="minorBidi"/>
          <w:sz w:val="22"/>
          <w:szCs w:val="22"/>
        </w:rPr>
      </w:pPr>
      <w:ins w:id="54" w:author="NT" w:date="2013-04-09T10:34:00Z">
        <w:r w:rsidRPr="006F72F7">
          <w:rPr>
            <w:rStyle w:val="Hyperlink"/>
          </w:rPr>
          <w:fldChar w:fldCharType="begin"/>
        </w:r>
        <w:r w:rsidR="008F6C33" w:rsidRPr="006F72F7">
          <w:rPr>
            <w:rStyle w:val="Hyperlink"/>
          </w:rPr>
          <w:instrText xml:space="preserve"> </w:instrText>
        </w:r>
        <w:r w:rsidR="008F6C33">
          <w:instrText>HYPERLINK \l "_Toc353266997"</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2.1.7</w:t>
        </w:r>
        <w:r w:rsidR="008F6C33">
          <w:rPr>
            <w:rFonts w:asciiTheme="minorHAnsi" w:eastAsiaTheme="minorEastAsia" w:hAnsiTheme="minorHAnsi" w:cstheme="minorBidi"/>
            <w:sz w:val="22"/>
            <w:szCs w:val="22"/>
          </w:rPr>
          <w:tab/>
        </w:r>
        <w:r w:rsidR="008F6C33" w:rsidRPr="006F72F7">
          <w:rPr>
            <w:rStyle w:val="Hyperlink"/>
          </w:rPr>
          <w:t>Rules</w:t>
        </w:r>
        <w:r w:rsidR="008F6C33">
          <w:rPr>
            <w:webHidden/>
          </w:rPr>
          <w:tab/>
        </w:r>
        <w:r>
          <w:rPr>
            <w:webHidden/>
          </w:rPr>
          <w:fldChar w:fldCharType="begin"/>
        </w:r>
        <w:r w:rsidR="008F6C33">
          <w:rPr>
            <w:webHidden/>
          </w:rPr>
          <w:instrText xml:space="preserve"> PAGEREF _Toc353266997 \h </w:instrText>
        </w:r>
      </w:ins>
      <w:r>
        <w:rPr>
          <w:webHidden/>
        </w:rPr>
      </w:r>
      <w:r>
        <w:rPr>
          <w:webHidden/>
        </w:rPr>
        <w:fldChar w:fldCharType="separate"/>
      </w:r>
      <w:ins w:id="55" w:author="NT" w:date="2013-04-09T10:34:00Z">
        <w:r w:rsidR="008F6C33">
          <w:rPr>
            <w:webHidden/>
          </w:rPr>
          <w:t>13</w:t>
        </w:r>
        <w:r>
          <w:rPr>
            <w:webHidden/>
          </w:rPr>
          <w:fldChar w:fldCharType="end"/>
        </w:r>
        <w:r w:rsidRPr="006F72F7">
          <w:rPr>
            <w:rStyle w:val="Hyperlink"/>
          </w:rPr>
          <w:fldChar w:fldCharType="end"/>
        </w:r>
      </w:ins>
    </w:p>
    <w:p w:rsidR="008F6C33" w:rsidRDefault="009338DC">
      <w:pPr>
        <w:pStyle w:val="TOC3"/>
        <w:rPr>
          <w:ins w:id="56" w:author="NT" w:date="2013-04-09T10:34:00Z"/>
          <w:rFonts w:asciiTheme="minorHAnsi" w:eastAsiaTheme="minorEastAsia" w:hAnsiTheme="minorHAnsi" w:cstheme="minorBidi"/>
          <w:sz w:val="22"/>
          <w:szCs w:val="22"/>
        </w:rPr>
      </w:pPr>
      <w:ins w:id="57" w:author="NT" w:date="2013-04-09T10:34:00Z">
        <w:r w:rsidRPr="006F72F7">
          <w:rPr>
            <w:rStyle w:val="Hyperlink"/>
          </w:rPr>
          <w:fldChar w:fldCharType="begin"/>
        </w:r>
        <w:r w:rsidR="008F6C33" w:rsidRPr="006F72F7">
          <w:rPr>
            <w:rStyle w:val="Hyperlink"/>
          </w:rPr>
          <w:instrText xml:space="preserve"> </w:instrText>
        </w:r>
        <w:r w:rsidR="008F6C33">
          <w:instrText>HYPERLINK \l "_Toc353266998"</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2.1.8</w:t>
        </w:r>
        <w:r w:rsidR="008F6C33">
          <w:rPr>
            <w:rFonts w:asciiTheme="minorHAnsi" w:eastAsiaTheme="minorEastAsia" w:hAnsiTheme="minorHAnsi" w:cstheme="minorBidi"/>
            <w:sz w:val="22"/>
            <w:szCs w:val="22"/>
          </w:rPr>
          <w:tab/>
        </w:r>
        <w:r w:rsidR="008F6C33" w:rsidRPr="006F72F7">
          <w:rPr>
            <w:rStyle w:val="Hyperlink"/>
          </w:rPr>
          <w:t>Templates</w:t>
        </w:r>
        <w:r w:rsidR="008F6C33">
          <w:rPr>
            <w:webHidden/>
          </w:rPr>
          <w:tab/>
        </w:r>
        <w:r>
          <w:rPr>
            <w:webHidden/>
          </w:rPr>
          <w:fldChar w:fldCharType="begin"/>
        </w:r>
        <w:r w:rsidR="008F6C33">
          <w:rPr>
            <w:webHidden/>
          </w:rPr>
          <w:instrText xml:space="preserve"> PAGEREF _Toc353266998 \h </w:instrText>
        </w:r>
      </w:ins>
      <w:r>
        <w:rPr>
          <w:webHidden/>
        </w:rPr>
      </w:r>
      <w:r>
        <w:rPr>
          <w:webHidden/>
        </w:rPr>
        <w:fldChar w:fldCharType="separate"/>
      </w:r>
      <w:ins w:id="58" w:author="NT" w:date="2013-04-09T10:34:00Z">
        <w:r w:rsidR="008F6C33">
          <w:rPr>
            <w:webHidden/>
          </w:rPr>
          <w:t>13</w:t>
        </w:r>
        <w:r>
          <w:rPr>
            <w:webHidden/>
          </w:rPr>
          <w:fldChar w:fldCharType="end"/>
        </w:r>
        <w:r w:rsidRPr="006F72F7">
          <w:rPr>
            <w:rStyle w:val="Hyperlink"/>
          </w:rPr>
          <w:fldChar w:fldCharType="end"/>
        </w:r>
      </w:ins>
    </w:p>
    <w:p w:rsidR="008F6C33" w:rsidRDefault="009338DC">
      <w:pPr>
        <w:pStyle w:val="TOC3"/>
        <w:rPr>
          <w:ins w:id="59" w:author="NT" w:date="2013-04-09T10:34:00Z"/>
          <w:rFonts w:asciiTheme="minorHAnsi" w:eastAsiaTheme="minorEastAsia" w:hAnsiTheme="minorHAnsi" w:cstheme="minorBidi"/>
          <w:sz w:val="22"/>
          <w:szCs w:val="22"/>
        </w:rPr>
      </w:pPr>
      <w:ins w:id="60" w:author="NT" w:date="2013-04-09T10:34:00Z">
        <w:r w:rsidRPr="006F72F7">
          <w:rPr>
            <w:rStyle w:val="Hyperlink"/>
          </w:rPr>
          <w:fldChar w:fldCharType="begin"/>
        </w:r>
        <w:r w:rsidR="008F6C33" w:rsidRPr="006F72F7">
          <w:rPr>
            <w:rStyle w:val="Hyperlink"/>
          </w:rPr>
          <w:instrText xml:space="preserve"> </w:instrText>
        </w:r>
        <w:r w:rsidR="008F6C33">
          <w:instrText>HYPERLINK \l "_Toc353266999"</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2.1.9</w:t>
        </w:r>
        <w:r w:rsidR="008F6C33">
          <w:rPr>
            <w:rFonts w:asciiTheme="minorHAnsi" w:eastAsiaTheme="minorEastAsia" w:hAnsiTheme="minorHAnsi" w:cstheme="minorBidi"/>
            <w:sz w:val="22"/>
            <w:szCs w:val="22"/>
          </w:rPr>
          <w:tab/>
        </w:r>
        <w:r w:rsidR="008F6C33" w:rsidRPr="006F72F7">
          <w:rPr>
            <w:rStyle w:val="Hyperlink"/>
          </w:rPr>
          <w:t>Terms</w:t>
        </w:r>
        <w:r w:rsidR="008F6C33">
          <w:rPr>
            <w:webHidden/>
          </w:rPr>
          <w:tab/>
        </w:r>
        <w:r>
          <w:rPr>
            <w:webHidden/>
          </w:rPr>
          <w:fldChar w:fldCharType="begin"/>
        </w:r>
        <w:r w:rsidR="008F6C33">
          <w:rPr>
            <w:webHidden/>
          </w:rPr>
          <w:instrText xml:space="preserve"> PAGEREF _Toc353266999 \h </w:instrText>
        </w:r>
      </w:ins>
      <w:r>
        <w:rPr>
          <w:webHidden/>
        </w:rPr>
      </w:r>
      <w:r>
        <w:rPr>
          <w:webHidden/>
        </w:rPr>
        <w:fldChar w:fldCharType="separate"/>
      </w:r>
      <w:ins w:id="61" w:author="NT" w:date="2013-04-09T10:34:00Z">
        <w:r w:rsidR="008F6C33">
          <w:rPr>
            <w:webHidden/>
          </w:rPr>
          <w:t>13</w:t>
        </w:r>
        <w:r>
          <w:rPr>
            <w:webHidden/>
          </w:rPr>
          <w:fldChar w:fldCharType="end"/>
        </w:r>
        <w:r w:rsidRPr="006F72F7">
          <w:rPr>
            <w:rStyle w:val="Hyperlink"/>
          </w:rPr>
          <w:fldChar w:fldCharType="end"/>
        </w:r>
      </w:ins>
    </w:p>
    <w:p w:rsidR="008F6C33" w:rsidRDefault="009338DC">
      <w:pPr>
        <w:pStyle w:val="TOC3"/>
        <w:rPr>
          <w:ins w:id="62" w:author="NT" w:date="2013-04-09T10:34:00Z"/>
          <w:rFonts w:asciiTheme="minorHAnsi" w:eastAsiaTheme="minorEastAsia" w:hAnsiTheme="minorHAnsi" w:cstheme="minorBidi"/>
          <w:sz w:val="22"/>
          <w:szCs w:val="22"/>
        </w:rPr>
      </w:pPr>
      <w:ins w:id="63" w:author="NT" w:date="2013-04-09T10:34:00Z">
        <w:r w:rsidRPr="006F72F7">
          <w:rPr>
            <w:rStyle w:val="Hyperlink"/>
          </w:rPr>
          <w:fldChar w:fldCharType="begin"/>
        </w:r>
        <w:r w:rsidR="008F6C33" w:rsidRPr="006F72F7">
          <w:rPr>
            <w:rStyle w:val="Hyperlink"/>
          </w:rPr>
          <w:instrText xml:space="preserve"> </w:instrText>
        </w:r>
        <w:r w:rsidR="008F6C33">
          <w:instrText>HYPERLINK \l "_Toc353267000"</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2.1.10</w:t>
        </w:r>
        <w:r w:rsidR="008F6C33">
          <w:rPr>
            <w:rFonts w:asciiTheme="minorHAnsi" w:eastAsiaTheme="minorEastAsia" w:hAnsiTheme="minorHAnsi" w:cstheme="minorBidi"/>
            <w:sz w:val="22"/>
            <w:szCs w:val="22"/>
          </w:rPr>
          <w:tab/>
        </w:r>
        <w:r w:rsidR="008F6C33" w:rsidRPr="006F72F7">
          <w:rPr>
            <w:rStyle w:val="Hyperlink"/>
          </w:rPr>
          <w:t>Plans</w:t>
        </w:r>
        <w:r w:rsidR="008F6C33">
          <w:rPr>
            <w:webHidden/>
          </w:rPr>
          <w:tab/>
        </w:r>
        <w:r>
          <w:rPr>
            <w:webHidden/>
          </w:rPr>
          <w:fldChar w:fldCharType="begin"/>
        </w:r>
        <w:r w:rsidR="008F6C33">
          <w:rPr>
            <w:webHidden/>
          </w:rPr>
          <w:instrText xml:space="preserve"> PAGEREF _Toc353267000 \h </w:instrText>
        </w:r>
      </w:ins>
      <w:r>
        <w:rPr>
          <w:webHidden/>
        </w:rPr>
      </w:r>
      <w:r>
        <w:rPr>
          <w:webHidden/>
        </w:rPr>
        <w:fldChar w:fldCharType="separate"/>
      </w:r>
      <w:ins w:id="64" w:author="NT" w:date="2013-04-09T10:34:00Z">
        <w:r w:rsidR="008F6C33">
          <w:rPr>
            <w:webHidden/>
          </w:rPr>
          <w:t>14</w:t>
        </w:r>
        <w:r>
          <w:rPr>
            <w:webHidden/>
          </w:rPr>
          <w:fldChar w:fldCharType="end"/>
        </w:r>
        <w:r w:rsidRPr="006F72F7">
          <w:rPr>
            <w:rStyle w:val="Hyperlink"/>
          </w:rPr>
          <w:fldChar w:fldCharType="end"/>
        </w:r>
      </w:ins>
    </w:p>
    <w:p w:rsidR="008F6C33" w:rsidRDefault="009338DC">
      <w:pPr>
        <w:pStyle w:val="TOC3"/>
        <w:rPr>
          <w:ins w:id="65" w:author="NT" w:date="2013-04-09T10:34:00Z"/>
          <w:rFonts w:asciiTheme="minorHAnsi" w:eastAsiaTheme="minorEastAsia" w:hAnsiTheme="minorHAnsi" w:cstheme="minorBidi"/>
          <w:sz w:val="22"/>
          <w:szCs w:val="22"/>
        </w:rPr>
      </w:pPr>
      <w:ins w:id="66" w:author="NT" w:date="2013-04-09T10:34:00Z">
        <w:r w:rsidRPr="006F72F7">
          <w:rPr>
            <w:rStyle w:val="Hyperlink"/>
          </w:rPr>
          <w:fldChar w:fldCharType="begin"/>
        </w:r>
        <w:r w:rsidR="008F6C33" w:rsidRPr="006F72F7">
          <w:rPr>
            <w:rStyle w:val="Hyperlink"/>
          </w:rPr>
          <w:instrText xml:space="preserve"> </w:instrText>
        </w:r>
        <w:r w:rsidR="008F6C33">
          <w:instrText>HYPERLINK \l "_Toc353267001"</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2.1.11</w:t>
        </w:r>
        <w:r w:rsidR="008F6C33">
          <w:rPr>
            <w:rFonts w:asciiTheme="minorHAnsi" w:eastAsiaTheme="minorEastAsia" w:hAnsiTheme="minorHAnsi" w:cstheme="minorBidi"/>
            <w:sz w:val="22"/>
            <w:szCs w:val="22"/>
          </w:rPr>
          <w:tab/>
        </w:r>
        <w:r w:rsidR="008F6C33" w:rsidRPr="006F72F7">
          <w:rPr>
            <w:rStyle w:val="Hyperlink"/>
          </w:rPr>
          <w:t>Balances &amp; Accumulators</w:t>
        </w:r>
        <w:r w:rsidR="008F6C33">
          <w:rPr>
            <w:webHidden/>
          </w:rPr>
          <w:tab/>
        </w:r>
        <w:r>
          <w:rPr>
            <w:webHidden/>
          </w:rPr>
          <w:fldChar w:fldCharType="begin"/>
        </w:r>
        <w:r w:rsidR="008F6C33">
          <w:rPr>
            <w:webHidden/>
          </w:rPr>
          <w:instrText xml:space="preserve"> PAGEREF _Toc353267001 \h </w:instrText>
        </w:r>
      </w:ins>
      <w:r>
        <w:rPr>
          <w:webHidden/>
        </w:rPr>
      </w:r>
      <w:r>
        <w:rPr>
          <w:webHidden/>
        </w:rPr>
        <w:fldChar w:fldCharType="separate"/>
      </w:r>
      <w:ins w:id="67" w:author="NT" w:date="2013-04-09T10:34:00Z">
        <w:r w:rsidR="008F6C33">
          <w:rPr>
            <w:webHidden/>
          </w:rPr>
          <w:t>14</w:t>
        </w:r>
        <w:r>
          <w:rPr>
            <w:webHidden/>
          </w:rPr>
          <w:fldChar w:fldCharType="end"/>
        </w:r>
        <w:r w:rsidRPr="006F72F7">
          <w:rPr>
            <w:rStyle w:val="Hyperlink"/>
          </w:rPr>
          <w:fldChar w:fldCharType="end"/>
        </w:r>
      </w:ins>
    </w:p>
    <w:p w:rsidR="008F6C33" w:rsidRDefault="009338DC">
      <w:pPr>
        <w:pStyle w:val="TOC2"/>
        <w:rPr>
          <w:ins w:id="68" w:author="NT" w:date="2013-04-09T10:34:00Z"/>
          <w:rFonts w:asciiTheme="minorHAnsi" w:eastAsiaTheme="minorEastAsia" w:hAnsiTheme="minorHAnsi" w:cstheme="minorBidi"/>
          <w:sz w:val="22"/>
          <w:szCs w:val="22"/>
        </w:rPr>
      </w:pPr>
      <w:ins w:id="69" w:author="NT" w:date="2013-04-09T10:34:00Z">
        <w:r w:rsidRPr="006F72F7">
          <w:rPr>
            <w:rStyle w:val="Hyperlink"/>
          </w:rPr>
          <w:fldChar w:fldCharType="begin"/>
        </w:r>
        <w:r w:rsidR="008F6C33" w:rsidRPr="006F72F7">
          <w:rPr>
            <w:rStyle w:val="Hyperlink"/>
          </w:rPr>
          <w:instrText xml:space="preserve"> </w:instrText>
        </w:r>
        <w:r w:rsidR="008F6C33">
          <w:instrText>HYPERLINK \l "_Toc353267002"</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2.2</w:t>
        </w:r>
        <w:r w:rsidR="008F6C33">
          <w:rPr>
            <w:rFonts w:asciiTheme="minorHAnsi" w:eastAsiaTheme="minorEastAsia" w:hAnsiTheme="minorHAnsi" w:cstheme="minorBidi"/>
            <w:sz w:val="22"/>
            <w:szCs w:val="22"/>
          </w:rPr>
          <w:tab/>
        </w:r>
        <w:r w:rsidR="008F6C33" w:rsidRPr="006F72F7">
          <w:rPr>
            <w:rStyle w:val="Hyperlink"/>
          </w:rPr>
          <w:t>Overview of the solution</w:t>
        </w:r>
        <w:r w:rsidR="008F6C33">
          <w:rPr>
            <w:webHidden/>
          </w:rPr>
          <w:tab/>
        </w:r>
        <w:r>
          <w:rPr>
            <w:webHidden/>
          </w:rPr>
          <w:fldChar w:fldCharType="begin"/>
        </w:r>
        <w:r w:rsidR="008F6C33">
          <w:rPr>
            <w:webHidden/>
          </w:rPr>
          <w:instrText xml:space="preserve"> PAGEREF _Toc353267002 \h </w:instrText>
        </w:r>
      </w:ins>
      <w:r>
        <w:rPr>
          <w:webHidden/>
        </w:rPr>
      </w:r>
      <w:r>
        <w:rPr>
          <w:webHidden/>
        </w:rPr>
        <w:fldChar w:fldCharType="separate"/>
      </w:r>
      <w:ins w:id="70" w:author="NT" w:date="2013-04-09T10:34:00Z">
        <w:r w:rsidR="008F6C33">
          <w:rPr>
            <w:webHidden/>
          </w:rPr>
          <w:t>21</w:t>
        </w:r>
        <w:r>
          <w:rPr>
            <w:webHidden/>
          </w:rPr>
          <w:fldChar w:fldCharType="end"/>
        </w:r>
        <w:r w:rsidRPr="006F72F7">
          <w:rPr>
            <w:rStyle w:val="Hyperlink"/>
          </w:rPr>
          <w:fldChar w:fldCharType="end"/>
        </w:r>
      </w:ins>
    </w:p>
    <w:p w:rsidR="008F6C33" w:rsidRDefault="009338DC">
      <w:pPr>
        <w:pStyle w:val="TOC2"/>
        <w:rPr>
          <w:ins w:id="71" w:author="NT" w:date="2013-04-09T10:34:00Z"/>
          <w:rFonts w:asciiTheme="minorHAnsi" w:eastAsiaTheme="minorEastAsia" w:hAnsiTheme="minorHAnsi" w:cstheme="minorBidi"/>
          <w:sz w:val="22"/>
          <w:szCs w:val="22"/>
        </w:rPr>
      </w:pPr>
      <w:ins w:id="72" w:author="NT" w:date="2013-04-09T10:34:00Z">
        <w:r w:rsidRPr="006F72F7">
          <w:rPr>
            <w:rStyle w:val="Hyperlink"/>
          </w:rPr>
          <w:fldChar w:fldCharType="begin"/>
        </w:r>
        <w:r w:rsidR="008F6C33" w:rsidRPr="006F72F7">
          <w:rPr>
            <w:rStyle w:val="Hyperlink"/>
          </w:rPr>
          <w:instrText xml:space="preserve"> </w:instrText>
        </w:r>
        <w:r w:rsidR="008F6C33">
          <w:instrText>HYPERLINK \l "_Toc353267003"</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2.3</w:t>
        </w:r>
        <w:r w:rsidR="008F6C33">
          <w:rPr>
            <w:rFonts w:asciiTheme="minorHAnsi" w:eastAsiaTheme="minorEastAsia" w:hAnsiTheme="minorHAnsi" w:cstheme="minorBidi"/>
            <w:sz w:val="22"/>
            <w:szCs w:val="22"/>
          </w:rPr>
          <w:tab/>
        </w:r>
        <w:r w:rsidR="008F6C33" w:rsidRPr="006F72F7">
          <w:rPr>
            <w:rStyle w:val="Hyperlink"/>
          </w:rPr>
          <w:t>Rating, Charging, and Promotions</w:t>
        </w:r>
        <w:r w:rsidR="008F6C33">
          <w:rPr>
            <w:webHidden/>
          </w:rPr>
          <w:tab/>
        </w:r>
        <w:r>
          <w:rPr>
            <w:webHidden/>
          </w:rPr>
          <w:fldChar w:fldCharType="begin"/>
        </w:r>
        <w:r w:rsidR="008F6C33">
          <w:rPr>
            <w:webHidden/>
          </w:rPr>
          <w:instrText xml:space="preserve"> PAGEREF _Toc353267003 \h </w:instrText>
        </w:r>
      </w:ins>
      <w:r>
        <w:rPr>
          <w:webHidden/>
        </w:rPr>
      </w:r>
      <w:r>
        <w:rPr>
          <w:webHidden/>
        </w:rPr>
        <w:fldChar w:fldCharType="separate"/>
      </w:r>
      <w:ins w:id="73" w:author="NT" w:date="2013-04-09T10:34:00Z">
        <w:r w:rsidR="008F6C33">
          <w:rPr>
            <w:webHidden/>
          </w:rPr>
          <w:t>22</w:t>
        </w:r>
        <w:r>
          <w:rPr>
            <w:webHidden/>
          </w:rPr>
          <w:fldChar w:fldCharType="end"/>
        </w:r>
        <w:r w:rsidRPr="006F72F7">
          <w:rPr>
            <w:rStyle w:val="Hyperlink"/>
          </w:rPr>
          <w:fldChar w:fldCharType="end"/>
        </w:r>
      </w:ins>
    </w:p>
    <w:p w:rsidR="008F6C33" w:rsidRDefault="009338DC">
      <w:pPr>
        <w:pStyle w:val="TOC2"/>
        <w:rPr>
          <w:ins w:id="74" w:author="NT" w:date="2013-04-09T10:34:00Z"/>
          <w:rFonts w:asciiTheme="minorHAnsi" w:eastAsiaTheme="minorEastAsia" w:hAnsiTheme="minorHAnsi" w:cstheme="minorBidi"/>
          <w:sz w:val="22"/>
          <w:szCs w:val="22"/>
        </w:rPr>
      </w:pPr>
      <w:ins w:id="75" w:author="NT" w:date="2013-04-09T10:34:00Z">
        <w:r w:rsidRPr="006F72F7">
          <w:rPr>
            <w:rStyle w:val="Hyperlink"/>
          </w:rPr>
          <w:fldChar w:fldCharType="begin"/>
        </w:r>
        <w:r w:rsidR="008F6C33" w:rsidRPr="006F72F7">
          <w:rPr>
            <w:rStyle w:val="Hyperlink"/>
          </w:rPr>
          <w:instrText xml:space="preserve"> </w:instrText>
        </w:r>
        <w:r w:rsidR="008F6C33">
          <w:instrText>HYPERLINK \l "_Toc353267004"</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2.4</w:t>
        </w:r>
        <w:r w:rsidR="008F6C33">
          <w:rPr>
            <w:rFonts w:asciiTheme="minorHAnsi" w:eastAsiaTheme="minorEastAsia" w:hAnsiTheme="minorHAnsi" w:cstheme="minorBidi"/>
            <w:sz w:val="22"/>
            <w:szCs w:val="22"/>
          </w:rPr>
          <w:tab/>
        </w:r>
        <w:r w:rsidR="008F6C33" w:rsidRPr="006F72F7">
          <w:rPr>
            <w:rStyle w:val="Hyperlink"/>
          </w:rPr>
          <w:t>Product Catalog</w:t>
        </w:r>
        <w:r w:rsidR="008F6C33">
          <w:rPr>
            <w:webHidden/>
          </w:rPr>
          <w:tab/>
        </w:r>
        <w:r>
          <w:rPr>
            <w:webHidden/>
          </w:rPr>
          <w:fldChar w:fldCharType="begin"/>
        </w:r>
        <w:r w:rsidR="008F6C33">
          <w:rPr>
            <w:webHidden/>
          </w:rPr>
          <w:instrText xml:space="preserve"> PAGEREF _Toc353267004 \h </w:instrText>
        </w:r>
      </w:ins>
      <w:r>
        <w:rPr>
          <w:webHidden/>
        </w:rPr>
      </w:r>
      <w:r>
        <w:rPr>
          <w:webHidden/>
        </w:rPr>
        <w:fldChar w:fldCharType="separate"/>
      </w:r>
      <w:ins w:id="76" w:author="NT" w:date="2013-04-09T10:34:00Z">
        <w:r w:rsidR="008F6C33">
          <w:rPr>
            <w:webHidden/>
          </w:rPr>
          <w:t>22</w:t>
        </w:r>
        <w:r>
          <w:rPr>
            <w:webHidden/>
          </w:rPr>
          <w:fldChar w:fldCharType="end"/>
        </w:r>
        <w:r w:rsidRPr="006F72F7">
          <w:rPr>
            <w:rStyle w:val="Hyperlink"/>
          </w:rPr>
          <w:fldChar w:fldCharType="end"/>
        </w:r>
      </w:ins>
    </w:p>
    <w:p w:rsidR="008F6C33" w:rsidRDefault="009338DC">
      <w:pPr>
        <w:pStyle w:val="TOC2"/>
        <w:rPr>
          <w:ins w:id="77" w:author="NT" w:date="2013-04-09T10:34:00Z"/>
          <w:rFonts w:asciiTheme="minorHAnsi" w:eastAsiaTheme="minorEastAsia" w:hAnsiTheme="minorHAnsi" w:cstheme="minorBidi"/>
          <w:sz w:val="22"/>
          <w:szCs w:val="22"/>
        </w:rPr>
      </w:pPr>
      <w:ins w:id="78" w:author="NT" w:date="2013-04-09T10:34:00Z">
        <w:r w:rsidRPr="006F72F7">
          <w:rPr>
            <w:rStyle w:val="Hyperlink"/>
          </w:rPr>
          <w:fldChar w:fldCharType="begin"/>
        </w:r>
        <w:r w:rsidR="008F6C33" w:rsidRPr="006F72F7">
          <w:rPr>
            <w:rStyle w:val="Hyperlink"/>
          </w:rPr>
          <w:instrText xml:space="preserve"> </w:instrText>
        </w:r>
        <w:r w:rsidR="008F6C33">
          <w:instrText>HYPERLINK \l "_Toc353267005"</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2.5</w:t>
        </w:r>
        <w:r w:rsidR="008F6C33">
          <w:rPr>
            <w:rFonts w:asciiTheme="minorHAnsi" w:eastAsiaTheme="minorEastAsia" w:hAnsiTheme="minorHAnsi" w:cstheme="minorBidi"/>
            <w:sz w:val="22"/>
            <w:szCs w:val="22"/>
          </w:rPr>
          <w:tab/>
        </w:r>
        <w:r w:rsidR="008F6C33" w:rsidRPr="006F72F7">
          <w:rPr>
            <w:rStyle w:val="Hyperlink"/>
          </w:rPr>
          <w:t>Unified Platform Manager</w:t>
        </w:r>
        <w:r w:rsidR="008F6C33">
          <w:rPr>
            <w:webHidden/>
          </w:rPr>
          <w:tab/>
        </w:r>
        <w:r>
          <w:rPr>
            <w:webHidden/>
          </w:rPr>
          <w:fldChar w:fldCharType="begin"/>
        </w:r>
        <w:r w:rsidR="008F6C33">
          <w:rPr>
            <w:webHidden/>
          </w:rPr>
          <w:instrText xml:space="preserve"> PAGEREF _Toc353267005 \h </w:instrText>
        </w:r>
      </w:ins>
      <w:r>
        <w:rPr>
          <w:webHidden/>
        </w:rPr>
      </w:r>
      <w:r>
        <w:rPr>
          <w:webHidden/>
        </w:rPr>
        <w:fldChar w:fldCharType="separate"/>
      </w:r>
      <w:ins w:id="79" w:author="NT" w:date="2013-04-09T10:34:00Z">
        <w:r w:rsidR="008F6C33">
          <w:rPr>
            <w:webHidden/>
          </w:rPr>
          <w:t>23</w:t>
        </w:r>
        <w:r>
          <w:rPr>
            <w:webHidden/>
          </w:rPr>
          <w:fldChar w:fldCharType="end"/>
        </w:r>
        <w:r w:rsidRPr="006F72F7">
          <w:rPr>
            <w:rStyle w:val="Hyperlink"/>
          </w:rPr>
          <w:fldChar w:fldCharType="end"/>
        </w:r>
      </w:ins>
    </w:p>
    <w:p w:rsidR="008F6C33" w:rsidRDefault="009338DC">
      <w:pPr>
        <w:pStyle w:val="TOC2"/>
        <w:rPr>
          <w:ins w:id="80" w:author="NT" w:date="2013-04-09T10:34:00Z"/>
          <w:rFonts w:asciiTheme="minorHAnsi" w:eastAsiaTheme="minorEastAsia" w:hAnsiTheme="minorHAnsi" w:cstheme="minorBidi"/>
          <w:sz w:val="22"/>
          <w:szCs w:val="22"/>
        </w:rPr>
      </w:pPr>
      <w:ins w:id="81" w:author="NT" w:date="2013-04-09T10:34:00Z">
        <w:r w:rsidRPr="006F72F7">
          <w:rPr>
            <w:rStyle w:val="Hyperlink"/>
          </w:rPr>
          <w:fldChar w:fldCharType="begin"/>
        </w:r>
        <w:r w:rsidR="008F6C33" w:rsidRPr="006F72F7">
          <w:rPr>
            <w:rStyle w:val="Hyperlink"/>
          </w:rPr>
          <w:instrText xml:space="preserve"> </w:instrText>
        </w:r>
        <w:r w:rsidR="008F6C33">
          <w:instrText>HYPERLINK \l "_Toc353267006"</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2.6</w:t>
        </w:r>
        <w:r w:rsidR="008F6C33">
          <w:rPr>
            <w:rFonts w:asciiTheme="minorHAnsi" w:eastAsiaTheme="minorEastAsia" w:hAnsiTheme="minorHAnsi" w:cstheme="minorBidi"/>
            <w:sz w:val="22"/>
            <w:szCs w:val="22"/>
          </w:rPr>
          <w:tab/>
        </w:r>
        <w:r w:rsidR="008F6C33" w:rsidRPr="006F72F7">
          <w:rPr>
            <w:rStyle w:val="Hyperlink"/>
          </w:rPr>
          <w:t>Security Server</w:t>
        </w:r>
        <w:r w:rsidR="008F6C33">
          <w:rPr>
            <w:webHidden/>
          </w:rPr>
          <w:tab/>
        </w:r>
        <w:r>
          <w:rPr>
            <w:webHidden/>
          </w:rPr>
          <w:fldChar w:fldCharType="begin"/>
        </w:r>
        <w:r w:rsidR="008F6C33">
          <w:rPr>
            <w:webHidden/>
          </w:rPr>
          <w:instrText xml:space="preserve"> PAGEREF _Toc353267006 \h </w:instrText>
        </w:r>
      </w:ins>
      <w:r>
        <w:rPr>
          <w:webHidden/>
        </w:rPr>
      </w:r>
      <w:r>
        <w:rPr>
          <w:webHidden/>
        </w:rPr>
        <w:fldChar w:fldCharType="separate"/>
      </w:r>
      <w:ins w:id="82" w:author="NT" w:date="2013-04-09T10:34:00Z">
        <w:r w:rsidR="008F6C33">
          <w:rPr>
            <w:webHidden/>
          </w:rPr>
          <w:t>24</w:t>
        </w:r>
        <w:r>
          <w:rPr>
            <w:webHidden/>
          </w:rPr>
          <w:fldChar w:fldCharType="end"/>
        </w:r>
        <w:r w:rsidRPr="006F72F7">
          <w:rPr>
            <w:rStyle w:val="Hyperlink"/>
          </w:rPr>
          <w:fldChar w:fldCharType="end"/>
        </w:r>
      </w:ins>
    </w:p>
    <w:p w:rsidR="008F6C33" w:rsidRDefault="009338DC">
      <w:pPr>
        <w:pStyle w:val="TOC2"/>
        <w:rPr>
          <w:ins w:id="83" w:author="NT" w:date="2013-04-09T10:34:00Z"/>
          <w:rFonts w:asciiTheme="minorHAnsi" w:eastAsiaTheme="minorEastAsia" w:hAnsiTheme="minorHAnsi" w:cstheme="minorBidi"/>
          <w:sz w:val="22"/>
          <w:szCs w:val="22"/>
        </w:rPr>
      </w:pPr>
      <w:ins w:id="84" w:author="NT" w:date="2013-04-09T10:34:00Z">
        <w:r w:rsidRPr="006F72F7">
          <w:rPr>
            <w:rStyle w:val="Hyperlink"/>
          </w:rPr>
          <w:fldChar w:fldCharType="begin"/>
        </w:r>
        <w:r w:rsidR="008F6C33" w:rsidRPr="006F72F7">
          <w:rPr>
            <w:rStyle w:val="Hyperlink"/>
          </w:rPr>
          <w:instrText xml:space="preserve"> </w:instrText>
        </w:r>
        <w:r w:rsidR="008F6C33">
          <w:instrText>HYPERLINK \l "_Toc353267007"</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2.7</w:t>
        </w:r>
        <w:r w:rsidR="008F6C33">
          <w:rPr>
            <w:rFonts w:asciiTheme="minorHAnsi" w:eastAsiaTheme="minorEastAsia" w:hAnsiTheme="minorHAnsi" w:cstheme="minorBidi"/>
            <w:sz w:val="22"/>
            <w:szCs w:val="22"/>
          </w:rPr>
          <w:tab/>
        </w:r>
        <w:r w:rsidR="008F6C33" w:rsidRPr="006F72F7">
          <w:rPr>
            <w:rStyle w:val="Hyperlink"/>
          </w:rPr>
          <w:t>Unified API (Single API – SAPI)</w:t>
        </w:r>
        <w:r w:rsidR="008F6C33">
          <w:rPr>
            <w:webHidden/>
          </w:rPr>
          <w:tab/>
        </w:r>
        <w:r>
          <w:rPr>
            <w:webHidden/>
          </w:rPr>
          <w:fldChar w:fldCharType="begin"/>
        </w:r>
        <w:r w:rsidR="008F6C33">
          <w:rPr>
            <w:webHidden/>
          </w:rPr>
          <w:instrText xml:space="preserve"> PAGEREF _Toc353267007 \h </w:instrText>
        </w:r>
      </w:ins>
      <w:r>
        <w:rPr>
          <w:webHidden/>
        </w:rPr>
      </w:r>
      <w:r>
        <w:rPr>
          <w:webHidden/>
        </w:rPr>
        <w:fldChar w:fldCharType="separate"/>
      </w:r>
      <w:ins w:id="85" w:author="NT" w:date="2013-04-09T10:34:00Z">
        <w:r w:rsidR="008F6C33">
          <w:rPr>
            <w:webHidden/>
          </w:rPr>
          <w:t>26</w:t>
        </w:r>
        <w:r>
          <w:rPr>
            <w:webHidden/>
          </w:rPr>
          <w:fldChar w:fldCharType="end"/>
        </w:r>
        <w:r w:rsidRPr="006F72F7">
          <w:rPr>
            <w:rStyle w:val="Hyperlink"/>
          </w:rPr>
          <w:fldChar w:fldCharType="end"/>
        </w:r>
      </w:ins>
    </w:p>
    <w:p w:rsidR="008F6C33" w:rsidRDefault="009338DC">
      <w:pPr>
        <w:pStyle w:val="TOC2"/>
        <w:rPr>
          <w:ins w:id="86" w:author="NT" w:date="2013-04-09T10:34:00Z"/>
          <w:rFonts w:asciiTheme="minorHAnsi" w:eastAsiaTheme="minorEastAsia" w:hAnsiTheme="minorHAnsi" w:cstheme="minorBidi"/>
          <w:sz w:val="22"/>
          <w:szCs w:val="22"/>
        </w:rPr>
      </w:pPr>
      <w:ins w:id="87" w:author="NT" w:date="2013-04-09T10:34:00Z">
        <w:r w:rsidRPr="006F72F7">
          <w:rPr>
            <w:rStyle w:val="Hyperlink"/>
          </w:rPr>
          <w:fldChar w:fldCharType="begin"/>
        </w:r>
        <w:r w:rsidR="008F6C33" w:rsidRPr="006F72F7">
          <w:rPr>
            <w:rStyle w:val="Hyperlink"/>
          </w:rPr>
          <w:instrText xml:space="preserve"> </w:instrText>
        </w:r>
        <w:r w:rsidR="008F6C33">
          <w:instrText>HYPERLINK \l "_Toc353267008"</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2.8</w:t>
        </w:r>
        <w:r w:rsidR="008F6C33">
          <w:rPr>
            <w:rFonts w:asciiTheme="minorHAnsi" w:eastAsiaTheme="minorEastAsia" w:hAnsiTheme="minorHAnsi" w:cstheme="minorBidi"/>
            <w:sz w:val="22"/>
            <w:szCs w:val="22"/>
          </w:rPr>
          <w:tab/>
        </w:r>
        <w:r w:rsidR="008F6C33" w:rsidRPr="006F72F7">
          <w:rPr>
            <w:rStyle w:val="Hyperlink"/>
          </w:rPr>
          <w:t>Rating processing</w:t>
        </w:r>
        <w:r w:rsidR="008F6C33">
          <w:rPr>
            <w:webHidden/>
          </w:rPr>
          <w:tab/>
        </w:r>
        <w:r>
          <w:rPr>
            <w:webHidden/>
          </w:rPr>
          <w:fldChar w:fldCharType="begin"/>
        </w:r>
        <w:r w:rsidR="008F6C33">
          <w:rPr>
            <w:webHidden/>
          </w:rPr>
          <w:instrText xml:space="preserve"> PAGEREF _Toc353267008 \h </w:instrText>
        </w:r>
      </w:ins>
      <w:r>
        <w:rPr>
          <w:webHidden/>
        </w:rPr>
      </w:r>
      <w:r>
        <w:rPr>
          <w:webHidden/>
        </w:rPr>
        <w:fldChar w:fldCharType="separate"/>
      </w:r>
      <w:ins w:id="88" w:author="NT" w:date="2013-04-09T10:34:00Z">
        <w:r w:rsidR="008F6C33">
          <w:rPr>
            <w:webHidden/>
          </w:rPr>
          <w:t>27</w:t>
        </w:r>
        <w:r>
          <w:rPr>
            <w:webHidden/>
          </w:rPr>
          <w:fldChar w:fldCharType="end"/>
        </w:r>
        <w:r w:rsidRPr="006F72F7">
          <w:rPr>
            <w:rStyle w:val="Hyperlink"/>
          </w:rPr>
          <w:fldChar w:fldCharType="end"/>
        </w:r>
      </w:ins>
    </w:p>
    <w:p w:rsidR="008F6C33" w:rsidRDefault="009338DC">
      <w:pPr>
        <w:pStyle w:val="TOC2"/>
        <w:rPr>
          <w:ins w:id="89" w:author="NT" w:date="2013-04-09T10:34:00Z"/>
          <w:rFonts w:asciiTheme="minorHAnsi" w:eastAsiaTheme="minorEastAsia" w:hAnsiTheme="minorHAnsi" w:cstheme="minorBidi"/>
          <w:sz w:val="22"/>
          <w:szCs w:val="22"/>
        </w:rPr>
      </w:pPr>
      <w:ins w:id="90" w:author="NT" w:date="2013-04-09T10:34:00Z">
        <w:r w:rsidRPr="006F72F7">
          <w:rPr>
            <w:rStyle w:val="Hyperlink"/>
          </w:rPr>
          <w:fldChar w:fldCharType="begin"/>
        </w:r>
        <w:r w:rsidR="008F6C33" w:rsidRPr="006F72F7">
          <w:rPr>
            <w:rStyle w:val="Hyperlink"/>
          </w:rPr>
          <w:instrText xml:space="preserve"> </w:instrText>
        </w:r>
        <w:r w:rsidR="008F6C33">
          <w:instrText>HYPERLINK \l "_Toc353267009"</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2.9</w:t>
        </w:r>
        <w:r w:rsidR="008F6C33">
          <w:rPr>
            <w:rFonts w:asciiTheme="minorHAnsi" w:eastAsiaTheme="minorEastAsia" w:hAnsiTheme="minorHAnsi" w:cstheme="minorBidi"/>
            <w:sz w:val="22"/>
            <w:szCs w:val="22"/>
          </w:rPr>
          <w:tab/>
        </w:r>
        <w:r w:rsidR="008F6C33" w:rsidRPr="006F72F7">
          <w:rPr>
            <w:rStyle w:val="Hyperlink"/>
          </w:rPr>
          <w:t>Re-Rating</w:t>
        </w:r>
        <w:r w:rsidR="008F6C33">
          <w:rPr>
            <w:webHidden/>
          </w:rPr>
          <w:tab/>
        </w:r>
        <w:r>
          <w:rPr>
            <w:webHidden/>
          </w:rPr>
          <w:fldChar w:fldCharType="begin"/>
        </w:r>
        <w:r w:rsidR="008F6C33">
          <w:rPr>
            <w:webHidden/>
          </w:rPr>
          <w:instrText xml:space="preserve"> PAGEREF _Toc353267009 \h </w:instrText>
        </w:r>
      </w:ins>
      <w:r>
        <w:rPr>
          <w:webHidden/>
        </w:rPr>
      </w:r>
      <w:r>
        <w:rPr>
          <w:webHidden/>
        </w:rPr>
        <w:fldChar w:fldCharType="separate"/>
      </w:r>
      <w:ins w:id="91" w:author="NT" w:date="2013-04-09T10:34:00Z">
        <w:r w:rsidR="008F6C33">
          <w:rPr>
            <w:webHidden/>
          </w:rPr>
          <w:t>30</w:t>
        </w:r>
        <w:r>
          <w:rPr>
            <w:webHidden/>
          </w:rPr>
          <w:fldChar w:fldCharType="end"/>
        </w:r>
        <w:r w:rsidRPr="006F72F7">
          <w:rPr>
            <w:rStyle w:val="Hyperlink"/>
          </w:rPr>
          <w:fldChar w:fldCharType="end"/>
        </w:r>
      </w:ins>
    </w:p>
    <w:p w:rsidR="008F6C33" w:rsidRDefault="009338DC">
      <w:pPr>
        <w:pStyle w:val="TOC3"/>
        <w:rPr>
          <w:ins w:id="92" w:author="NT" w:date="2013-04-09T10:34:00Z"/>
          <w:rFonts w:asciiTheme="minorHAnsi" w:eastAsiaTheme="minorEastAsia" w:hAnsiTheme="minorHAnsi" w:cstheme="minorBidi"/>
          <w:sz w:val="22"/>
          <w:szCs w:val="22"/>
        </w:rPr>
      </w:pPr>
      <w:ins w:id="93" w:author="NT" w:date="2013-04-09T10:34:00Z">
        <w:r w:rsidRPr="006F72F7">
          <w:rPr>
            <w:rStyle w:val="Hyperlink"/>
          </w:rPr>
          <w:fldChar w:fldCharType="begin"/>
        </w:r>
        <w:r w:rsidR="008F6C33" w:rsidRPr="006F72F7">
          <w:rPr>
            <w:rStyle w:val="Hyperlink"/>
          </w:rPr>
          <w:instrText xml:space="preserve"> </w:instrText>
        </w:r>
        <w:r w:rsidR="008F6C33">
          <w:instrText>HYPERLINK \l "_Toc353267010"</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2.9.1</w:t>
        </w:r>
        <w:r w:rsidR="008F6C33">
          <w:rPr>
            <w:rFonts w:asciiTheme="minorHAnsi" w:eastAsiaTheme="minorEastAsia" w:hAnsiTheme="minorHAnsi" w:cstheme="minorBidi"/>
            <w:sz w:val="22"/>
            <w:szCs w:val="22"/>
          </w:rPr>
          <w:tab/>
        </w:r>
        <w:r w:rsidR="008F6C33" w:rsidRPr="006F72F7">
          <w:rPr>
            <w:rStyle w:val="Hyperlink"/>
          </w:rPr>
          <w:t>Rerating Criteria</w:t>
        </w:r>
        <w:r w:rsidR="008F6C33">
          <w:rPr>
            <w:webHidden/>
          </w:rPr>
          <w:tab/>
        </w:r>
        <w:r>
          <w:rPr>
            <w:webHidden/>
          </w:rPr>
          <w:fldChar w:fldCharType="begin"/>
        </w:r>
        <w:r w:rsidR="008F6C33">
          <w:rPr>
            <w:webHidden/>
          </w:rPr>
          <w:instrText xml:space="preserve"> PAGEREF _Toc353267010 \h </w:instrText>
        </w:r>
      </w:ins>
      <w:r>
        <w:rPr>
          <w:webHidden/>
        </w:rPr>
      </w:r>
      <w:r>
        <w:rPr>
          <w:webHidden/>
        </w:rPr>
        <w:fldChar w:fldCharType="separate"/>
      </w:r>
      <w:ins w:id="94" w:author="NT" w:date="2013-04-09T10:34:00Z">
        <w:r w:rsidR="008F6C33">
          <w:rPr>
            <w:webHidden/>
          </w:rPr>
          <w:t>30</w:t>
        </w:r>
        <w:r>
          <w:rPr>
            <w:webHidden/>
          </w:rPr>
          <w:fldChar w:fldCharType="end"/>
        </w:r>
        <w:r w:rsidRPr="006F72F7">
          <w:rPr>
            <w:rStyle w:val="Hyperlink"/>
          </w:rPr>
          <w:fldChar w:fldCharType="end"/>
        </w:r>
      </w:ins>
    </w:p>
    <w:p w:rsidR="008F6C33" w:rsidRDefault="009338DC">
      <w:pPr>
        <w:pStyle w:val="TOC3"/>
        <w:rPr>
          <w:ins w:id="95" w:author="NT" w:date="2013-04-09T10:34:00Z"/>
          <w:rFonts w:asciiTheme="minorHAnsi" w:eastAsiaTheme="minorEastAsia" w:hAnsiTheme="minorHAnsi" w:cstheme="minorBidi"/>
          <w:sz w:val="22"/>
          <w:szCs w:val="22"/>
        </w:rPr>
      </w:pPr>
      <w:ins w:id="96" w:author="NT" w:date="2013-04-09T10:34:00Z">
        <w:r w:rsidRPr="006F72F7">
          <w:rPr>
            <w:rStyle w:val="Hyperlink"/>
          </w:rPr>
          <w:fldChar w:fldCharType="begin"/>
        </w:r>
        <w:r w:rsidR="008F6C33" w:rsidRPr="006F72F7">
          <w:rPr>
            <w:rStyle w:val="Hyperlink"/>
          </w:rPr>
          <w:instrText xml:space="preserve"> </w:instrText>
        </w:r>
        <w:r w:rsidR="008F6C33">
          <w:instrText>HYPERLINK \l "_Toc353267011"</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2.9.2</w:t>
        </w:r>
        <w:r w:rsidR="008F6C33">
          <w:rPr>
            <w:rFonts w:asciiTheme="minorHAnsi" w:eastAsiaTheme="minorEastAsia" w:hAnsiTheme="minorHAnsi" w:cstheme="minorBidi"/>
            <w:sz w:val="22"/>
            <w:szCs w:val="22"/>
          </w:rPr>
          <w:tab/>
        </w:r>
        <w:r w:rsidR="008F6C33" w:rsidRPr="006F72F7">
          <w:rPr>
            <w:rStyle w:val="Hyperlink"/>
          </w:rPr>
          <w:t>Criteria for Identifying Subscribers and Transactions Affected</w:t>
        </w:r>
        <w:r w:rsidR="008F6C33">
          <w:rPr>
            <w:webHidden/>
          </w:rPr>
          <w:tab/>
        </w:r>
        <w:r>
          <w:rPr>
            <w:webHidden/>
          </w:rPr>
          <w:fldChar w:fldCharType="begin"/>
        </w:r>
        <w:r w:rsidR="008F6C33">
          <w:rPr>
            <w:webHidden/>
          </w:rPr>
          <w:instrText xml:space="preserve"> PAGEREF _Toc353267011 \h </w:instrText>
        </w:r>
      </w:ins>
      <w:r>
        <w:rPr>
          <w:webHidden/>
        </w:rPr>
      </w:r>
      <w:r>
        <w:rPr>
          <w:webHidden/>
        </w:rPr>
        <w:fldChar w:fldCharType="separate"/>
      </w:r>
      <w:ins w:id="97" w:author="NT" w:date="2013-04-09T10:34:00Z">
        <w:r w:rsidR="008F6C33">
          <w:rPr>
            <w:webHidden/>
          </w:rPr>
          <w:t>32</w:t>
        </w:r>
        <w:r>
          <w:rPr>
            <w:webHidden/>
          </w:rPr>
          <w:fldChar w:fldCharType="end"/>
        </w:r>
        <w:r w:rsidRPr="006F72F7">
          <w:rPr>
            <w:rStyle w:val="Hyperlink"/>
          </w:rPr>
          <w:fldChar w:fldCharType="end"/>
        </w:r>
      </w:ins>
    </w:p>
    <w:p w:rsidR="008F6C33" w:rsidRDefault="009338DC">
      <w:pPr>
        <w:pStyle w:val="TOC2"/>
        <w:rPr>
          <w:ins w:id="98" w:author="NT" w:date="2013-04-09T10:34:00Z"/>
          <w:rFonts w:asciiTheme="minorHAnsi" w:eastAsiaTheme="minorEastAsia" w:hAnsiTheme="minorHAnsi" w:cstheme="minorBidi"/>
          <w:sz w:val="22"/>
          <w:szCs w:val="22"/>
        </w:rPr>
      </w:pPr>
      <w:ins w:id="99" w:author="NT" w:date="2013-04-09T10:34:00Z">
        <w:r w:rsidRPr="006F72F7">
          <w:rPr>
            <w:rStyle w:val="Hyperlink"/>
          </w:rPr>
          <w:fldChar w:fldCharType="begin"/>
        </w:r>
        <w:r w:rsidR="008F6C33" w:rsidRPr="006F72F7">
          <w:rPr>
            <w:rStyle w:val="Hyperlink"/>
          </w:rPr>
          <w:instrText xml:space="preserve"> </w:instrText>
        </w:r>
        <w:r w:rsidR="008F6C33">
          <w:instrText>HYPERLINK \l "_Toc353267012"</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2.10</w:t>
        </w:r>
        <w:r w:rsidR="008F6C33">
          <w:rPr>
            <w:rFonts w:asciiTheme="minorHAnsi" w:eastAsiaTheme="minorEastAsia" w:hAnsiTheme="minorHAnsi" w:cstheme="minorBidi"/>
            <w:sz w:val="22"/>
            <w:szCs w:val="22"/>
          </w:rPr>
          <w:tab/>
        </w:r>
        <w:r w:rsidR="008F6C33" w:rsidRPr="006F72F7">
          <w:rPr>
            <w:rStyle w:val="Hyperlink"/>
          </w:rPr>
          <w:t>Offline CDR Information</w:t>
        </w:r>
        <w:r w:rsidR="008F6C33">
          <w:rPr>
            <w:webHidden/>
          </w:rPr>
          <w:tab/>
        </w:r>
        <w:r>
          <w:rPr>
            <w:webHidden/>
          </w:rPr>
          <w:fldChar w:fldCharType="begin"/>
        </w:r>
        <w:r w:rsidR="008F6C33">
          <w:rPr>
            <w:webHidden/>
          </w:rPr>
          <w:instrText xml:space="preserve"> PAGEREF _Toc353267012 \h </w:instrText>
        </w:r>
      </w:ins>
      <w:r>
        <w:rPr>
          <w:webHidden/>
        </w:rPr>
      </w:r>
      <w:r>
        <w:rPr>
          <w:webHidden/>
        </w:rPr>
        <w:fldChar w:fldCharType="separate"/>
      </w:r>
      <w:ins w:id="100" w:author="NT" w:date="2013-04-09T10:34:00Z">
        <w:r w:rsidR="008F6C33">
          <w:rPr>
            <w:webHidden/>
          </w:rPr>
          <w:t>33</w:t>
        </w:r>
        <w:r>
          <w:rPr>
            <w:webHidden/>
          </w:rPr>
          <w:fldChar w:fldCharType="end"/>
        </w:r>
        <w:r w:rsidRPr="006F72F7">
          <w:rPr>
            <w:rStyle w:val="Hyperlink"/>
          </w:rPr>
          <w:fldChar w:fldCharType="end"/>
        </w:r>
      </w:ins>
    </w:p>
    <w:p w:rsidR="008F6C33" w:rsidRDefault="009338DC">
      <w:pPr>
        <w:pStyle w:val="TOC2"/>
        <w:rPr>
          <w:ins w:id="101" w:author="NT" w:date="2013-04-09T10:34:00Z"/>
          <w:rFonts w:asciiTheme="minorHAnsi" w:eastAsiaTheme="minorEastAsia" w:hAnsiTheme="minorHAnsi" w:cstheme="minorBidi"/>
          <w:sz w:val="22"/>
          <w:szCs w:val="22"/>
        </w:rPr>
      </w:pPr>
      <w:ins w:id="102" w:author="NT" w:date="2013-04-09T10:34:00Z">
        <w:r w:rsidRPr="006F72F7">
          <w:rPr>
            <w:rStyle w:val="Hyperlink"/>
          </w:rPr>
          <w:fldChar w:fldCharType="begin"/>
        </w:r>
        <w:r w:rsidR="008F6C33" w:rsidRPr="006F72F7">
          <w:rPr>
            <w:rStyle w:val="Hyperlink"/>
          </w:rPr>
          <w:instrText xml:space="preserve"> </w:instrText>
        </w:r>
        <w:r w:rsidR="008F6C33">
          <w:instrText>HYPERLINK \l "_Toc353267013"</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2.11</w:t>
        </w:r>
        <w:r w:rsidR="008F6C33">
          <w:rPr>
            <w:rFonts w:asciiTheme="minorHAnsi" w:eastAsiaTheme="minorEastAsia" w:hAnsiTheme="minorHAnsi" w:cstheme="minorBidi"/>
            <w:sz w:val="22"/>
            <w:szCs w:val="22"/>
          </w:rPr>
          <w:tab/>
        </w:r>
        <w:r w:rsidR="008F6C33" w:rsidRPr="006F72F7">
          <w:rPr>
            <w:rStyle w:val="Hyperlink"/>
          </w:rPr>
          <w:t>ORP CDR Information</w:t>
        </w:r>
        <w:r w:rsidR="008F6C33">
          <w:rPr>
            <w:webHidden/>
          </w:rPr>
          <w:tab/>
        </w:r>
        <w:r>
          <w:rPr>
            <w:webHidden/>
          </w:rPr>
          <w:fldChar w:fldCharType="begin"/>
        </w:r>
        <w:r w:rsidR="008F6C33">
          <w:rPr>
            <w:webHidden/>
          </w:rPr>
          <w:instrText xml:space="preserve"> PAGEREF _Toc353267013 \h </w:instrText>
        </w:r>
      </w:ins>
      <w:r>
        <w:rPr>
          <w:webHidden/>
        </w:rPr>
      </w:r>
      <w:r>
        <w:rPr>
          <w:webHidden/>
        </w:rPr>
        <w:fldChar w:fldCharType="separate"/>
      </w:r>
      <w:ins w:id="103" w:author="NT" w:date="2013-04-09T10:34:00Z">
        <w:r w:rsidR="008F6C33">
          <w:rPr>
            <w:webHidden/>
          </w:rPr>
          <w:t>33</w:t>
        </w:r>
        <w:r>
          <w:rPr>
            <w:webHidden/>
          </w:rPr>
          <w:fldChar w:fldCharType="end"/>
        </w:r>
        <w:r w:rsidRPr="006F72F7">
          <w:rPr>
            <w:rStyle w:val="Hyperlink"/>
          </w:rPr>
          <w:fldChar w:fldCharType="end"/>
        </w:r>
      </w:ins>
    </w:p>
    <w:p w:rsidR="008F6C33" w:rsidRDefault="009338DC">
      <w:pPr>
        <w:pStyle w:val="TOC2"/>
        <w:rPr>
          <w:ins w:id="104" w:author="NT" w:date="2013-04-09T10:34:00Z"/>
          <w:rFonts w:asciiTheme="minorHAnsi" w:eastAsiaTheme="minorEastAsia" w:hAnsiTheme="minorHAnsi" w:cstheme="minorBidi"/>
          <w:sz w:val="22"/>
          <w:szCs w:val="22"/>
        </w:rPr>
      </w:pPr>
      <w:ins w:id="105" w:author="NT" w:date="2013-04-09T10:34:00Z">
        <w:r w:rsidRPr="006F72F7">
          <w:rPr>
            <w:rStyle w:val="Hyperlink"/>
          </w:rPr>
          <w:fldChar w:fldCharType="begin"/>
        </w:r>
        <w:r w:rsidR="008F6C33" w:rsidRPr="006F72F7">
          <w:rPr>
            <w:rStyle w:val="Hyperlink"/>
          </w:rPr>
          <w:instrText xml:space="preserve"> </w:instrText>
        </w:r>
        <w:r w:rsidR="008F6C33">
          <w:instrText>HYPERLINK \l "_Toc353267014"</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2.12</w:t>
        </w:r>
        <w:r w:rsidR="008F6C33">
          <w:rPr>
            <w:rFonts w:asciiTheme="minorHAnsi" w:eastAsiaTheme="minorEastAsia" w:hAnsiTheme="minorHAnsi" w:cstheme="minorBidi"/>
            <w:sz w:val="22"/>
            <w:szCs w:val="22"/>
          </w:rPr>
          <w:tab/>
        </w:r>
        <w:r w:rsidR="008F6C33" w:rsidRPr="006F72F7">
          <w:rPr>
            <w:rStyle w:val="Hyperlink"/>
          </w:rPr>
          <w:t>Real Time CDR Information</w:t>
        </w:r>
        <w:r w:rsidR="008F6C33">
          <w:rPr>
            <w:webHidden/>
          </w:rPr>
          <w:tab/>
        </w:r>
        <w:r>
          <w:rPr>
            <w:webHidden/>
          </w:rPr>
          <w:fldChar w:fldCharType="begin"/>
        </w:r>
        <w:r w:rsidR="008F6C33">
          <w:rPr>
            <w:webHidden/>
          </w:rPr>
          <w:instrText xml:space="preserve"> PAGEREF _Toc353267014 \h </w:instrText>
        </w:r>
      </w:ins>
      <w:r>
        <w:rPr>
          <w:webHidden/>
        </w:rPr>
      </w:r>
      <w:r>
        <w:rPr>
          <w:webHidden/>
        </w:rPr>
        <w:fldChar w:fldCharType="separate"/>
      </w:r>
      <w:ins w:id="106" w:author="NT" w:date="2013-04-09T10:34:00Z">
        <w:r w:rsidR="008F6C33">
          <w:rPr>
            <w:webHidden/>
          </w:rPr>
          <w:t>33</w:t>
        </w:r>
        <w:r>
          <w:rPr>
            <w:webHidden/>
          </w:rPr>
          <w:fldChar w:fldCharType="end"/>
        </w:r>
        <w:r w:rsidRPr="006F72F7">
          <w:rPr>
            <w:rStyle w:val="Hyperlink"/>
          </w:rPr>
          <w:fldChar w:fldCharType="end"/>
        </w:r>
      </w:ins>
    </w:p>
    <w:p w:rsidR="008F6C33" w:rsidRDefault="009338DC">
      <w:pPr>
        <w:pStyle w:val="TOC3"/>
        <w:rPr>
          <w:ins w:id="107" w:author="NT" w:date="2013-04-09T10:34:00Z"/>
          <w:rFonts w:asciiTheme="minorHAnsi" w:eastAsiaTheme="minorEastAsia" w:hAnsiTheme="minorHAnsi" w:cstheme="minorBidi"/>
          <w:sz w:val="22"/>
          <w:szCs w:val="22"/>
        </w:rPr>
      </w:pPr>
      <w:ins w:id="108" w:author="NT" w:date="2013-04-09T10:34:00Z">
        <w:r w:rsidRPr="006F72F7">
          <w:rPr>
            <w:rStyle w:val="Hyperlink"/>
          </w:rPr>
          <w:fldChar w:fldCharType="begin"/>
        </w:r>
        <w:r w:rsidR="008F6C33" w:rsidRPr="006F72F7">
          <w:rPr>
            <w:rStyle w:val="Hyperlink"/>
          </w:rPr>
          <w:instrText xml:space="preserve"> </w:instrText>
        </w:r>
        <w:r w:rsidR="008F6C33">
          <w:instrText>HYPERLINK \l "_Toc353267015"</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2.12.1</w:t>
        </w:r>
        <w:r w:rsidR="008F6C33">
          <w:rPr>
            <w:rFonts w:asciiTheme="minorHAnsi" w:eastAsiaTheme="minorEastAsia" w:hAnsiTheme="minorHAnsi" w:cstheme="minorBidi"/>
            <w:sz w:val="22"/>
            <w:szCs w:val="22"/>
          </w:rPr>
          <w:tab/>
        </w:r>
        <w:r w:rsidR="008F6C33" w:rsidRPr="006F72F7">
          <w:rPr>
            <w:rStyle w:val="Hyperlink"/>
          </w:rPr>
          <w:t>Real Time CDR File name</w:t>
        </w:r>
        <w:r w:rsidR="008F6C33">
          <w:rPr>
            <w:webHidden/>
          </w:rPr>
          <w:tab/>
        </w:r>
        <w:r>
          <w:rPr>
            <w:webHidden/>
          </w:rPr>
          <w:fldChar w:fldCharType="begin"/>
        </w:r>
        <w:r w:rsidR="008F6C33">
          <w:rPr>
            <w:webHidden/>
          </w:rPr>
          <w:instrText xml:space="preserve"> PAGEREF _Toc353267015 \h </w:instrText>
        </w:r>
      </w:ins>
      <w:r>
        <w:rPr>
          <w:webHidden/>
        </w:rPr>
      </w:r>
      <w:r>
        <w:rPr>
          <w:webHidden/>
        </w:rPr>
        <w:fldChar w:fldCharType="separate"/>
      </w:r>
      <w:ins w:id="109" w:author="NT" w:date="2013-04-09T10:34:00Z">
        <w:r w:rsidR="008F6C33">
          <w:rPr>
            <w:webHidden/>
          </w:rPr>
          <w:t>34</w:t>
        </w:r>
        <w:r>
          <w:rPr>
            <w:webHidden/>
          </w:rPr>
          <w:fldChar w:fldCharType="end"/>
        </w:r>
        <w:r w:rsidRPr="006F72F7">
          <w:rPr>
            <w:rStyle w:val="Hyperlink"/>
          </w:rPr>
          <w:fldChar w:fldCharType="end"/>
        </w:r>
      </w:ins>
    </w:p>
    <w:p w:rsidR="008F6C33" w:rsidRDefault="009338DC">
      <w:pPr>
        <w:pStyle w:val="TOC3"/>
        <w:rPr>
          <w:ins w:id="110" w:author="NT" w:date="2013-04-09T10:34:00Z"/>
          <w:rFonts w:asciiTheme="minorHAnsi" w:eastAsiaTheme="minorEastAsia" w:hAnsiTheme="minorHAnsi" w:cstheme="minorBidi"/>
          <w:sz w:val="22"/>
          <w:szCs w:val="22"/>
        </w:rPr>
      </w:pPr>
      <w:ins w:id="111" w:author="NT" w:date="2013-04-09T10:34:00Z">
        <w:r w:rsidRPr="006F72F7">
          <w:rPr>
            <w:rStyle w:val="Hyperlink"/>
          </w:rPr>
          <w:fldChar w:fldCharType="begin"/>
        </w:r>
        <w:r w:rsidR="008F6C33" w:rsidRPr="006F72F7">
          <w:rPr>
            <w:rStyle w:val="Hyperlink"/>
          </w:rPr>
          <w:instrText xml:space="preserve"> </w:instrText>
        </w:r>
        <w:r w:rsidR="008F6C33">
          <w:instrText>HYPERLINK \l "_Toc353267016"</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2.12.2</w:t>
        </w:r>
        <w:r w:rsidR="008F6C33">
          <w:rPr>
            <w:rFonts w:asciiTheme="minorHAnsi" w:eastAsiaTheme="minorEastAsia" w:hAnsiTheme="minorHAnsi" w:cstheme="minorBidi"/>
            <w:sz w:val="22"/>
            <w:szCs w:val="22"/>
          </w:rPr>
          <w:tab/>
        </w:r>
        <w:r w:rsidR="008F6C33" w:rsidRPr="006F72F7">
          <w:rPr>
            <w:rStyle w:val="Hyperlink"/>
          </w:rPr>
          <w:t>Real Time CDR file format</w:t>
        </w:r>
        <w:r w:rsidR="008F6C33">
          <w:rPr>
            <w:webHidden/>
          </w:rPr>
          <w:tab/>
        </w:r>
        <w:r>
          <w:rPr>
            <w:webHidden/>
          </w:rPr>
          <w:fldChar w:fldCharType="begin"/>
        </w:r>
        <w:r w:rsidR="008F6C33">
          <w:rPr>
            <w:webHidden/>
          </w:rPr>
          <w:instrText xml:space="preserve"> PAGEREF _Toc353267016 \h </w:instrText>
        </w:r>
      </w:ins>
      <w:r>
        <w:rPr>
          <w:webHidden/>
        </w:rPr>
      </w:r>
      <w:r>
        <w:rPr>
          <w:webHidden/>
        </w:rPr>
        <w:fldChar w:fldCharType="separate"/>
      </w:r>
      <w:ins w:id="112" w:author="NT" w:date="2013-04-09T10:34:00Z">
        <w:r w:rsidR="008F6C33">
          <w:rPr>
            <w:webHidden/>
          </w:rPr>
          <w:t>34</w:t>
        </w:r>
        <w:r>
          <w:rPr>
            <w:webHidden/>
          </w:rPr>
          <w:fldChar w:fldCharType="end"/>
        </w:r>
        <w:r w:rsidRPr="006F72F7">
          <w:rPr>
            <w:rStyle w:val="Hyperlink"/>
          </w:rPr>
          <w:fldChar w:fldCharType="end"/>
        </w:r>
      </w:ins>
    </w:p>
    <w:p w:rsidR="008F6C33" w:rsidRDefault="009338DC">
      <w:pPr>
        <w:pStyle w:val="TOC3"/>
        <w:rPr>
          <w:ins w:id="113" w:author="NT" w:date="2013-04-09T10:34:00Z"/>
          <w:rFonts w:asciiTheme="minorHAnsi" w:eastAsiaTheme="minorEastAsia" w:hAnsiTheme="minorHAnsi" w:cstheme="minorBidi"/>
          <w:sz w:val="22"/>
          <w:szCs w:val="22"/>
        </w:rPr>
      </w:pPr>
      <w:ins w:id="114" w:author="NT" w:date="2013-04-09T10:34:00Z">
        <w:r w:rsidRPr="006F72F7">
          <w:rPr>
            <w:rStyle w:val="Hyperlink"/>
          </w:rPr>
          <w:fldChar w:fldCharType="begin"/>
        </w:r>
        <w:r w:rsidR="008F6C33" w:rsidRPr="006F72F7">
          <w:rPr>
            <w:rStyle w:val="Hyperlink"/>
          </w:rPr>
          <w:instrText xml:space="preserve"> </w:instrText>
        </w:r>
        <w:r w:rsidR="008F6C33">
          <w:instrText>HYPERLINK \l "_Toc353267017"</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2.12.3</w:t>
        </w:r>
        <w:r w:rsidR="008F6C33">
          <w:rPr>
            <w:rFonts w:asciiTheme="minorHAnsi" w:eastAsiaTheme="minorEastAsia" w:hAnsiTheme="minorHAnsi" w:cstheme="minorBidi"/>
            <w:sz w:val="22"/>
            <w:szCs w:val="22"/>
          </w:rPr>
          <w:tab/>
        </w:r>
        <w:r w:rsidR="008F6C33" w:rsidRPr="006F72F7">
          <w:rPr>
            <w:rStyle w:val="Hyperlink"/>
          </w:rPr>
          <w:t>Real Time CDR Format configuration</w:t>
        </w:r>
        <w:r w:rsidR="008F6C33">
          <w:rPr>
            <w:webHidden/>
          </w:rPr>
          <w:tab/>
        </w:r>
        <w:r>
          <w:rPr>
            <w:webHidden/>
          </w:rPr>
          <w:fldChar w:fldCharType="begin"/>
        </w:r>
        <w:r w:rsidR="008F6C33">
          <w:rPr>
            <w:webHidden/>
          </w:rPr>
          <w:instrText xml:space="preserve"> PAGEREF _Toc353267017 \h </w:instrText>
        </w:r>
      </w:ins>
      <w:r>
        <w:rPr>
          <w:webHidden/>
        </w:rPr>
      </w:r>
      <w:r>
        <w:rPr>
          <w:webHidden/>
        </w:rPr>
        <w:fldChar w:fldCharType="separate"/>
      </w:r>
      <w:ins w:id="115" w:author="NT" w:date="2013-04-09T10:34:00Z">
        <w:r w:rsidR="008F6C33">
          <w:rPr>
            <w:webHidden/>
          </w:rPr>
          <w:t>35</w:t>
        </w:r>
        <w:r>
          <w:rPr>
            <w:webHidden/>
          </w:rPr>
          <w:fldChar w:fldCharType="end"/>
        </w:r>
        <w:r w:rsidRPr="006F72F7">
          <w:rPr>
            <w:rStyle w:val="Hyperlink"/>
          </w:rPr>
          <w:fldChar w:fldCharType="end"/>
        </w:r>
      </w:ins>
    </w:p>
    <w:p w:rsidR="008F6C33" w:rsidRDefault="009338DC">
      <w:pPr>
        <w:pStyle w:val="TOC2"/>
        <w:rPr>
          <w:ins w:id="116" w:author="NT" w:date="2013-04-09T10:34:00Z"/>
          <w:rFonts w:asciiTheme="minorHAnsi" w:eastAsiaTheme="minorEastAsia" w:hAnsiTheme="minorHAnsi" w:cstheme="minorBidi"/>
          <w:sz w:val="22"/>
          <w:szCs w:val="22"/>
        </w:rPr>
      </w:pPr>
      <w:ins w:id="117" w:author="NT" w:date="2013-04-09T10:34:00Z">
        <w:r w:rsidRPr="006F72F7">
          <w:rPr>
            <w:rStyle w:val="Hyperlink"/>
          </w:rPr>
          <w:fldChar w:fldCharType="begin"/>
        </w:r>
        <w:r w:rsidR="008F6C33" w:rsidRPr="006F72F7">
          <w:rPr>
            <w:rStyle w:val="Hyperlink"/>
          </w:rPr>
          <w:instrText xml:space="preserve"> </w:instrText>
        </w:r>
        <w:r w:rsidR="008F6C33">
          <w:instrText>HYPERLINK \l "_Toc353267018"</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2.13</w:t>
        </w:r>
        <w:r w:rsidR="008F6C33">
          <w:rPr>
            <w:rFonts w:asciiTheme="minorHAnsi" w:eastAsiaTheme="minorEastAsia" w:hAnsiTheme="minorHAnsi" w:cstheme="minorBidi"/>
            <w:sz w:val="22"/>
            <w:szCs w:val="22"/>
          </w:rPr>
          <w:tab/>
        </w:r>
        <w:r w:rsidR="008F6C33" w:rsidRPr="006F72F7">
          <w:rPr>
            <w:rStyle w:val="Hyperlink"/>
          </w:rPr>
          <w:t>Rated CDR specification &amp; Example</w:t>
        </w:r>
        <w:r w:rsidR="008F6C33">
          <w:rPr>
            <w:webHidden/>
          </w:rPr>
          <w:tab/>
        </w:r>
        <w:r>
          <w:rPr>
            <w:webHidden/>
          </w:rPr>
          <w:fldChar w:fldCharType="begin"/>
        </w:r>
        <w:r w:rsidR="008F6C33">
          <w:rPr>
            <w:webHidden/>
          </w:rPr>
          <w:instrText xml:space="preserve"> PAGEREF _Toc353267018 \h </w:instrText>
        </w:r>
      </w:ins>
      <w:r>
        <w:rPr>
          <w:webHidden/>
        </w:rPr>
      </w:r>
      <w:r>
        <w:rPr>
          <w:webHidden/>
        </w:rPr>
        <w:fldChar w:fldCharType="separate"/>
      </w:r>
      <w:ins w:id="118" w:author="NT" w:date="2013-04-09T10:34:00Z">
        <w:r w:rsidR="008F6C33">
          <w:rPr>
            <w:webHidden/>
          </w:rPr>
          <w:t>36</w:t>
        </w:r>
        <w:r>
          <w:rPr>
            <w:webHidden/>
          </w:rPr>
          <w:fldChar w:fldCharType="end"/>
        </w:r>
        <w:r w:rsidRPr="006F72F7">
          <w:rPr>
            <w:rStyle w:val="Hyperlink"/>
          </w:rPr>
          <w:fldChar w:fldCharType="end"/>
        </w:r>
      </w:ins>
    </w:p>
    <w:p w:rsidR="008F6C33" w:rsidRDefault="009338DC">
      <w:pPr>
        <w:pStyle w:val="TOC1"/>
        <w:rPr>
          <w:ins w:id="119" w:author="NT" w:date="2013-04-09T10:34:00Z"/>
          <w:rFonts w:asciiTheme="minorHAnsi" w:eastAsiaTheme="minorEastAsia" w:hAnsiTheme="minorHAnsi" w:cstheme="minorBidi"/>
          <w:b w:val="0"/>
          <w:bCs w:val="0"/>
          <w:noProof/>
        </w:rPr>
      </w:pPr>
      <w:ins w:id="120" w:author="NT" w:date="2013-04-09T10:34:00Z">
        <w:r w:rsidRPr="006F72F7">
          <w:rPr>
            <w:rStyle w:val="Hyperlink"/>
            <w:noProof/>
          </w:rPr>
          <w:fldChar w:fldCharType="begin"/>
        </w:r>
        <w:r w:rsidR="008F6C33" w:rsidRPr="006F72F7">
          <w:rPr>
            <w:rStyle w:val="Hyperlink"/>
            <w:noProof/>
          </w:rPr>
          <w:instrText xml:space="preserve"> </w:instrText>
        </w:r>
        <w:r w:rsidR="008F6C33">
          <w:rPr>
            <w:noProof/>
          </w:rPr>
          <w:instrText>HYPERLINK \l "_Toc353267019"</w:instrText>
        </w:r>
        <w:r w:rsidR="008F6C33" w:rsidRPr="006F72F7">
          <w:rPr>
            <w:rStyle w:val="Hyperlink"/>
            <w:noProof/>
          </w:rPr>
          <w:instrText xml:space="preserve"> </w:instrText>
        </w:r>
        <w:r w:rsidRPr="006F72F7">
          <w:rPr>
            <w:rStyle w:val="Hyperlink"/>
            <w:noProof/>
          </w:rPr>
          <w:fldChar w:fldCharType="separate"/>
        </w:r>
        <w:r w:rsidR="008F6C33" w:rsidRPr="006F72F7">
          <w:rPr>
            <w:rStyle w:val="Hyperlink"/>
            <w:rFonts w:ascii="Arial" w:hAnsi="Arial"/>
            <w:noProof/>
          </w:rPr>
          <w:t>3.</w:t>
        </w:r>
        <w:r w:rsidR="008F6C33">
          <w:rPr>
            <w:rFonts w:asciiTheme="minorHAnsi" w:eastAsiaTheme="minorEastAsia" w:hAnsiTheme="minorHAnsi" w:cstheme="minorBidi"/>
            <w:b w:val="0"/>
            <w:bCs w:val="0"/>
            <w:noProof/>
          </w:rPr>
          <w:tab/>
        </w:r>
        <w:r w:rsidR="008F6C33" w:rsidRPr="006F72F7">
          <w:rPr>
            <w:rStyle w:val="Hyperlink"/>
            <w:noProof/>
          </w:rPr>
          <w:t>System Preparation</w:t>
        </w:r>
        <w:r w:rsidR="008F6C33">
          <w:rPr>
            <w:noProof/>
            <w:webHidden/>
          </w:rPr>
          <w:tab/>
        </w:r>
        <w:r>
          <w:rPr>
            <w:noProof/>
            <w:webHidden/>
          </w:rPr>
          <w:fldChar w:fldCharType="begin"/>
        </w:r>
        <w:r w:rsidR="008F6C33">
          <w:rPr>
            <w:noProof/>
            <w:webHidden/>
          </w:rPr>
          <w:instrText xml:space="preserve"> PAGEREF _Toc353267019 \h </w:instrText>
        </w:r>
      </w:ins>
      <w:r>
        <w:rPr>
          <w:noProof/>
          <w:webHidden/>
        </w:rPr>
      </w:r>
      <w:r>
        <w:rPr>
          <w:noProof/>
          <w:webHidden/>
        </w:rPr>
        <w:fldChar w:fldCharType="separate"/>
      </w:r>
      <w:ins w:id="121" w:author="NT" w:date="2013-04-09T10:34:00Z">
        <w:r w:rsidR="008F6C33">
          <w:rPr>
            <w:noProof/>
            <w:webHidden/>
          </w:rPr>
          <w:t>37</w:t>
        </w:r>
        <w:r>
          <w:rPr>
            <w:noProof/>
            <w:webHidden/>
          </w:rPr>
          <w:fldChar w:fldCharType="end"/>
        </w:r>
        <w:r w:rsidRPr="006F72F7">
          <w:rPr>
            <w:rStyle w:val="Hyperlink"/>
            <w:noProof/>
          </w:rPr>
          <w:fldChar w:fldCharType="end"/>
        </w:r>
      </w:ins>
    </w:p>
    <w:p w:rsidR="008F6C33" w:rsidRDefault="009338DC">
      <w:pPr>
        <w:pStyle w:val="TOC2"/>
        <w:rPr>
          <w:ins w:id="122" w:author="NT" w:date="2013-04-09T10:34:00Z"/>
          <w:rFonts w:asciiTheme="minorHAnsi" w:eastAsiaTheme="minorEastAsia" w:hAnsiTheme="minorHAnsi" w:cstheme="minorBidi"/>
          <w:sz w:val="22"/>
          <w:szCs w:val="22"/>
        </w:rPr>
      </w:pPr>
      <w:ins w:id="123" w:author="NT" w:date="2013-04-09T10:34:00Z">
        <w:r w:rsidRPr="006F72F7">
          <w:rPr>
            <w:rStyle w:val="Hyperlink"/>
          </w:rPr>
          <w:fldChar w:fldCharType="begin"/>
        </w:r>
        <w:r w:rsidR="008F6C33" w:rsidRPr="006F72F7">
          <w:rPr>
            <w:rStyle w:val="Hyperlink"/>
          </w:rPr>
          <w:instrText xml:space="preserve"> </w:instrText>
        </w:r>
        <w:r w:rsidR="008F6C33">
          <w:instrText>HYPERLINK \l "_Toc353267020"</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3.1</w:t>
        </w:r>
        <w:r w:rsidR="008F6C33">
          <w:rPr>
            <w:rFonts w:asciiTheme="minorHAnsi" w:eastAsiaTheme="minorEastAsia" w:hAnsiTheme="minorHAnsi" w:cstheme="minorBidi"/>
            <w:sz w:val="22"/>
            <w:szCs w:val="22"/>
          </w:rPr>
          <w:tab/>
        </w:r>
        <w:r w:rsidR="008F6C33" w:rsidRPr="006F72F7">
          <w:rPr>
            <w:rStyle w:val="Hyperlink"/>
          </w:rPr>
          <w:t>High level System Configuration</w:t>
        </w:r>
        <w:r w:rsidR="008F6C33">
          <w:rPr>
            <w:webHidden/>
          </w:rPr>
          <w:tab/>
        </w:r>
        <w:r>
          <w:rPr>
            <w:webHidden/>
          </w:rPr>
          <w:fldChar w:fldCharType="begin"/>
        </w:r>
        <w:r w:rsidR="008F6C33">
          <w:rPr>
            <w:webHidden/>
          </w:rPr>
          <w:instrText xml:space="preserve"> PAGEREF _Toc353267020 \h </w:instrText>
        </w:r>
      </w:ins>
      <w:r>
        <w:rPr>
          <w:webHidden/>
        </w:rPr>
      </w:r>
      <w:r>
        <w:rPr>
          <w:webHidden/>
        </w:rPr>
        <w:fldChar w:fldCharType="separate"/>
      </w:r>
      <w:ins w:id="124" w:author="NT" w:date="2013-04-09T10:34:00Z">
        <w:r w:rsidR="008F6C33">
          <w:rPr>
            <w:webHidden/>
          </w:rPr>
          <w:t>38</w:t>
        </w:r>
        <w:r>
          <w:rPr>
            <w:webHidden/>
          </w:rPr>
          <w:fldChar w:fldCharType="end"/>
        </w:r>
        <w:r w:rsidRPr="006F72F7">
          <w:rPr>
            <w:rStyle w:val="Hyperlink"/>
          </w:rPr>
          <w:fldChar w:fldCharType="end"/>
        </w:r>
      </w:ins>
    </w:p>
    <w:p w:rsidR="008F6C33" w:rsidRDefault="009338DC">
      <w:pPr>
        <w:pStyle w:val="TOC2"/>
        <w:rPr>
          <w:ins w:id="125" w:author="NT" w:date="2013-04-09T10:34:00Z"/>
          <w:rFonts w:asciiTheme="minorHAnsi" w:eastAsiaTheme="minorEastAsia" w:hAnsiTheme="minorHAnsi" w:cstheme="minorBidi"/>
          <w:sz w:val="22"/>
          <w:szCs w:val="22"/>
        </w:rPr>
      </w:pPr>
      <w:ins w:id="126" w:author="NT" w:date="2013-04-09T10:34:00Z">
        <w:r w:rsidRPr="006F72F7">
          <w:rPr>
            <w:rStyle w:val="Hyperlink"/>
          </w:rPr>
          <w:fldChar w:fldCharType="begin"/>
        </w:r>
        <w:r w:rsidR="008F6C33" w:rsidRPr="006F72F7">
          <w:rPr>
            <w:rStyle w:val="Hyperlink"/>
          </w:rPr>
          <w:instrText xml:space="preserve"> </w:instrText>
        </w:r>
        <w:r w:rsidR="008F6C33">
          <w:instrText>HYPERLINK \l "_Toc353267021"</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3.2</w:t>
        </w:r>
        <w:r w:rsidR="008F6C33">
          <w:rPr>
            <w:rFonts w:asciiTheme="minorHAnsi" w:eastAsiaTheme="minorEastAsia" w:hAnsiTheme="minorHAnsi" w:cstheme="minorBidi"/>
            <w:sz w:val="22"/>
            <w:szCs w:val="22"/>
          </w:rPr>
          <w:tab/>
        </w:r>
        <w:r w:rsidR="008F6C33" w:rsidRPr="006F72F7">
          <w:rPr>
            <w:rStyle w:val="Hyperlink"/>
          </w:rPr>
          <w:t>Subscriber Provisioning and Management</w:t>
        </w:r>
        <w:r w:rsidR="008F6C33">
          <w:rPr>
            <w:webHidden/>
          </w:rPr>
          <w:tab/>
        </w:r>
        <w:r>
          <w:rPr>
            <w:webHidden/>
          </w:rPr>
          <w:fldChar w:fldCharType="begin"/>
        </w:r>
        <w:r w:rsidR="008F6C33">
          <w:rPr>
            <w:webHidden/>
          </w:rPr>
          <w:instrText xml:space="preserve"> PAGEREF _Toc353267021 \h </w:instrText>
        </w:r>
      </w:ins>
      <w:r>
        <w:rPr>
          <w:webHidden/>
        </w:rPr>
      </w:r>
      <w:r>
        <w:rPr>
          <w:webHidden/>
        </w:rPr>
        <w:fldChar w:fldCharType="separate"/>
      </w:r>
      <w:ins w:id="127" w:author="NT" w:date="2013-04-09T10:34:00Z">
        <w:r w:rsidR="008F6C33">
          <w:rPr>
            <w:webHidden/>
          </w:rPr>
          <w:t>38</w:t>
        </w:r>
        <w:r>
          <w:rPr>
            <w:webHidden/>
          </w:rPr>
          <w:fldChar w:fldCharType="end"/>
        </w:r>
        <w:r w:rsidRPr="006F72F7">
          <w:rPr>
            <w:rStyle w:val="Hyperlink"/>
          </w:rPr>
          <w:fldChar w:fldCharType="end"/>
        </w:r>
      </w:ins>
    </w:p>
    <w:p w:rsidR="008F6C33" w:rsidRDefault="009338DC">
      <w:pPr>
        <w:pStyle w:val="TOC2"/>
        <w:rPr>
          <w:ins w:id="128" w:author="NT" w:date="2013-04-09T10:34:00Z"/>
          <w:rFonts w:asciiTheme="minorHAnsi" w:eastAsiaTheme="minorEastAsia" w:hAnsiTheme="minorHAnsi" w:cstheme="minorBidi"/>
          <w:sz w:val="22"/>
          <w:szCs w:val="22"/>
        </w:rPr>
      </w:pPr>
      <w:ins w:id="129" w:author="NT" w:date="2013-04-09T10:34:00Z">
        <w:r w:rsidRPr="006F72F7">
          <w:rPr>
            <w:rStyle w:val="Hyperlink"/>
          </w:rPr>
          <w:fldChar w:fldCharType="begin"/>
        </w:r>
        <w:r w:rsidR="008F6C33" w:rsidRPr="006F72F7">
          <w:rPr>
            <w:rStyle w:val="Hyperlink"/>
          </w:rPr>
          <w:instrText xml:space="preserve"> </w:instrText>
        </w:r>
        <w:r w:rsidR="008F6C33">
          <w:instrText>HYPERLINK \l "_Toc353267022"</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3.3</w:t>
        </w:r>
        <w:r w:rsidR="008F6C33">
          <w:rPr>
            <w:rFonts w:asciiTheme="minorHAnsi" w:eastAsiaTheme="minorEastAsia" w:hAnsiTheme="minorHAnsi" w:cstheme="minorBidi"/>
            <w:sz w:val="22"/>
            <w:szCs w:val="22"/>
          </w:rPr>
          <w:tab/>
        </w:r>
        <w:r w:rsidR="008F6C33" w:rsidRPr="006F72F7">
          <w:rPr>
            <w:rStyle w:val="Hyperlink"/>
          </w:rPr>
          <w:t>Offline CDR processing with Roaming</w:t>
        </w:r>
        <w:r w:rsidR="008F6C33">
          <w:rPr>
            <w:webHidden/>
          </w:rPr>
          <w:tab/>
        </w:r>
        <w:r>
          <w:rPr>
            <w:webHidden/>
          </w:rPr>
          <w:fldChar w:fldCharType="begin"/>
        </w:r>
        <w:r w:rsidR="008F6C33">
          <w:rPr>
            <w:webHidden/>
          </w:rPr>
          <w:instrText xml:space="preserve"> PAGEREF _Toc353267022 \h </w:instrText>
        </w:r>
      </w:ins>
      <w:r>
        <w:rPr>
          <w:webHidden/>
        </w:rPr>
      </w:r>
      <w:r>
        <w:rPr>
          <w:webHidden/>
        </w:rPr>
        <w:fldChar w:fldCharType="separate"/>
      </w:r>
      <w:ins w:id="130" w:author="NT" w:date="2013-04-09T10:34:00Z">
        <w:r w:rsidR="008F6C33">
          <w:rPr>
            <w:webHidden/>
          </w:rPr>
          <w:t>38</w:t>
        </w:r>
        <w:r>
          <w:rPr>
            <w:webHidden/>
          </w:rPr>
          <w:fldChar w:fldCharType="end"/>
        </w:r>
        <w:r w:rsidRPr="006F72F7">
          <w:rPr>
            <w:rStyle w:val="Hyperlink"/>
          </w:rPr>
          <w:fldChar w:fldCharType="end"/>
        </w:r>
      </w:ins>
    </w:p>
    <w:p w:rsidR="008F6C33" w:rsidRDefault="009338DC">
      <w:pPr>
        <w:pStyle w:val="TOC1"/>
        <w:rPr>
          <w:ins w:id="131" w:author="NT" w:date="2013-04-09T10:34:00Z"/>
          <w:rFonts w:asciiTheme="minorHAnsi" w:eastAsiaTheme="minorEastAsia" w:hAnsiTheme="minorHAnsi" w:cstheme="minorBidi"/>
          <w:b w:val="0"/>
          <w:bCs w:val="0"/>
          <w:noProof/>
        </w:rPr>
      </w:pPr>
      <w:ins w:id="132" w:author="NT" w:date="2013-04-09T10:34:00Z">
        <w:r w:rsidRPr="006F72F7">
          <w:rPr>
            <w:rStyle w:val="Hyperlink"/>
            <w:noProof/>
          </w:rPr>
          <w:lastRenderedPageBreak/>
          <w:fldChar w:fldCharType="begin"/>
        </w:r>
        <w:r w:rsidR="008F6C33" w:rsidRPr="006F72F7">
          <w:rPr>
            <w:rStyle w:val="Hyperlink"/>
            <w:noProof/>
          </w:rPr>
          <w:instrText xml:space="preserve"> </w:instrText>
        </w:r>
        <w:r w:rsidR="008F6C33">
          <w:rPr>
            <w:noProof/>
          </w:rPr>
          <w:instrText>HYPERLINK \l "_Toc353267023"</w:instrText>
        </w:r>
        <w:r w:rsidR="008F6C33" w:rsidRPr="006F72F7">
          <w:rPr>
            <w:rStyle w:val="Hyperlink"/>
            <w:noProof/>
          </w:rPr>
          <w:instrText xml:space="preserve"> </w:instrText>
        </w:r>
        <w:r w:rsidRPr="006F72F7">
          <w:rPr>
            <w:rStyle w:val="Hyperlink"/>
            <w:noProof/>
          </w:rPr>
          <w:fldChar w:fldCharType="separate"/>
        </w:r>
        <w:r w:rsidR="008F6C33" w:rsidRPr="006F72F7">
          <w:rPr>
            <w:rStyle w:val="Hyperlink"/>
            <w:rFonts w:ascii="Arial" w:hAnsi="Arial"/>
            <w:noProof/>
          </w:rPr>
          <w:t>4.</w:t>
        </w:r>
        <w:r w:rsidR="008F6C33">
          <w:rPr>
            <w:rFonts w:asciiTheme="minorHAnsi" w:eastAsiaTheme="minorEastAsia" w:hAnsiTheme="minorHAnsi" w:cstheme="minorBidi"/>
            <w:b w:val="0"/>
            <w:bCs w:val="0"/>
            <w:noProof/>
          </w:rPr>
          <w:tab/>
        </w:r>
        <w:r w:rsidR="008F6C33" w:rsidRPr="006F72F7">
          <w:rPr>
            <w:rStyle w:val="Hyperlink"/>
            <w:noProof/>
          </w:rPr>
          <w:t>VNP postpaid working plan</w:t>
        </w:r>
        <w:r w:rsidR="008F6C33">
          <w:rPr>
            <w:noProof/>
            <w:webHidden/>
          </w:rPr>
          <w:tab/>
        </w:r>
        <w:r>
          <w:rPr>
            <w:noProof/>
            <w:webHidden/>
          </w:rPr>
          <w:fldChar w:fldCharType="begin"/>
        </w:r>
        <w:r w:rsidR="008F6C33">
          <w:rPr>
            <w:noProof/>
            <w:webHidden/>
          </w:rPr>
          <w:instrText xml:space="preserve"> PAGEREF _Toc353267023 \h </w:instrText>
        </w:r>
      </w:ins>
      <w:r>
        <w:rPr>
          <w:noProof/>
          <w:webHidden/>
        </w:rPr>
      </w:r>
      <w:r>
        <w:rPr>
          <w:noProof/>
          <w:webHidden/>
        </w:rPr>
        <w:fldChar w:fldCharType="separate"/>
      </w:r>
      <w:ins w:id="133" w:author="NT" w:date="2013-04-09T10:34:00Z">
        <w:r w:rsidR="008F6C33">
          <w:rPr>
            <w:noProof/>
            <w:webHidden/>
          </w:rPr>
          <w:t>39</w:t>
        </w:r>
        <w:r>
          <w:rPr>
            <w:noProof/>
            <w:webHidden/>
          </w:rPr>
          <w:fldChar w:fldCharType="end"/>
        </w:r>
        <w:r w:rsidRPr="006F72F7">
          <w:rPr>
            <w:rStyle w:val="Hyperlink"/>
            <w:noProof/>
          </w:rPr>
          <w:fldChar w:fldCharType="end"/>
        </w:r>
      </w:ins>
    </w:p>
    <w:p w:rsidR="008F6C33" w:rsidRDefault="009338DC">
      <w:pPr>
        <w:pStyle w:val="TOC2"/>
        <w:rPr>
          <w:ins w:id="134" w:author="NT" w:date="2013-04-09T10:34:00Z"/>
          <w:rFonts w:asciiTheme="minorHAnsi" w:eastAsiaTheme="minorEastAsia" w:hAnsiTheme="minorHAnsi" w:cstheme="minorBidi"/>
          <w:sz w:val="22"/>
          <w:szCs w:val="22"/>
        </w:rPr>
      </w:pPr>
      <w:ins w:id="135" w:author="NT" w:date="2013-04-09T10:34:00Z">
        <w:r w:rsidRPr="006F72F7">
          <w:rPr>
            <w:rStyle w:val="Hyperlink"/>
          </w:rPr>
          <w:fldChar w:fldCharType="begin"/>
        </w:r>
        <w:r w:rsidR="008F6C33" w:rsidRPr="006F72F7">
          <w:rPr>
            <w:rStyle w:val="Hyperlink"/>
          </w:rPr>
          <w:instrText xml:space="preserve"> </w:instrText>
        </w:r>
        <w:r w:rsidR="008F6C33">
          <w:instrText>HYPERLINK \l "_Toc353267024"</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4.1</w:t>
        </w:r>
        <w:r w:rsidR="008F6C33">
          <w:rPr>
            <w:rFonts w:asciiTheme="minorHAnsi" w:eastAsiaTheme="minorEastAsia" w:hAnsiTheme="minorHAnsi" w:cstheme="minorBidi"/>
            <w:sz w:val="22"/>
            <w:szCs w:val="22"/>
          </w:rPr>
          <w:tab/>
        </w:r>
        <w:r w:rsidR="008F6C33" w:rsidRPr="006F72F7">
          <w:rPr>
            <w:rStyle w:val="Hyperlink"/>
          </w:rPr>
          <w:t>Hardware &amp; network readiness</w:t>
        </w:r>
        <w:r w:rsidR="008F6C33">
          <w:rPr>
            <w:webHidden/>
          </w:rPr>
          <w:tab/>
        </w:r>
        <w:r>
          <w:rPr>
            <w:webHidden/>
          </w:rPr>
          <w:fldChar w:fldCharType="begin"/>
        </w:r>
        <w:r w:rsidR="008F6C33">
          <w:rPr>
            <w:webHidden/>
          </w:rPr>
          <w:instrText xml:space="preserve"> PAGEREF _Toc353267024 \h </w:instrText>
        </w:r>
      </w:ins>
      <w:r>
        <w:rPr>
          <w:webHidden/>
        </w:rPr>
      </w:r>
      <w:r>
        <w:rPr>
          <w:webHidden/>
        </w:rPr>
        <w:fldChar w:fldCharType="separate"/>
      </w:r>
      <w:ins w:id="136" w:author="NT" w:date="2013-04-09T10:34:00Z">
        <w:r w:rsidR="008F6C33">
          <w:rPr>
            <w:webHidden/>
          </w:rPr>
          <w:t>41</w:t>
        </w:r>
        <w:r>
          <w:rPr>
            <w:webHidden/>
          </w:rPr>
          <w:fldChar w:fldCharType="end"/>
        </w:r>
        <w:r w:rsidRPr="006F72F7">
          <w:rPr>
            <w:rStyle w:val="Hyperlink"/>
          </w:rPr>
          <w:fldChar w:fldCharType="end"/>
        </w:r>
      </w:ins>
    </w:p>
    <w:p w:rsidR="008F6C33" w:rsidRDefault="009338DC">
      <w:pPr>
        <w:pStyle w:val="TOC2"/>
        <w:rPr>
          <w:ins w:id="137" w:author="NT" w:date="2013-04-09T10:34:00Z"/>
          <w:rFonts w:asciiTheme="minorHAnsi" w:eastAsiaTheme="minorEastAsia" w:hAnsiTheme="minorHAnsi" w:cstheme="minorBidi"/>
          <w:sz w:val="22"/>
          <w:szCs w:val="22"/>
        </w:rPr>
      </w:pPr>
      <w:ins w:id="138" w:author="NT" w:date="2013-04-09T10:34:00Z">
        <w:r w:rsidRPr="006F72F7">
          <w:rPr>
            <w:rStyle w:val="Hyperlink"/>
          </w:rPr>
          <w:fldChar w:fldCharType="begin"/>
        </w:r>
        <w:r w:rsidR="008F6C33" w:rsidRPr="006F72F7">
          <w:rPr>
            <w:rStyle w:val="Hyperlink"/>
          </w:rPr>
          <w:instrText xml:space="preserve"> </w:instrText>
        </w:r>
        <w:r w:rsidR="008F6C33">
          <w:instrText>HYPERLINK \l "_Toc353267075"</w:instrText>
        </w:r>
        <w:r w:rsidR="008F6C33" w:rsidRPr="006F72F7">
          <w:rPr>
            <w:rStyle w:val="Hyperlink"/>
          </w:rPr>
          <w:instrText xml:space="preserve"> </w:instrText>
        </w:r>
        <w:r w:rsidRPr="006F72F7">
          <w:rPr>
            <w:rStyle w:val="Hyperlink"/>
          </w:rPr>
          <w:fldChar w:fldCharType="separate"/>
        </w:r>
        <w:r w:rsidR="008F6C33" w:rsidRPr="006F72F7">
          <w:rPr>
            <w:rStyle w:val="Hyperlink"/>
            <w:rFonts w:ascii="Arial" w:hAnsi="Arial"/>
          </w:rPr>
          <w:t>4.2</w:t>
        </w:r>
        <w:r w:rsidR="008F6C33">
          <w:rPr>
            <w:rFonts w:asciiTheme="minorHAnsi" w:eastAsiaTheme="minorEastAsia" w:hAnsiTheme="minorHAnsi" w:cstheme="minorBidi"/>
            <w:sz w:val="22"/>
            <w:szCs w:val="22"/>
          </w:rPr>
          <w:tab/>
        </w:r>
        <w:r w:rsidR="008F6C33" w:rsidRPr="006F72F7">
          <w:rPr>
            <w:rStyle w:val="Hyperlink"/>
          </w:rPr>
          <w:t>Working scope</w:t>
        </w:r>
        <w:r w:rsidR="008F6C33">
          <w:rPr>
            <w:webHidden/>
          </w:rPr>
          <w:tab/>
        </w:r>
        <w:r>
          <w:rPr>
            <w:webHidden/>
          </w:rPr>
          <w:fldChar w:fldCharType="begin"/>
        </w:r>
        <w:r w:rsidR="008F6C33">
          <w:rPr>
            <w:webHidden/>
          </w:rPr>
          <w:instrText xml:space="preserve"> PAGEREF _Toc353267075 \h </w:instrText>
        </w:r>
      </w:ins>
      <w:r>
        <w:rPr>
          <w:webHidden/>
        </w:rPr>
      </w:r>
      <w:r>
        <w:rPr>
          <w:webHidden/>
        </w:rPr>
        <w:fldChar w:fldCharType="separate"/>
      </w:r>
      <w:ins w:id="139" w:author="NT" w:date="2013-04-09T10:34:00Z">
        <w:r w:rsidR="008F6C33">
          <w:rPr>
            <w:webHidden/>
          </w:rPr>
          <w:t>41</w:t>
        </w:r>
        <w:r>
          <w:rPr>
            <w:webHidden/>
          </w:rPr>
          <w:fldChar w:fldCharType="end"/>
        </w:r>
        <w:r w:rsidRPr="006F72F7">
          <w:rPr>
            <w:rStyle w:val="Hyperlink"/>
          </w:rPr>
          <w:fldChar w:fldCharType="end"/>
        </w:r>
      </w:ins>
    </w:p>
    <w:p w:rsidR="003043A1" w:rsidDel="008F6C33" w:rsidRDefault="009338DC">
      <w:pPr>
        <w:pStyle w:val="TOC1"/>
        <w:rPr>
          <w:del w:id="140" w:author="NT" w:date="2013-04-09T10:34:00Z"/>
          <w:rFonts w:asciiTheme="minorHAnsi" w:eastAsiaTheme="minorEastAsia" w:hAnsiTheme="minorHAnsi" w:cstheme="minorBidi"/>
          <w:b w:val="0"/>
          <w:bCs w:val="0"/>
          <w:noProof/>
          <w:lang w:bidi="ar-SA"/>
        </w:rPr>
      </w:pPr>
      <w:del w:id="141" w:author="NT" w:date="2013-04-09T10:34:00Z">
        <w:r w:rsidRPr="009338DC">
          <w:rPr>
            <w:rPrChange w:id="142" w:author="NT" w:date="2013-04-09T10:34:00Z">
              <w:rPr>
                <w:rStyle w:val="Hyperlink"/>
                <w:rFonts w:ascii="Arial" w:hAnsi="Arial"/>
                <w:b w:val="0"/>
                <w:bCs w:val="0"/>
                <w:noProof/>
              </w:rPr>
            </w:rPrChange>
          </w:rPr>
          <w:delText>1.</w:delText>
        </w:r>
        <w:r w:rsidR="003043A1" w:rsidDel="008F6C33">
          <w:rPr>
            <w:rFonts w:asciiTheme="minorHAnsi" w:eastAsiaTheme="minorEastAsia" w:hAnsiTheme="minorHAnsi" w:cstheme="minorBidi"/>
            <w:b w:val="0"/>
            <w:bCs w:val="0"/>
            <w:noProof/>
            <w:lang w:bidi="ar-SA"/>
          </w:rPr>
          <w:tab/>
        </w:r>
        <w:r w:rsidRPr="009338DC">
          <w:rPr>
            <w:rPrChange w:id="143" w:author="NT" w:date="2013-04-09T10:34:00Z">
              <w:rPr>
                <w:rStyle w:val="Hyperlink"/>
                <w:b w:val="0"/>
                <w:bCs w:val="0"/>
                <w:noProof/>
              </w:rPr>
            </w:rPrChange>
          </w:rPr>
          <w:delText>Introduction</w:delText>
        </w:r>
        <w:r w:rsidR="003043A1" w:rsidDel="008F6C33">
          <w:rPr>
            <w:noProof/>
            <w:webHidden/>
          </w:rPr>
          <w:tab/>
          <w:delText>6</w:delText>
        </w:r>
      </w:del>
    </w:p>
    <w:p w:rsidR="003043A1" w:rsidDel="008F6C33" w:rsidRDefault="009338DC">
      <w:pPr>
        <w:pStyle w:val="TOC1"/>
        <w:rPr>
          <w:del w:id="144" w:author="NT" w:date="2013-04-09T10:34:00Z"/>
          <w:rFonts w:asciiTheme="minorHAnsi" w:eastAsiaTheme="minorEastAsia" w:hAnsiTheme="minorHAnsi" w:cstheme="minorBidi"/>
          <w:b w:val="0"/>
          <w:bCs w:val="0"/>
          <w:noProof/>
          <w:lang w:bidi="ar-SA"/>
        </w:rPr>
      </w:pPr>
      <w:del w:id="145" w:author="NT" w:date="2013-04-09T10:34:00Z">
        <w:r w:rsidRPr="009338DC">
          <w:rPr>
            <w:rPrChange w:id="146" w:author="NT" w:date="2013-04-09T10:34:00Z">
              <w:rPr>
                <w:rStyle w:val="Hyperlink"/>
                <w:rFonts w:ascii="Arial" w:hAnsi="Arial"/>
                <w:b w:val="0"/>
                <w:bCs w:val="0"/>
                <w:noProof/>
              </w:rPr>
            </w:rPrChange>
          </w:rPr>
          <w:delText>2.</w:delText>
        </w:r>
        <w:r w:rsidR="003043A1" w:rsidDel="008F6C33">
          <w:rPr>
            <w:rFonts w:asciiTheme="minorHAnsi" w:eastAsiaTheme="minorEastAsia" w:hAnsiTheme="minorHAnsi" w:cstheme="minorBidi"/>
            <w:b w:val="0"/>
            <w:bCs w:val="0"/>
            <w:noProof/>
            <w:lang w:bidi="ar-SA"/>
          </w:rPr>
          <w:tab/>
        </w:r>
        <w:r w:rsidRPr="009338DC">
          <w:rPr>
            <w:rPrChange w:id="147" w:author="NT" w:date="2013-04-09T10:34:00Z">
              <w:rPr>
                <w:rStyle w:val="Hyperlink"/>
                <w:b w:val="0"/>
                <w:bCs w:val="0"/>
                <w:noProof/>
              </w:rPr>
            </w:rPrChange>
          </w:rPr>
          <w:delText>Technical Description</w:delText>
        </w:r>
        <w:r w:rsidR="003043A1" w:rsidDel="008F6C33">
          <w:rPr>
            <w:noProof/>
            <w:webHidden/>
          </w:rPr>
          <w:tab/>
          <w:delText>7</w:delText>
        </w:r>
      </w:del>
    </w:p>
    <w:p w:rsidR="003043A1" w:rsidDel="008F6C33" w:rsidRDefault="009338DC">
      <w:pPr>
        <w:pStyle w:val="TOC2"/>
        <w:rPr>
          <w:del w:id="148" w:author="NT" w:date="2013-04-09T10:34:00Z"/>
          <w:rFonts w:asciiTheme="minorHAnsi" w:eastAsiaTheme="minorEastAsia" w:hAnsiTheme="minorHAnsi" w:cstheme="minorBidi"/>
          <w:sz w:val="22"/>
          <w:szCs w:val="22"/>
          <w:lang w:bidi="ar-SA"/>
        </w:rPr>
      </w:pPr>
      <w:del w:id="149" w:author="NT" w:date="2013-04-09T10:34:00Z">
        <w:r w:rsidRPr="009338DC">
          <w:rPr>
            <w:rPrChange w:id="150" w:author="NT" w:date="2013-04-09T10:34:00Z">
              <w:rPr>
                <w:rStyle w:val="Hyperlink"/>
                <w:rFonts w:ascii="Arial" w:hAnsi="Arial"/>
              </w:rPr>
            </w:rPrChange>
          </w:rPr>
          <w:delText>2.1</w:delText>
        </w:r>
        <w:r w:rsidR="003043A1" w:rsidDel="008F6C33">
          <w:rPr>
            <w:rFonts w:asciiTheme="minorHAnsi" w:eastAsiaTheme="minorEastAsia" w:hAnsiTheme="minorHAnsi" w:cstheme="minorBidi"/>
            <w:sz w:val="22"/>
            <w:szCs w:val="22"/>
            <w:lang w:bidi="ar-SA"/>
          </w:rPr>
          <w:tab/>
        </w:r>
        <w:r w:rsidRPr="009338DC">
          <w:rPr>
            <w:rPrChange w:id="151" w:author="NT" w:date="2013-04-09T10:34:00Z">
              <w:rPr>
                <w:rStyle w:val="Hyperlink"/>
              </w:rPr>
            </w:rPrChange>
          </w:rPr>
          <w:delText>Key Concepts</w:delText>
        </w:r>
        <w:r w:rsidR="003043A1" w:rsidDel="008F6C33">
          <w:rPr>
            <w:webHidden/>
          </w:rPr>
          <w:tab/>
          <w:delText>7</w:delText>
        </w:r>
      </w:del>
    </w:p>
    <w:p w:rsidR="003043A1" w:rsidDel="008F6C33" w:rsidRDefault="009338DC">
      <w:pPr>
        <w:pStyle w:val="TOC3"/>
        <w:rPr>
          <w:del w:id="152" w:author="NT" w:date="2013-04-09T10:34:00Z"/>
          <w:rFonts w:asciiTheme="minorHAnsi" w:eastAsiaTheme="minorEastAsia" w:hAnsiTheme="minorHAnsi" w:cstheme="minorBidi"/>
          <w:sz w:val="22"/>
          <w:szCs w:val="22"/>
          <w:lang w:bidi="ar-SA"/>
        </w:rPr>
      </w:pPr>
      <w:del w:id="153" w:author="NT" w:date="2013-04-09T10:34:00Z">
        <w:r w:rsidRPr="009338DC">
          <w:rPr>
            <w:rPrChange w:id="154" w:author="NT" w:date="2013-04-09T10:34:00Z">
              <w:rPr>
                <w:rStyle w:val="Hyperlink"/>
                <w:rFonts w:ascii="Arial" w:hAnsi="Arial"/>
              </w:rPr>
            </w:rPrChange>
          </w:rPr>
          <w:delText>2.1.1</w:delText>
        </w:r>
        <w:r w:rsidR="003043A1" w:rsidDel="008F6C33">
          <w:rPr>
            <w:rFonts w:asciiTheme="minorHAnsi" w:eastAsiaTheme="minorEastAsia" w:hAnsiTheme="minorHAnsi" w:cstheme="minorBidi"/>
            <w:sz w:val="22"/>
            <w:szCs w:val="22"/>
            <w:lang w:bidi="ar-SA"/>
          </w:rPr>
          <w:tab/>
        </w:r>
        <w:r w:rsidRPr="009338DC">
          <w:rPr>
            <w:rPrChange w:id="155" w:author="NT" w:date="2013-04-09T10:34:00Z">
              <w:rPr>
                <w:rStyle w:val="Hyperlink"/>
              </w:rPr>
            </w:rPrChange>
          </w:rPr>
          <w:delText>Unified Account &amp; Subscriber Data Model</w:delText>
        </w:r>
        <w:r w:rsidR="003043A1" w:rsidDel="008F6C33">
          <w:rPr>
            <w:webHidden/>
          </w:rPr>
          <w:tab/>
          <w:delText>7</w:delText>
        </w:r>
      </w:del>
    </w:p>
    <w:p w:rsidR="003043A1" w:rsidDel="008F6C33" w:rsidRDefault="009338DC">
      <w:pPr>
        <w:pStyle w:val="TOC3"/>
        <w:rPr>
          <w:del w:id="156" w:author="NT" w:date="2013-04-09T10:34:00Z"/>
          <w:rFonts w:asciiTheme="minorHAnsi" w:eastAsiaTheme="minorEastAsia" w:hAnsiTheme="minorHAnsi" w:cstheme="minorBidi"/>
          <w:sz w:val="22"/>
          <w:szCs w:val="22"/>
          <w:lang w:bidi="ar-SA"/>
        </w:rPr>
      </w:pPr>
      <w:del w:id="157" w:author="NT" w:date="2013-04-09T10:34:00Z">
        <w:r w:rsidRPr="009338DC">
          <w:rPr>
            <w:rPrChange w:id="158" w:author="NT" w:date="2013-04-09T10:34:00Z">
              <w:rPr>
                <w:rStyle w:val="Hyperlink"/>
                <w:rFonts w:ascii="Arial" w:hAnsi="Arial"/>
              </w:rPr>
            </w:rPrChange>
          </w:rPr>
          <w:delText>2.1.2</w:delText>
        </w:r>
        <w:r w:rsidR="003043A1" w:rsidDel="008F6C33">
          <w:rPr>
            <w:rFonts w:asciiTheme="minorHAnsi" w:eastAsiaTheme="minorEastAsia" w:hAnsiTheme="minorHAnsi" w:cstheme="minorBidi"/>
            <w:sz w:val="22"/>
            <w:szCs w:val="22"/>
            <w:lang w:bidi="ar-SA"/>
          </w:rPr>
          <w:tab/>
        </w:r>
        <w:r w:rsidRPr="009338DC">
          <w:rPr>
            <w:rPrChange w:id="159" w:author="NT" w:date="2013-04-09T10:34:00Z">
              <w:rPr>
                <w:rStyle w:val="Hyperlink"/>
              </w:rPr>
            </w:rPrChange>
          </w:rPr>
          <w:delText>Data Modeling</w:delText>
        </w:r>
        <w:r w:rsidR="003043A1" w:rsidDel="008F6C33">
          <w:rPr>
            <w:webHidden/>
          </w:rPr>
          <w:tab/>
          <w:delText>7</w:delText>
        </w:r>
      </w:del>
    </w:p>
    <w:p w:rsidR="003043A1" w:rsidDel="008F6C33" w:rsidRDefault="009338DC">
      <w:pPr>
        <w:pStyle w:val="TOC3"/>
        <w:rPr>
          <w:del w:id="160" w:author="NT" w:date="2013-04-09T10:34:00Z"/>
          <w:rFonts w:asciiTheme="minorHAnsi" w:eastAsiaTheme="minorEastAsia" w:hAnsiTheme="minorHAnsi" w:cstheme="minorBidi"/>
          <w:sz w:val="22"/>
          <w:szCs w:val="22"/>
          <w:lang w:bidi="ar-SA"/>
        </w:rPr>
      </w:pPr>
      <w:del w:id="161" w:author="NT" w:date="2013-04-09T10:34:00Z">
        <w:r w:rsidRPr="009338DC">
          <w:rPr>
            <w:rPrChange w:id="162" w:author="NT" w:date="2013-04-09T10:34:00Z">
              <w:rPr>
                <w:rStyle w:val="Hyperlink"/>
                <w:rFonts w:ascii="Arial" w:hAnsi="Arial"/>
              </w:rPr>
            </w:rPrChange>
          </w:rPr>
          <w:delText>2.1.3</w:delText>
        </w:r>
        <w:r w:rsidR="003043A1" w:rsidDel="008F6C33">
          <w:rPr>
            <w:rFonts w:asciiTheme="minorHAnsi" w:eastAsiaTheme="minorEastAsia" w:hAnsiTheme="minorHAnsi" w:cstheme="minorBidi"/>
            <w:sz w:val="22"/>
            <w:szCs w:val="22"/>
            <w:lang w:bidi="ar-SA"/>
          </w:rPr>
          <w:tab/>
        </w:r>
        <w:r w:rsidRPr="009338DC">
          <w:rPr>
            <w:rPrChange w:id="163" w:author="NT" w:date="2013-04-09T10:34:00Z">
              <w:rPr>
                <w:rStyle w:val="Hyperlink"/>
              </w:rPr>
            </w:rPrChange>
          </w:rPr>
          <w:delText>Account &amp; Subscribers</w:delText>
        </w:r>
        <w:r w:rsidR="003043A1" w:rsidDel="008F6C33">
          <w:rPr>
            <w:webHidden/>
          </w:rPr>
          <w:tab/>
          <w:delText>8</w:delText>
        </w:r>
      </w:del>
    </w:p>
    <w:p w:rsidR="003043A1" w:rsidDel="008F6C33" w:rsidRDefault="009338DC">
      <w:pPr>
        <w:pStyle w:val="TOC3"/>
        <w:rPr>
          <w:del w:id="164" w:author="NT" w:date="2013-04-09T10:34:00Z"/>
          <w:rFonts w:asciiTheme="minorHAnsi" w:eastAsiaTheme="minorEastAsia" w:hAnsiTheme="minorHAnsi" w:cstheme="minorBidi"/>
          <w:sz w:val="22"/>
          <w:szCs w:val="22"/>
          <w:lang w:bidi="ar-SA"/>
        </w:rPr>
      </w:pPr>
      <w:del w:id="165" w:author="NT" w:date="2013-04-09T10:34:00Z">
        <w:r w:rsidRPr="009338DC">
          <w:rPr>
            <w:rPrChange w:id="166" w:author="NT" w:date="2013-04-09T10:34:00Z">
              <w:rPr>
                <w:rStyle w:val="Hyperlink"/>
                <w:rFonts w:ascii="Arial" w:hAnsi="Arial"/>
              </w:rPr>
            </w:rPrChange>
          </w:rPr>
          <w:delText>2.1.4</w:delText>
        </w:r>
        <w:r w:rsidR="003043A1" w:rsidDel="008F6C33">
          <w:rPr>
            <w:rFonts w:asciiTheme="minorHAnsi" w:eastAsiaTheme="minorEastAsia" w:hAnsiTheme="minorHAnsi" w:cstheme="minorBidi"/>
            <w:sz w:val="22"/>
            <w:szCs w:val="22"/>
            <w:lang w:bidi="ar-SA"/>
          </w:rPr>
          <w:tab/>
        </w:r>
        <w:r w:rsidRPr="009338DC">
          <w:rPr>
            <w:rPrChange w:id="167" w:author="NT" w:date="2013-04-09T10:34:00Z">
              <w:rPr>
                <w:rStyle w:val="Hyperlink"/>
              </w:rPr>
            </w:rPrChange>
          </w:rPr>
          <w:delText>Account Hierarchy</w:delText>
        </w:r>
        <w:r w:rsidR="003043A1" w:rsidDel="008F6C33">
          <w:rPr>
            <w:webHidden/>
          </w:rPr>
          <w:tab/>
          <w:delText>9</w:delText>
        </w:r>
      </w:del>
    </w:p>
    <w:p w:rsidR="003043A1" w:rsidDel="008F6C33" w:rsidRDefault="009338DC">
      <w:pPr>
        <w:pStyle w:val="TOC3"/>
        <w:rPr>
          <w:del w:id="168" w:author="NT" w:date="2013-04-09T10:34:00Z"/>
          <w:rFonts w:asciiTheme="minorHAnsi" w:eastAsiaTheme="minorEastAsia" w:hAnsiTheme="minorHAnsi" w:cstheme="minorBidi"/>
          <w:sz w:val="22"/>
          <w:szCs w:val="22"/>
          <w:lang w:bidi="ar-SA"/>
        </w:rPr>
      </w:pPr>
      <w:del w:id="169" w:author="NT" w:date="2013-04-09T10:34:00Z">
        <w:r w:rsidRPr="009338DC">
          <w:rPr>
            <w:rPrChange w:id="170" w:author="NT" w:date="2013-04-09T10:34:00Z">
              <w:rPr>
                <w:rStyle w:val="Hyperlink"/>
                <w:rFonts w:ascii="Arial" w:hAnsi="Arial"/>
              </w:rPr>
            </w:rPrChange>
          </w:rPr>
          <w:delText>2.1.5</w:delText>
        </w:r>
        <w:r w:rsidR="003043A1" w:rsidDel="008F6C33">
          <w:rPr>
            <w:rFonts w:asciiTheme="minorHAnsi" w:eastAsiaTheme="minorEastAsia" w:hAnsiTheme="minorHAnsi" w:cstheme="minorBidi"/>
            <w:sz w:val="22"/>
            <w:szCs w:val="22"/>
            <w:lang w:bidi="ar-SA"/>
          </w:rPr>
          <w:tab/>
        </w:r>
        <w:r w:rsidRPr="009338DC">
          <w:rPr>
            <w:rPrChange w:id="171" w:author="NT" w:date="2013-04-09T10:34:00Z">
              <w:rPr>
                <w:rStyle w:val="Hyperlink"/>
              </w:rPr>
            </w:rPrChange>
          </w:rPr>
          <w:delText>Offers</w:delText>
        </w:r>
        <w:r w:rsidR="003043A1" w:rsidDel="008F6C33">
          <w:rPr>
            <w:webHidden/>
          </w:rPr>
          <w:tab/>
          <w:delText>10</w:delText>
        </w:r>
      </w:del>
    </w:p>
    <w:p w:rsidR="003043A1" w:rsidDel="008F6C33" w:rsidRDefault="009338DC">
      <w:pPr>
        <w:pStyle w:val="TOC3"/>
        <w:rPr>
          <w:del w:id="172" w:author="NT" w:date="2013-04-09T10:34:00Z"/>
          <w:rFonts w:asciiTheme="minorHAnsi" w:eastAsiaTheme="minorEastAsia" w:hAnsiTheme="minorHAnsi" w:cstheme="minorBidi"/>
          <w:sz w:val="22"/>
          <w:szCs w:val="22"/>
          <w:lang w:bidi="ar-SA"/>
        </w:rPr>
      </w:pPr>
      <w:del w:id="173" w:author="NT" w:date="2013-04-09T10:34:00Z">
        <w:r w:rsidRPr="009338DC">
          <w:rPr>
            <w:rPrChange w:id="174" w:author="NT" w:date="2013-04-09T10:34:00Z">
              <w:rPr>
                <w:rStyle w:val="Hyperlink"/>
                <w:rFonts w:ascii="Arial" w:hAnsi="Arial"/>
              </w:rPr>
            </w:rPrChange>
          </w:rPr>
          <w:delText>2.1.6</w:delText>
        </w:r>
        <w:r w:rsidR="003043A1" w:rsidDel="008F6C33">
          <w:rPr>
            <w:rFonts w:asciiTheme="minorHAnsi" w:eastAsiaTheme="minorEastAsia" w:hAnsiTheme="minorHAnsi" w:cstheme="minorBidi"/>
            <w:sz w:val="22"/>
            <w:szCs w:val="22"/>
            <w:lang w:bidi="ar-SA"/>
          </w:rPr>
          <w:tab/>
        </w:r>
        <w:r w:rsidRPr="009338DC">
          <w:rPr>
            <w:rPrChange w:id="175" w:author="NT" w:date="2013-04-09T10:34:00Z">
              <w:rPr>
                <w:rStyle w:val="Hyperlink"/>
              </w:rPr>
            </w:rPrChange>
          </w:rPr>
          <w:delText>Offers &amp; Payments</w:delText>
        </w:r>
        <w:r w:rsidR="003043A1" w:rsidDel="008F6C33">
          <w:rPr>
            <w:webHidden/>
          </w:rPr>
          <w:tab/>
          <w:delText>12</w:delText>
        </w:r>
      </w:del>
    </w:p>
    <w:p w:rsidR="003043A1" w:rsidDel="008F6C33" w:rsidRDefault="009338DC">
      <w:pPr>
        <w:pStyle w:val="TOC3"/>
        <w:rPr>
          <w:del w:id="176" w:author="NT" w:date="2013-04-09T10:34:00Z"/>
          <w:rFonts w:asciiTheme="minorHAnsi" w:eastAsiaTheme="minorEastAsia" w:hAnsiTheme="minorHAnsi" w:cstheme="minorBidi"/>
          <w:sz w:val="22"/>
          <w:szCs w:val="22"/>
          <w:lang w:bidi="ar-SA"/>
        </w:rPr>
      </w:pPr>
      <w:del w:id="177" w:author="NT" w:date="2013-04-09T10:34:00Z">
        <w:r w:rsidRPr="009338DC">
          <w:rPr>
            <w:rPrChange w:id="178" w:author="NT" w:date="2013-04-09T10:34:00Z">
              <w:rPr>
                <w:rStyle w:val="Hyperlink"/>
                <w:rFonts w:ascii="Arial" w:hAnsi="Arial"/>
              </w:rPr>
            </w:rPrChange>
          </w:rPr>
          <w:delText>2.1.7</w:delText>
        </w:r>
        <w:r w:rsidR="003043A1" w:rsidDel="008F6C33">
          <w:rPr>
            <w:rFonts w:asciiTheme="minorHAnsi" w:eastAsiaTheme="minorEastAsia" w:hAnsiTheme="minorHAnsi" w:cstheme="minorBidi"/>
            <w:sz w:val="22"/>
            <w:szCs w:val="22"/>
            <w:lang w:bidi="ar-SA"/>
          </w:rPr>
          <w:tab/>
        </w:r>
        <w:r w:rsidRPr="009338DC">
          <w:rPr>
            <w:rPrChange w:id="179" w:author="NT" w:date="2013-04-09T10:34:00Z">
              <w:rPr>
                <w:rStyle w:val="Hyperlink"/>
              </w:rPr>
            </w:rPrChange>
          </w:rPr>
          <w:delText>Rules</w:delText>
        </w:r>
        <w:r w:rsidR="003043A1" w:rsidDel="008F6C33">
          <w:rPr>
            <w:webHidden/>
          </w:rPr>
          <w:tab/>
          <w:delText>13</w:delText>
        </w:r>
      </w:del>
    </w:p>
    <w:p w:rsidR="003043A1" w:rsidDel="008F6C33" w:rsidRDefault="009338DC">
      <w:pPr>
        <w:pStyle w:val="TOC3"/>
        <w:rPr>
          <w:del w:id="180" w:author="NT" w:date="2013-04-09T10:34:00Z"/>
          <w:rFonts w:asciiTheme="minorHAnsi" w:eastAsiaTheme="minorEastAsia" w:hAnsiTheme="minorHAnsi" w:cstheme="minorBidi"/>
          <w:sz w:val="22"/>
          <w:szCs w:val="22"/>
          <w:lang w:bidi="ar-SA"/>
        </w:rPr>
      </w:pPr>
      <w:del w:id="181" w:author="NT" w:date="2013-04-09T10:34:00Z">
        <w:r w:rsidRPr="009338DC">
          <w:rPr>
            <w:rPrChange w:id="182" w:author="NT" w:date="2013-04-09T10:34:00Z">
              <w:rPr>
                <w:rStyle w:val="Hyperlink"/>
                <w:rFonts w:ascii="Arial" w:hAnsi="Arial"/>
              </w:rPr>
            </w:rPrChange>
          </w:rPr>
          <w:delText>2.1.8</w:delText>
        </w:r>
        <w:r w:rsidR="003043A1" w:rsidDel="008F6C33">
          <w:rPr>
            <w:rFonts w:asciiTheme="minorHAnsi" w:eastAsiaTheme="minorEastAsia" w:hAnsiTheme="minorHAnsi" w:cstheme="minorBidi"/>
            <w:sz w:val="22"/>
            <w:szCs w:val="22"/>
            <w:lang w:bidi="ar-SA"/>
          </w:rPr>
          <w:tab/>
        </w:r>
        <w:r w:rsidRPr="009338DC">
          <w:rPr>
            <w:rPrChange w:id="183" w:author="NT" w:date="2013-04-09T10:34:00Z">
              <w:rPr>
                <w:rStyle w:val="Hyperlink"/>
              </w:rPr>
            </w:rPrChange>
          </w:rPr>
          <w:delText>Templates</w:delText>
        </w:r>
        <w:r w:rsidR="003043A1" w:rsidDel="008F6C33">
          <w:rPr>
            <w:webHidden/>
          </w:rPr>
          <w:tab/>
          <w:delText>13</w:delText>
        </w:r>
      </w:del>
    </w:p>
    <w:p w:rsidR="003043A1" w:rsidDel="008F6C33" w:rsidRDefault="009338DC">
      <w:pPr>
        <w:pStyle w:val="TOC3"/>
        <w:rPr>
          <w:del w:id="184" w:author="NT" w:date="2013-04-09T10:34:00Z"/>
          <w:rFonts w:asciiTheme="minorHAnsi" w:eastAsiaTheme="minorEastAsia" w:hAnsiTheme="minorHAnsi" w:cstheme="minorBidi"/>
          <w:sz w:val="22"/>
          <w:szCs w:val="22"/>
          <w:lang w:bidi="ar-SA"/>
        </w:rPr>
      </w:pPr>
      <w:del w:id="185" w:author="NT" w:date="2013-04-09T10:34:00Z">
        <w:r w:rsidRPr="009338DC">
          <w:rPr>
            <w:rPrChange w:id="186" w:author="NT" w:date="2013-04-09T10:34:00Z">
              <w:rPr>
                <w:rStyle w:val="Hyperlink"/>
                <w:rFonts w:ascii="Arial" w:hAnsi="Arial"/>
              </w:rPr>
            </w:rPrChange>
          </w:rPr>
          <w:delText>2.1.9</w:delText>
        </w:r>
        <w:r w:rsidR="003043A1" w:rsidDel="008F6C33">
          <w:rPr>
            <w:rFonts w:asciiTheme="minorHAnsi" w:eastAsiaTheme="minorEastAsia" w:hAnsiTheme="minorHAnsi" w:cstheme="minorBidi"/>
            <w:sz w:val="22"/>
            <w:szCs w:val="22"/>
            <w:lang w:bidi="ar-SA"/>
          </w:rPr>
          <w:tab/>
        </w:r>
        <w:r w:rsidRPr="009338DC">
          <w:rPr>
            <w:rPrChange w:id="187" w:author="NT" w:date="2013-04-09T10:34:00Z">
              <w:rPr>
                <w:rStyle w:val="Hyperlink"/>
              </w:rPr>
            </w:rPrChange>
          </w:rPr>
          <w:delText>Terms</w:delText>
        </w:r>
        <w:r w:rsidR="003043A1" w:rsidDel="008F6C33">
          <w:rPr>
            <w:webHidden/>
          </w:rPr>
          <w:tab/>
          <w:delText>13</w:delText>
        </w:r>
      </w:del>
    </w:p>
    <w:p w:rsidR="003043A1" w:rsidDel="008F6C33" w:rsidRDefault="009338DC">
      <w:pPr>
        <w:pStyle w:val="TOC3"/>
        <w:rPr>
          <w:del w:id="188" w:author="NT" w:date="2013-04-09T10:34:00Z"/>
          <w:rFonts w:asciiTheme="minorHAnsi" w:eastAsiaTheme="minorEastAsia" w:hAnsiTheme="minorHAnsi" w:cstheme="minorBidi"/>
          <w:sz w:val="22"/>
          <w:szCs w:val="22"/>
          <w:lang w:bidi="ar-SA"/>
        </w:rPr>
      </w:pPr>
      <w:del w:id="189" w:author="NT" w:date="2013-04-09T10:34:00Z">
        <w:r w:rsidRPr="009338DC">
          <w:rPr>
            <w:rPrChange w:id="190" w:author="NT" w:date="2013-04-09T10:34:00Z">
              <w:rPr>
                <w:rStyle w:val="Hyperlink"/>
                <w:rFonts w:ascii="Arial" w:hAnsi="Arial"/>
              </w:rPr>
            </w:rPrChange>
          </w:rPr>
          <w:delText>2.1.10</w:delText>
        </w:r>
        <w:r w:rsidR="003043A1" w:rsidDel="008F6C33">
          <w:rPr>
            <w:rFonts w:asciiTheme="minorHAnsi" w:eastAsiaTheme="minorEastAsia" w:hAnsiTheme="minorHAnsi" w:cstheme="minorBidi"/>
            <w:sz w:val="22"/>
            <w:szCs w:val="22"/>
            <w:lang w:bidi="ar-SA"/>
          </w:rPr>
          <w:tab/>
        </w:r>
        <w:r w:rsidRPr="009338DC">
          <w:rPr>
            <w:rPrChange w:id="191" w:author="NT" w:date="2013-04-09T10:34:00Z">
              <w:rPr>
                <w:rStyle w:val="Hyperlink"/>
              </w:rPr>
            </w:rPrChange>
          </w:rPr>
          <w:delText>Plans</w:delText>
        </w:r>
        <w:r w:rsidR="003043A1" w:rsidDel="008F6C33">
          <w:rPr>
            <w:webHidden/>
          </w:rPr>
          <w:tab/>
          <w:delText>14</w:delText>
        </w:r>
      </w:del>
    </w:p>
    <w:p w:rsidR="003043A1" w:rsidDel="008F6C33" w:rsidRDefault="009338DC">
      <w:pPr>
        <w:pStyle w:val="TOC3"/>
        <w:rPr>
          <w:del w:id="192" w:author="NT" w:date="2013-04-09T10:34:00Z"/>
          <w:rFonts w:asciiTheme="minorHAnsi" w:eastAsiaTheme="minorEastAsia" w:hAnsiTheme="minorHAnsi" w:cstheme="minorBidi"/>
          <w:sz w:val="22"/>
          <w:szCs w:val="22"/>
          <w:lang w:bidi="ar-SA"/>
        </w:rPr>
      </w:pPr>
      <w:del w:id="193" w:author="NT" w:date="2013-04-09T10:34:00Z">
        <w:r w:rsidRPr="009338DC">
          <w:rPr>
            <w:rPrChange w:id="194" w:author="NT" w:date="2013-04-09T10:34:00Z">
              <w:rPr>
                <w:rStyle w:val="Hyperlink"/>
                <w:rFonts w:ascii="Arial" w:hAnsi="Arial"/>
              </w:rPr>
            </w:rPrChange>
          </w:rPr>
          <w:delText>2.1.11</w:delText>
        </w:r>
        <w:r w:rsidR="003043A1" w:rsidDel="008F6C33">
          <w:rPr>
            <w:rFonts w:asciiTheme="minorHAnsi" w:eastAsiaTheme="minorEastAsia" w:hAnsiTheme="minorHAnsi" w:cstheme="minorBidi"/>
            <w:sz w:val="22"/>
            <w:szCs w:val="22"/>
            <w:lang w:bidi="ar-SA"/>
          </w:rPr>
          <w:tab/>
        </w:r>
        <w:r w:rsidRPr="009338DC">
          <w:rPr>
            <w:rPrChange w:id="195" w:author="NT" w:date="2013-04-09T10:34:00Z">
              <w:rPr>
                <w:rStyle w:val="Hyperlink"/>
              </w:rPr>
            </w:rPrChange>
          </w:rPr>
          <w:delText>Balances &amp; Accumulators</w:delText>
        </w:r>
        <w:r w:rsidR="003043A1" w:rsidDel="008F6C33">
          <w:rPr>
            <w:webHidden/>
          </w:rPr>
          <w:tab/>
          <w:delText>14</w:delText>
        </w:r>
      </w:del>
    </w:p>
    <w:p w:rsidR="003043A1" w:rsidDel="008F6C33" w:rsidRDefault="009338DC">
      <w:pPr>
        <w:pStyle w:val="TOC3"/>
        <w:rPr>
          <w:del w:id="196" w:author="NT" w:date="2013-04-09T10:34:00Z"/>
          <w:rFonts w:asciiTheme="minorHAnsi" w:eastAsiaTheme="minorEastAsia" w:hAnsiTheme="minorHAnsi" w:cstheme="minorBidi"/>
          <w:sz w:val="22"/>
          <w:szCs w:val="22"/>
          <w:lang w:bidi="ar-SA"/>
        </w:rPr>
      </w:pPr>
      <w:del w:id="197" w:author="NT" w:date="2013-04-09T10:34:00Z">
        <w:r w:rsidRPr="009338DC">
          <w:rPr>
            <w:rPrChange w:id="198" w:author="NT" w:date="2013-04-09T10:34:00Z">
              <w:rPr>
                <w:rStyle w:val="Hyperlink"/>
                <w:rFonts w:ascii="Arial" w:hAnsi="Arial"/>
              </w:rPr>
            </w:rPrChange>
          </w:rPr>
          <w:delText>2.1.12</w:delText>
        </w:r>
        <w:r w:rsidR="003043A1" w:rsidDel="008F6C33">
          <w:rPr>
            <w:rFonts w:asciiTheme="minorHAnsi" w:eastAsiaTheme="minorEastAsia" w:hAnsiTheme="minorHAnsi" w:cstheme="minorBidi"/>
            <w:sz w:val="22"/>
            <w:szCs w:val="22"/>
            <w:lang w:bidi="ar-SA"/>
          </w:rPr>
          <w:tab/>
        </w:r>
        <w:r w:rsidRPr="009338DC">
          <w:rPr>
            <w:rPrChange w:id="199" w:author="NT" w:date="2013-04-09T10:34:00Z">
              <w:rPr>
                <w:rStyle w:val="Hyperlink"/>
              </w:rPr>
            </w:rPrChange>
          </w:rPr>
          <w:delText>Charge Direction</w:delText>
        </w:r>
        <w:r w:rsidR="003043A1" w:rsidDel="008F6C33">
          <w:rPr>
            <w:webHidden/>
          </w:rPr>
          <w:tab/>
          <w:delText>18</w:delText>
        </w:r>
      </w:del>
    </w:p>
    <w:p w:rsidR="003043A1" w:rsidDel="008F6C33" w:rsidRDefault="009338DC">
      <w:pPr>
        <w:pStyle w:val="TOC2"/>
        <w:rPr>
          <w:del w:id="200" w:author="NT" w:date="2013-04-09T10:34:00Z"/>
          <w:rFonts w:asciiTheme="minorHAnsi" w:eastAsiaTheme="minorEastAsia" w:hAnsiTheme="minorHAnsi" w:cstheme="minorBidi"/>
          <w:sz w:val="22"/>
          <w:szCs w:val="22"/>
          <w:lang w:bidi="ar-SA"/>
        </w:rPr>
      </w:pPr>
      <w:del w:id="201" w:author="NT" w:date="2013-04-09T10:34:00Z">
        <w:r w:rsidRPr="009338DC">
          <w:rPr>
            <w:rPrChange w:id="202" w:author="NT" w:date="2013-04-09T10:34:00Z">
              <w:rPr>
                <w:rStyle w:val="Hyperlink"/>
                <w:rFonts w:ascii="Arial" w:hAnsi="Arial"/>
              </w:rPr>
            </w:rPrChange>
          </w:rPr>
          <w:delText>2.2</w:delText>
        </w:r>
        <w:r w:rsidR="003043A1" w:rsidDel="008F6C33">
          <w:rPr>
            <w:rFonts w:asciiTheme="minorHAnsi" w:eastAsiaTheme="minorEastAsia" w:hAnsiTheme="minorHAnsi" w:cstheme="minorBidi"/>
            <w:sz w:val="22"/>
            <w:szCs w:val="22"/>
            <w:lang w:bidi="ar-SA"/>
          </w:rPr>
          <w:tab/>
        </w:r>
        <w:r w:rsidRPr="009338DC">
          <w:rPr>
            <w:rPrChange w:id="203" w:author="NT" w:date="2013-04-09T10:34:00Z">
              <w:rPr>
                <w:rStyle w:val="Hyperlink"/>
              </w:rPr>
            </w:rPrChange>
          </w:rPr>
          <w:delText>Overview of the solution</w:delText>
        </w:r>
        <w:r w:rsidR="003043A1" w:rsidDel="008F6C33">
          <w:rPr>
            <w:webHidden/>
          </w:rPr>
          <w:tab/>
          <w:delText>21</w:delText>
        </w:r>
      </w:del>
    </w:p>
    <w:p w:rsidR="003043A1" w:rsidDel="008F6C33" w:rsidRDefault="009338DC">
      <w:pPr>
        <w:pStyle w:val="TOC2"/>
        <w:rPr>
          <w:del w:id="204" w:author="NT" w:date="2013-04-09T10:34:00Z"/>
          <w:rFonts w:asciiTheme="minorHAnsi" w:eastAsiaTheme="minorEastAsia" w:hAnsiTheme="minorHAnsi" w:cstheme="minorBidi"/>
          <w:sz w:val="22"/>
          <w:szCs w:val="22"/>
          <w:lang w:bidi="ar-SA"/>
        </w:rPr>
      </w:pPr>
      <w:del w:id="205" w:author="NT" w:date="2013-04-09T10:34:00Z">
        <w:r w:rsidRPr="009338DC">
          <w:rPr>
            <w:rPrChange w:id="206" w:author="NT" w:date="2013-04-09T10:34:00Z">
              <w:rPr>
                <w:rStyle w:val="Hyperlink"/>
                <w:rFonts w:ascii="Arial" w:hAnsi="Arial"/>
              </w:rPr>
            </w:rPrChange>
          </w:rPr>
          <w:delText>2.3</w:delText>
        </w:r>
        <w:r w:rsidR="003043A1" w:rsidDel="008F6C33">
          <w:rPr>
            <w:rFonts w:asciiTheme="minorHAnsi" w:eastAsiaTheme="minorEastAsia" w:hAnsiTheme="minorHAnsi" w:cstheme="minorBidi"/>
            <w:sz w:val="22"/>
            <w:szCs w:val="22"/>
            <w:lang w:bidi="ar-SA"/>
          </w:rPr>
          <w:tab/>
        </w:r>
        <w:r w:rsidRPr="009338DC">
          <w:rPr>
            <w:rPrChange w:id="207" w:author="NT" w:date="2013-04-09T10:34:00Z">
              <w:rPr>
                <w:rStyle w:val="Hyperlink"/>
              </w:rPr>
            </w:rPrChange>
          </w:rPr>
          <w:delText>Rating, Charging, and Promotions</w:delText>
        </w:r>
        <w:r w:rsidR="003043A1" w:rsidDel="008F6C33">
          <w:rPr>
            <w:webHidden/>
          </w:rPr>
          <w:tab/>
          <w:delText>21</w:delText>
        </w:r>
      </w:del>
    </w:p>
    <w:p w:rsidR="003043A1" w:rsidDel="008F6C33" w:rsidRDefault="009338DC">
      <w:pPr>
        <w:pStyle w:val="TOC2"/>
        <w:rPr>
          <w:del w:id="208" w:author="NT" w:date="2013-04-09T10:34:00Z"/>
          <w:rFonts w:asciiTheme="minorHAnsi" w:eastAsiaTheme="minorEastAsia" w:hAnsiTheme="minorHAnsi" w:cstheme="minorBidi"/>
          <w:sz w:val="22"/>
          <w:szCs w:val="22"/>
          <w:lang w:bidi="ar-SA"/>
        </w:rPr>
      </w:pPr>
      <w:del w:id="209" w:author="NT" w:date="2013-04-09T10:34:00Z">
        <w:r w:rsidRPr="009338DC">
          <w:rPr>
            <w:rPrChange w:id="210" w:author="NT" w:date="2013-04-09T10:34:00Z">
              <w:rPr>
                <w:rStyle w:val="Hyperlink"/>
                <w:rFonts w:ascii="Arial" w:hAnsi="Arial"/>
              </w:rPr>
            </w:rPrChange>
          </w:rPr>
          <w:delText>2.4</w:delText>
        </w:r>
        <w:r w:rsidR="003043A1" w:rsidDel="008F6C33">
          <w:rPr>
            <w:rFonts w:asciiTheme="minorHAnsi" w:eastAsiaTheme="minorEastAsia" w:hAnsiTheme="minorHAnsi" w:cstheme="minorBidi"/>
            <w:sz w:val="22"/>
            <w:szCs w:val="22"/>
            <w:lang w:bidi="ar-SA"/>
          </w:rPr>
          <w:tab/>
        </w:r>
        <w:r w:rsidRPr="009338DC">
          <w:rPr>
            <w:rPrChange w:id="211" w:author="NT" w:date="2013-04-09T10:34:00Z">
              <w:rPr>
                <w:rStyle w:val="Hyperlink"/>
              </w:rPr>
            </w:rPrChange>
          </w:rPr>
          <w:delText>Product Catalog</w:delText>
        </w:r>
        <w:r w:rsidR="003043A1" w:rsidDel="008F6C33">
          <w:rPr>
            <w:webHidden/>
          </w:rPr>
          <w:tab/>
          <w:delText>22</w:delText>
        </w:r>
      </w:del>
    </w:p>
    <w:p w:rsidR="003043A1" w:rsidDel="008F6C33" w:rsidRDefault="009338DC">
      <w:pPr>
        <w:pStyle w:val="TOC2"/>
        <w:rPr>
          <w:del w:id="212" w:author="NT" w:date="2013-04-09T10:34:00Z"/>
          <w:rFonts w:asciiTheme="minorHAnsi" w:eastAsiaTheme="minorEastAsia" w:hAnsiTheme="minorHAnsi" w:cstheme="minorBidi"/>
          <w:sz w:val="22"/>
          <w:szCs w:val="22"/>
          <w:lang w:bidi="ar-SA"/>
        </w:rPr>
      </w:pPr>
      <w:del w:id="213" w:author="NT" w:date="2013-04-09T10:34:00Z">
        <w:r w:rsidRPr="009338DC">
          <w:rPr>
            <w:rPrChange w:id="214" w:author="NT" w:date="2013-04-09T10:34:00Z">
              <w:rPr>
                <w:rStyle w:val="Hyperlink"/>
                <w:rFonts w:ascii="Arial" w:hAnsi="Arial"/>
              </w:rPr>
            </w:rPrChange>
          </w:rPr>
          <w:delText>2.5</w:delText>
        </w:r>
        <w:r w:rsidR="003043A1" w:rsidDel="008F6C33">
          <w:rPr>
            <w:rFonts w:asciiTheme="minorHAnsi" w:eastAsiaTheme="minorEastAsia" w:hAnsiTheme="minorHAnsi" w:cstheme="minorBidi"/>
            <w:sz w:val="22"/>
            <w:szCs w:val="22"/>
            <w:lang w:bidi="ar-SA"/>
          </w:rPr>
          <w:tab/>
        </w:r>
        <w:r w:rsidRPr="009338DC">
          <w:rPr>
            <w:rPrChange w:id="215" w:author="NT" w:date="2013-04-09T10:34:00Z">
              <w:rPr>
                <w:rStyle w:val="Hyperlink"/>
              </w:rPr>
            </w:rPrChange>
          </w:rPr>
          <w:delText>Unified Platform Manager</w:delText>
        </w:r>
        <w:r w:rsidR="003043A1" w:rsidDel="008F6C33">
          <w:rPr>
            <w:webHidden/>
          </w:rPr>
          <w:tab/>
          <w:delText>23</w:delText>
        </w:r>
      </w:del>
    </w:p>
    <w:p w:rsidR="003043A1" w:rsidDel="008F6C33" w:rsidRDefault="009338DC">
      <w:pPr>
        <w:pStyle w:val="TOC2"/>
        <w:rPr>
          <w:del w:id="216" w:author="NT" w:date="2013-04-09T10:34:00Z"/>
          <w:rFonts w:asciiTheme="minorHAnsi" w:eastAsiaTheme="minorEastAsia" w:hAnsiTheme="minorHAnsi" w:cstheme="minorBidi"/>
          <w:sz w:val="22"/>
          <w:szCs w:val="22"/>
          <w:lang w:bidi="ar-SA"/>
        </w:rPr>
      </w:pPr>
      <w:del w:id="217" w:author="NT" w:date="2013-04-09T10:34:00Z">
        <w:r w:rsidRPr="009338DC">
          <w:rPr>
            <w:rPrChange w:id="218" w:author="NT" w:date="2013-04-09T10:34:00Z">
              <w:rPr>
                <w:rStyle w:val="Hyperlink"/>
                <w:rFonts w:ascii="Arial" w:hAnsi="Arial"/>
              </w:rPr>
            </w:rPrChange>
          </w:rPr>
          <w:delText>2.6</w:delText>
        </w:r>
        <w:r w:rsidR="003043A1" w:rsidDel="008F6C33">
          <w:rPr>
            <w:rFonts w:asciiTheme="minorHAnsi" w:eastAsiaTheme="minorEastAsia" w:hAnsiTheme="minorHAnsi" w:cstheme="minorBidi"/>
            <w:sz w:val="22"/>
            <w:szCs w:val="22"/>
            <w:lang w:bidi="ar-SA"/>
          </w:rPr>
          <w:tab/>
        </w:r>
        <w:r w:rsidRPr="009338DC">
          <w:rPr>
            <w:rPrChange w:id="219" w:author="NT" w:date="2013-04-09T10:34:00Z">
              <w:rPr>
                <w:rStyle w:val="Hyperlink"/>
              </w:rPr>
            </w:rPrChange>
          </w:rPr>
          <w:delText>Security Server</w:delText>
        </w:r>
        <w:r w:rsidR="003043A1" w:rsidDel="008F6C33">
          <w:rPr>
            <w:webHidden/>
          </w:rPr>
          <w:tab/>
          <w:delText>24</w:delText>
        </w:r>
      </w:del>
    </w:p>
    <w:p w:rsidR="003043A1" w:rsidDel="008F6C33" w:rsidRDefault="009338DC">
      <w:pPr>
        <w:pStyle w:val="TOC2"/>
        <w:rPr>
          <w:del w:id="220" w:author="NT" w:date="2013-04-09T10:34:00Z"/>
          <w:rFonts w:asciiTheme="minorHAnsi" w:eastAsiaTheme="minorEastAsia" w:hAnsiTheme="minorHAnsi" w:cstheme="minorBidi"/>
          <w:sz w:val="22"/>
          <w:szCs w:val="22"/>
          <w:lang w:bidi="ar-SA"/>
        </w:rPr>
      </w:pPr>
      <w:del w:id="221" w:author="NT" w:date="2013-04-09T10:34:00Z">
        <w:r w:rsidRPr="009338DC">
          <w:rPr>
            <w:rPrChange w:id="222" w:author="NT" w:date="2013-04-09T10:34:00Z">
              <w:rPr>
                <w:rStyle w:val="Hyperlink"/>
                <w:rFonts w:ascii="Arial" w:hAnsi="Arial"/>
              </w:rPr>
            </w:rPrChange>
          </w:rPr>
          <w:delText>2.7</w:delText>
        </w:r>
        <w:r w:rsidR="003043A1" w:rsidDel="008F6C33">
          <w:rPr>
            <w:rFonts w:asciiTheme="minorHAnsi" w:eastAsiaTheme="minorEastAsia" w:hAnsiTheme="minorHAnsi" w:cstheme="minorBidi"/>
            <w:sz w:val="22"/>
            <w:szCs w:val="22"/>
            <w:lang w:bidi="ar-SA"/>
          </w:rPr>
          <w:tab/>
        </w:r>
        <w:r w:rsidRPr="009338DC">
          <w:rPr>
            <w:rPrChange w:id="223" w:author="NT" w:date="2013-04-09T10:34:00Z">
              <w:rPr>
                <w:rStyle w:val="Hyperlink"/>
              </w:rPr>
            </w:rPrChange>
          </w:rPr>
          <w:delText>Unified API (Single API – SAPI)</w:delText>
        </w:r>
        <w:r w:rsidR="003043A1" w:rsidDel="008F6C33">
          <w:rPr>
            <w:webHidden/>
          </w:rPr>
          <w:tab/>
          <w:delText>26</w:delText>
        </w:r>
      </w:del>
    </w:p>
    <w:p w:rsidR="003043A1" w:rsidDel="008F6C33" w:rsidRDefault="009338DC">
      <w:pPr>
        <w:pStyle w:val="TOC2"/>
        <w:rPr>
          <w:del w:id="224" w:author="NT" w:date="2013-04-09T10:34:00Z"/>
          <w:rFonts w:asciiTheme="minorHAnsi" w:eastAsiaTheme="minorEastAsia" w:hAnsiTheme="minorHAnsi" w:cstheme="minorBidi"/>
          <w:sz w:val="22"/>
          <w:szCs w:val="22"/>
          <w:lang w:bidi="ar-SA"/>
        </w:rPr>
      </w:pPr>
      <w:del w:id="225" w:author="NT" w:date="2013-04-09T10:34:00Z">
        <w:r w:rsidRPr="009338DC">
          <w:rPr>
            <w:rPrChange w:id="226" w:author="NT" w:date="2013-04-09T10:34:00Z">
              <w:rPr>
                <w:rStyle w:val="Hyperlink"/>
                <w:rFonts w:ascii="Arial" w:hAnsi="Arial"/>
              </w:rPr>
            </w:rPrChange>
          </w:rPr>
          <w:delText>2.8</w:delText>
        </w:r>
        <w:r w:rsidR="003043A1" w:rsidDel="008F6C33">
          <w:rPr>
            <w:rFonts w:asciiTheme="minorHAnsi" w:eastAsiaTheme="minorEastAsia" w:hAnsiTheme="minorHAnsi" w:cstheme="minorBidi"/>
            <w:sz w:val="22"/>
            <w:szCs w:val="22"/>
            <w:lang w:bidi="ar-SA"/>
          </w:rPr>
          <w:tab/>
        </w:r>
        <w:r w:rsidRPr="009338DC">
          <w:rPr>
            <w:rPrChange w:id="227" w:author="NT" w:date="2013-04-09T10:34:00Z">
              <w:rPr>
                <w:rStyle w:val="Hyperlink"/>
              </w:rPr>
            </w:rPrChange>
          </w:rPr>
          <w:delText>Rating processing</w:delText>
        </w:r>
        <w:r w:rsidR="003043A1" w:rsidDel="008F6C33">
          <w:rPr>
            <w:webHidden/>
          </w:rPr>
          <w:tab/>
          <w:delText>27</w:delText>
        </w:r>
      </w:del>
    </w:p>
    <w:p w:rsidR="003043A1" w:rsidDel="008F6C33" w:rsidRDefault="009338DC">
      <w:pPr>
        <w:pStyle w:val="TOC2"/>
        <w:rPr>
          <w:del w:id="228" w:author="NT" w:date="2013-04-09T10:34:00Z"/>
          <w:rFonts w:asciiTheme="minorHAnsi" w:eastAsiaTheme="minorEastAsia" w:hAnsiTheme="minorHAnsi" w:cstheme="minorBidi"/>
          <w:sz w:val="22"/>
          <w:szCs w:val="22"/>
          <w:lang w:bidi="ar-SA"/>
        </w:rPr>
      </w:pPr>
      <w:del w:id="229" w:author="NT" w:date="2013-04-09T10:34:00Z">
        <w:r w:rsidRPr="009338DC">
          <w:rPr>
            <w:rPrChange w:id="230" w:author="NT" w:date="2013-04-09T10:34:00Z">
              <w:rPr>
                <w:rStyle w:val="Hyperlink"/>
                <w:rFonts w:ascii="Arial" w:hAnsi="Arial"/>
              </w:rPr>
            </w:rPrChange>
          </w:rPr>
          <w:delText>2.9</w:delText>
        </w:r>
        <w:r w:rsidR="003043A1" w:rsidDel="008F6C33">
          <w:rPr>
            <w:rFonts w:asciiTheme="minorHAnsi" w:eastAsiaTheme="minorEastAsia" w:hAnsiTheme="minorHAnsi" w:cstheme="minorBidi"/>
            <w:sz w:val="22"/>
            <w:szCs w:val="22"/>
            <w:lang w:bidi="ar-SA"/>
          </w:rPr>
          <w:tab/>
        </w:r>
        <w:r w:rsidRPr="009338DC">
          <w:rPr>
            <w:rPrChange w:id="231" w:author="NT" w:date="2013-04-09T10:34:00Z">
              <w:rPr>
                <w:rStyle w:val="Hyperlink"/>
              </w:rPr>
            </w:rPrChange>
          </w:rPr>
          <w:delText>Re-Rating</w:delText>
        </w:r>
        <w:r w:rsidR="003043A1" w:rsidDel="008F6C33">
          <w:rPr>
            <w:webHidden/>
          </w:rPr>
          <w:tab/>
          <w:delText>30</w:delText>
        </w:r>
      </w:del>
    </w:p>
    <w:p w:rsidR="003043A1" w:rsidDel="008F6C33" w:rsidRDefault="009338DC">
      <w:pPr>
        <w:pStyle w:val="TOC3"/>
        <w:rPr>
          <w:del w:id="232" w:author="NT" w:date="2013-04-09T10:34:00Z"/>
          <w:rFonts w:asciiTheme="minorHAnsi" w:eastAsiaTheme="minorEastAsia" w:hAnsiTheme="minorHAnsi" w:cstheme="minorBidi"/>
          <w:sz w:val="22"/>
          <w:szCs w:val="22"/>
          <w:lang w:bidi="ar-SA"/>
        </w:rPr>
      </w:pPr>
      <w:del w:id="233" w:author="NT" w:date="2013-04-09T10:34:00Z">
        <w:r w:rsidRPr="009338DC">
          <w:rPr>
            <w:rPrChange w:id="234" w:author="NT" w:date="2013-04-09T10:34:00Z">
              <w:rPr>
                <w:rStyle w:val="Hyperlink"/>
                <w:rFonts w:ascii="Arial" w:hAnsi="Arial"/>
              </w:rPr>
            </w:rPrChange>
          </w:rPr>
          <w:delText>2.9.1</w:delText>
        </w:r>
        <w:r w:rsidR="003043A1" w:rsidDel="008F6C33">
          <w:rPr>
            <w:rFonts w:asciiTheme="minorHAnsi" w:eastAsiaTheme="minorEastAsia" w:hAnsiTheme="minorHAnsi" w:cstheme="minorBidi"/>
            <w:sz w:val="22"/>
            <w:szCs w:val="22"/>
            <w:lang w:bidi="ar-SA"/>
          </w:rPr>
          <w:tab/>
        </w:r>
        <w:r w:rsidRPr="009338DC">
          <w:rPr>
            <w:rPrChange w:id="235" w:author="NT" w:date="2013-04-09T10:34:00Z">
              <w:rPr>
                <w:rStyle w:val="Hyperlink"/>
              </w:rPr>
            </w:rPrChange>
          </w:rPr>
          <w:delText>Rerating Criteria</w:delText>
        </w:r>
        <w:r w:rsidR="003043A1" w:rsidDel="008F6C33">
          <w:rPr>
            <w:webHidden/>
          </w:rPr>
          <w:tab/>
          <w:delText>30</w:delText>
        </w:r>
      </w:del>
    </w:p>
    <w:p w:rsidR="003043A1" w:rsidDel="008F6C33" w:rsidRDefault="009338DC">
      <w:pPr>
        <w:pStyle w:val="TOC3"/>
        <w:rPr>
          <w:del w:id="236" w:author="NT" w:date="2013-04-09T10:34:00Z"/>
          <w:rFonts w:asciiTheme="minorHAnsi" w:eastAsiaTheme="minorEastAsia" w:hAnsiTheme="minorHAnsi" w:cstheme="minorBidi"/>
          <w:sz w:val="22"/>
          <w:szCs w:val="22"/>
          <w:lang w:bidi="ar-SA"/>
        </w:rPr>
      </w:pPr>
      <w:del w:id="237" w:author="NT" w:date="2013-04-09T10:34:00Z">
        <w:r w:rsidRPr="009338DC">
          <w:rPr>
            <w:rPrChange w:id="238" w:author="NT" w:date="2013-04-09T10:34:00Z">
              <w:rPr>
                <w:rStyle w:val="Hyperlink"/>
                <w:rFonts w:ascii="Arial" w:hAnsi="Arial"/>
              </w:rPr>
            </w:rPrChange>
          </w:rPr>
          <w:delText>2.9.2</w:delText>
        </w:r>
        <w:r w:rsidR="003043A1" w:rsidDel="008F6C33">
          <w:rPr>
            <w:rFonts w:asciiTheme="minorHAnsi" w:eastAsiaTheme="minorEastAsia" w:hAnsiTheme="minorHAnsi" w:cstheme="minorBidi"/>
            <w:sz w:val="22"/>
            <w:szCs w:val="22"/>
            <w:lang w:bidi="ar-SA"/>
          </w:rPr>
          <w:tab/>
        </w:r>
        <w:r w:rsidRPr="009338DC">
          <w:rPr>
            <w:rPrChange w:id="239" w:author="NT" w:date="2013-04-09T10:34:00Z">
              <w:rPr>
                <w:rStyle w:val="Hyperlink"/>
              </w:rPr>
            </w:rPrChange>
          </w:rPr>
          <w:delText>Criteria for Identifying Subscribers and Transactions Affected</w:delText>
        </w:r>
        <w:r w:rsidR="003043A1" w:rsidDel="008F6C33">
          <w:rPr>
            <w:webHidden/>
          </w:rPr>
          <w:tab/>
          <w:delText>32</w:delText>
        </w:r>
      </w:del>
    </w:p>
    <w:p w:rsidR="003043A1" w:rsidDel="008F6C33" w:rsidRDefault="009338DC">
      <w:pPr>
        <w:pStyle w:val="TOC2"/>
        <w:rPr>
          <w:del w:id="240" w:author="NT" w:date="2013-04-09T10:34:00Z"/>
          <w:rFonts w:asciiTheme="minorHAnsi" w:eastAsiaTheme="minorEastAsia" w:hAnsiTheme="minorHAnsi" w:cstheme="minorBidi"/>
          <w:sz w:val="22"/>
          <w:szCs w:val="22"/>
          <w:lang w:bidi="ar-SA"/>
        </w:rPr>
      </w:pPr>
      <w:del w:id="241" w:author="NT" w:date="2013-04-09T10:34:00Z">
        <w:r w:rsidRPr="009338DC">
          <w:rPr>
            <w:rPrChange w:id="242" w:author="NT" w:date="2013-04-09T10:34:00Z">
              <w:rPr>
                <w:rStyle w:val="Hyperlink"/>
                <w:rFonts w:ascii="Arial" w:hAnsi="Arial"/>
              </w:rPr>
            </w:rPrChange>
          </w:rPr>
          <w:delText>2.10</w:delText>
        </w:r>
        <w:r w:rsidR="003043A1" w:rsidDel="008F6C33">
          <w:rPr>
            <w:rFonts w:asciiTheme="minorHAnsi" w:eastAsiaTheme="minorEastAsia" w:hAnsiTheme="minorHAnsi" w:cstheme="minorBidi"/>
            <w:sz w:val="22"/>
            <w:szCs w:val="22"/>
            <w:lang w:bidi="ar-SA"/>
          </w:rPr>
          <w:tab/>
        </w:r>
        <w:r w:rsidRPr="009338DC">
          <w:rPr>
            <w:rPrChange w:id="243" w:author="NT" w:date="2013-04-09T10:34:00Z">
              <w:rPr>
                <w:rStyle w:val="Hyperlink"/>
              </w:rPr>
            </w:rPrChange>
          </w:rPr>
          <w:delText>Offline CDR Information</w:delText>
        </w:r>
        <w:r w:rsidR="003043A1" w:rsidDel="008F6C33">
          <w:rPr>
            <w:webHidden/>
          </w:rPr>
          <w:tab/>
          <w:delText>33</w:delText>
        </w:r>
      </w:del>
    </w:p>
    <w:p w:rsidR="003043A1" w:rsidDel="008F6C33" w:rsidRDefault="009338DC">
      <w:pPr>
        <w:pStyle w:val="TOC2"/>
        <w:rPr>
          <w:del w:id="244" w:author="NT" w:date="2013-04-09T10:34:00Z"/>
          <w:rFonts w:asciiTheme="minorHAnsi" w:eastAsiaTheme="minorEastAsia" w:hAnsiTheme="minorHAnsi" w:cstheme="minorBidi"/>
          <w:sz w:val="22"/>
          <w:szCs w:val="22"/>
          <w:lang w:bidi="ar-SA"/>
        </w:rPr>
      </w:pPr>
      <w:del w:id="245" w:author="NT" w:date="2013-04-09T10:34:00Z">
        <w:r w:rsidRPr="009338DC">
          <w:rPr>
            <w:rPrChange w:id="246" w:author="NT" w:date="2013-04-09T10:34:00Z">
              <w:rPr>
                <w:rStyle w:val="Hyperlink"/>
                <w:rFonts w:ascii="Arial" w:hAnsi="Arial"/>
              </w:rPr>
            </w:rPrChange>
          </w:rPr>
          <w:delText>2.11</w:delText>
        </w:r>
        <w:r w:rsidR="003043A1" w:rsidDel="008F6C33">
          <w:rPr>
            <w:rFonts w:asciiTheme="minorHAnsi" w:eastAsiaTheme="minorEastAsia" w:hAnsiTheme="minorHAnsi" w:cstheme="minorBidi"/>
            <w:sz w:val="22"/>
            <w:szCs w:val="22"/>
            <w:lang w:bidi="ar-SA"/>
          </w:rPr>
          <w:tab/>
        </w:r>
        <w:r w:rsidRPr="009338DC">
          <w:rPr>
            <w:rPrChange w:id="247" w:author="NT" w:date="2013-04-09T10:34:00Z">
              <w:rPr>
                <w:rStyle w:val="Hyperlink"/>
              </w:rPr>
            </w:rPrChange>
          </w:rPr>
          <w:delText>ORP CDR Information</w:delText>
        </w:r>
        <w:r w:rsidR="003043A1" w:rsidDel="008F6C33">
          <w:rPr>
            <w:webHidden/>
          </w:rPr>
          <w:tab/>
          <w:delText>33</w:delText>
        </w:r>
      </w:del>
    </w:p>
    <w:p w:rsidR="003043A1" w:rsidDel="008F6C33" w:rsidRDefault="009338DC">
      <w:pPr>
        <w:pStyle w:val="TOC2"/>
        <w:rPr>
          <w:del w:id="248" w:author="NT" w:date="2013-04-09T10:34:00Z"/>
          <w:rFonts w:asciiTheme="minorHAnsi" w:eastAsiaTheme="minorEastAsia" w:hAnsiTheme="minorHAnsi" w:cstheme="minorBidi"/>
          <w:sz w:val="22"/>
          <w:szCs w:val="22"/>
          <w:lang w:bidi="ar-SA"/>
        </w:rPr>
      </w:pPr>
      <w:del w:id="249" w:author="NT" w:date="2013-04-09T10:34:00Z">
        <w:r w:rsidRPr="009338DC">
          <w:rPr>
            <w:rPrChange w:id="250" w:author="NT" w:date="2013-04-09T10:34:00Z">
              <w:rPr>
                <w:rStyle w:val="Hyperlink"/>
                <w:rFonts w:ascii="Arial" w:hAnsi="Arial"/>
              </w:rPr>
            </w:rPrChange>
          </w:rPr>
          <w:delText>2.12</w:delText>
        </w:r>
        <w:r w:rsidR="003043A1" w:rsidDel="008F6C33">
          <w:rPr>
            <w:rFonts w:asciiTheme="minorHAnsi" w:eastAsiaTheme="minorEastAsia" w:hAnsiTheme="minorHAnsi" w:cstheme="minorBidi"/>
            <w:sz w:val="22"/>
            <w:szCs w:val="22"/>
            <w:lang w:bidi="ar-SA"/>
          </w:rPr>
          <w:tab/>
        </w:r>
        <w:r w:rsidRPr="009338DC">
          <w:rPr>
            <w:rPrChange w:id="251" w:author="NT" w:date="2013-04-09T10:34:00Z">
              <w:rPr>
                <w:rStyle w:val="Hyperlink"/>
              </w:rPr>
            </w:rPrChange>
          </w:rPr>
          <w:delText>Real Time CDR Information</w:delText>
        </w:r>
        <w:r w:rsidR="003043A1" w:rsidDel="008F6C33">
          <w:rPr>
            <w:webHidden/>
          </w:rPr>
          <w:tab/>
          <w:delText>33</w:delText>
        </w:r>
      </w:del>
    </w:p>
    <w:p w:rsidR="003043A1" w:rsidDel="008F6C33" w:rsidRDefault="009338DC">
      <w:pPr>
        <w:pStyle w:val="TOC3"/>
        <w:rPr>
          <w:del w:id="252" w:author="NT" w:date="2013-04-09T10:34:00Z"/>
          <w:rFonts w:asciiTheme="minorHAnsi" w:eastAsiaTheme="minorEastAsia" w:hAnsiTheme="minorHAnsi" w:cstheme="minorBidi"/>
          <w:sz w:val="22"/>
          <w:szCs w:val="22"/>
          <w:lang w:bidi="ar-SA"/>
        </w:rPr>
      </w:pPr>
      <w:del w:id="253" w:author="NT" w:date="2013-04-09T10:34:00Z">
        <w:r w:rsidRPr="009338DC">
          <w:rPr>
            <w:rPrChange w:id="254" w:author="NT" w:date="2013-04-09T10:34:00Z">
              <w:rPr>
                <w:rStyle w:val="Hyperlink"/>
                <w:rFonts w:ascii="Arial" w:hAnsi="Arial"/>
              </w:rPr>
            </w:rPrChange>
          </w:rPr>
          <w:delText>2.12.1</w:delText>
        </w:r>
        <w:r w:rsidR="003043A1" w:rsidDel="008F6C33">
          <w:rPr>
            <w:rFonts w:asciiTheme="minorHAnsi" w:eastAsiaTheme="minorEastAsia" w:hAnsiTheme="minorHAnsi" w:cstheme="minorBidi"/>
            <w:sz w:val="22"/>
            <w:szCs w:val="22"/>
            <w:lang w:bidi="ar-SA"/>
          </w:rPr>
          <w:tab/>
        </w:r>
        <w:r w:rsidRPr="009338DC">
          <w:rPr>
            <w:rPrChange w:id="255" w:author="NT" w:date="2013-04-09T10:34:00Z">
              <w:rPr>
                <w:rStyle w:val="Hyperlink"/>
              </w:rPr>
            </w:rPrChange>
          </w:rPr>
          <w:delText>Real Time CDR File name</w:delText>
        </w:r>
        <w:r w:rsidR="003043A1" w:rsidDel="008F6C33">
          <w:rPr>
            <w:webHidden/>
          </w:rPr>
          <w:tab/>
          <w:delText>34</w:delText>
        </w:r>
      </w:del>
    </w:p>
    <w:p w:rsidR="003043A1" w:rsidDel="008F6C33" w:rsidRDefault="009338DC">
      <w:pPr>
        <w:pStyle w:val="TOC3"/>
        <w:rPr>
          <w:del w:id="256" w:author="NT" w:date="2013-04-09T10:34:00Z"/>
          <w:rFonts w:asciiTheme="minorHAnsi" w:eastAsiaTheme="minorEastAsia" w:hAnsiTheme="minorHAnsi" w:cstheme="minorBidi"/>
          <w:sz w:val="22"/>
          <w:szCs w:val="22"/>
          <w:lang w:bidi="ar-SA"/>
        </w:rPr>
      </w:pPr>
      <w:del w:id="257" w:author="NT" w:date="2013-04-09T10:34:00Z">
        <w:r w:rsidRPr="009338DC">
          <w:rPr>
            <w:rPrChange w:id="258" w:author="NT" w:date="2013-04-09T10:34:00Z">
              <w:rPr>
                <w:rStyle w:val="Hyperlink"/>
                <w:rFonts w:ascii="Arial" w:hAnsi="Arial"/>
              </w:rPr>
            </w:rPrChange>
          </w:rPr>
          <w:delText>2.12.2</w:delText>
        </w:r>
        <w:r w:rsidR="003043A1" w:rsidDel="008F6C33">
          <w:rPr>
            <w:rFonts w:asciiTheme="minorHAnsi" w:eastAsiaTheme="minorEastAsia" w:hAnsiTheme="minorHAnsi" w:cstheme="minorBidi"/>
            <w:sz w:val="22"/>
            <w:szCs w:val="22"/>
            <w:lang w:bidi="ar-SA"/>
          </w:rPr>
          <w:tab/>
        </w:r>
        <w:r w:rsidRPr="009338DC">
          <w:rPr>
            <w:rPrChange w:id="259" w:author="NT" w:date="2013-04-09T10:34:00Z">
              <w:rPr>
                <w:rStyle w:val="Hyperlink"/>
              </w:rPr>
            </w:rPrChange>
          </w:rPr>
          <w:delText>Real Time CDR file format</w:delText>
        </w:r>
        <w:r w:rsidR="003043A1" w:rsidDel="008F6C33">
          <w:rPr>
            <w:webHidden/>
          </w:rPr>
          <w:tab/>
          <w:delText>34</w:delText>
        </w:r>
      </w:del>
    </w:p>
    <w:p w:rsidR="003043A1" w:rsidDel="008F6C33" w:rsidRDefault="009338DC">
      <w:pPr>
        <w:pStyle w:val="TOC3"/>
        <w:rPr>
          <w:del w:id="260" w:author="NT" w:date="2013-04-09T10:34:00Z"/>
          <w:rFonts w:asciiTheme="minorHAnsi" w:eastAsiaTheme="minorEastAsia" w:hAnsiTheme="minorHAnsi" w:cstheme="minorBidi"/>
          <w:sz w:val="22"/>
          <w:szCs w:val="22"/>
          <w:lang w:bidi="ar-SA"/>
        </w:rPr>
      </w:pPr>
      <w:del w:id="261" w:author="NT" w:date="2013-04-09T10:34:00Z">
        <w:r w:rsidRPr="009338DC">
          <w:rPr>
            <w:rPrChange w:id="262" w:author="NT" w:date="2013-04-09T10:34:00Z">
              <w:rPr>
                <w:rStyle w:val="Hyperlink"/>
                <w:rFonts w:ascii="Arial" w:hAnsi="Arial"/>
              </w:rPr>
            </w:rPrChange>
          </w:rPr>
          <w:delText>2.12.3</w:delText>
        </w:r>
        <w:r w:rsidR="003043A1" w:rsidDel="008F6C33">
          <w:rPr>
            <w:rFonts w:asciiTheme="minorHAnsi" w:eastAsiaTheme="minorEastAsia" w:hAnsiTheme="minorHAnsi" w:cstheme="minorBidi"/>
            <w:sz w:val="22"/>
            <w:szCs w:val="22"/>
            <w:lang w:bidi="ar-SA"/>
          </w:rPr>
          <w:tab/>
        </w:r>
        <w:r w:rsidRPr="009338DC">
          <w:rPr>
            <w:rPrChange w:id="263" w:author="NT" w:date="2013-04-09T10:34:00Z">
              <w:rPr>
                <w:rStyle w:val="Hyperlink"/>
              </w:rPr>
            </w:rPrChange>
          </w:rPr>
          <w:delText>Real Time CDR Format configuration</w:delText>
        </w:r>
        <w:r w:rsidR="003043A1" w:rsidDel="008F6C33">
          <w:rPr>
            <w:webHidden/>
          </w:rPr>
          <w:tab/>
          <w:delText>35</w:delText>
        </w:r>
      </w:del>
    </w:p>
    <w:p w:rsidR="003043A1" w:rsidDel="008F6C33" w:rsidRDefault="009338DC">
      <w:pPr>
        <w:pStyle w:val="TOC2"/>
        <w:rPr>
          <w:del w:id="264" w:author="NT" w:date="2013-04-09T10:34:00Z"/>
          <w:rFonts w:asciiTheme="minorHAnsi" w:eastAsiaTheme="minorEastAsia" w:hAnsiTheme="minorHAnsi" w:cstheme="minorBidi"/>
          <w:sz w:val="22"/>
          <w:szCs w:val="22"/>
          <w:lang w:bidi="ar-SA"/>
        </w:rPr>
      </w:pPr>
      <w:del w:id="265" w:author="NT" w:date="2013-04-09T10:34:00Z">
        <w:r w:rsidRPr="009338DC">
          <w:rPr>
            <w:rPrChange w:id="266" w:author="NT" w:date="2013-04-09T10:34:00Z">
              <w:rPr>
                <w:rStyle w:val="Hyperlink"/>
                <w:rFonts w:ascii="Arial" w:hAnsi="Arial"/>
              </w:rPr>
            </w:rPrChange>
          </w:rPr>
          <w:delText>2.13</w:delText>
        </w:r>
        <w:r w:rsidR="003043A1" w:rsidDel="008F6C33">
          <w:rPr>
            <w:rFonts w:asciiTheme="minorHAnsi" w:eastAsiaTheme="minorEastAsia" w:hAnsiTheme="minorHAnsi" w:cstheme="minorBidi"/>
            <w:sz w:val="22"/>
            <w:szCs w:val="22"/>
            <w:lang w:bidi="ar-SA"/>
          </w:rPr>
          <w:tab/>
        </w:r>
        <w:r w:rsidRPr="009338DC">
          <w:rPr>
            <w:rPrChange w:id="267" w:author="NT" w:date="2013-04-09T10:34:00Z">
              <w:rPr>
                <w:rStyle w:val="Hyperlink"/>
              </w:rPr>
            </w:rPrChange>
          </w:rPr>
          <w:delText>Rated CDR specification &amp; Example</w:delText>
        </w:r>
        <w:r w:rsidR="003043A1" w:rsidDel="008F6C33">
          <w:rPr>
            <w:webHidden/>
          </w:rPr>
          <w:tab/>
          <w:delText>36</w:delText>
        </w:r>
      </w:del>
    </w:p>
    <w:p w:rsidR="003043A1" w:rsidDel="008F6C33" w:rsidRDefault="009338DC">
      <w:pPr>
        <w:pStyle w:val="TOC1"/>
        <w:rPr>
          <w:del w:id="268" w:author="NT" w:date="2013-04-09T10:34:00Z"/>
          <w:rFonts w:asciiTheme="minorHAnsi" w:eastAsiaTheme="minorEastAsia" w:hAnsiTheme="minorHAnsi" w:cstheme="minorBidi"/>
          <w:b w:val="0"/>
          <w:bCs w:val="0"/>
          <w:noProof/>
          <w:lang w:bidi="ar-SA"/>
        </w:rPr>
      </w:pPr>
      <w:del w:id="269" w:author="NT" w:date="2013-04-09T10:34:00Z">
        <w:r w:rsidRPr="009338DC">
          <w:rPr>
            <w:rPrChange w:id="270" w:author="NT" w:date="2013-04-09T10:34:00Z">
              <w:rPr>
                <w:rStyle w:val="Hyperlink"/>
                <w:rFonts w:ascii="Arial" w:hAnsi="Arial"/>
                <w:b w:val="0"/>
                <w:bCs w:val="0"/>
                <w:noProof/>
              </w:rPr>
            </w:rPrChange>
          </w:rPr>
          <w:delText>3.</w:delText>
        </w:r>
        <w:r w:rsidR="003043A1" w:rsidDel="008F6C33">
          <w:rPr>
            <w:rFonts w:asciiTheme="minorHAnsi" w:eastAsiaTheme="minorEastAsia" w:hAnsiTheme="minorHAnsi" w:cstheme="minorBidi"/>
            <w:b w:val="0"/>
            <w:bCs w:val="0"/>
            <w:noProof/>
            <w:lang w:bidi="ar-SA"/>
          </w:rPr>
          <w:tab/>
        </w:r>
        <w:r w:rsidRPr="009338DC">
          <w:rPr>
            <w:rPrChange w:id="271" w:author="NT" w:date="2013-04-09T10:34:00Z">
              <w:rPr>
                <w:rStyle w:val="Hyperlink"/>
                <w:b w:val="0"/>
                <w:bCs w:val="0"/>
                <w:noProof/>
              </w:rPr>
            </w:rPrChange>
          </w:rPr>
          <w:delText>System Preparation</w:delText>
        </w:r>
        <w:r w:rsidR="003043A1" w:rsidDel="008F6C33">
          <w:rPr>
            <w:noProof/>
            <w:webHidden/>
          </w:rPr>
          <w:tab/>
          <w:delText>37</w:delText>
        </w:r>
      </w:del>
    </w:p>
    <w:p w:rsidR="003043A1" w:rsidDel="008F6C33" w:rsidRDefault="009338DC">
      <w:pPr>
        <w:pStyle w:val="TOC2"/>
        <w:rPr>
          <w:del w:id="272" w:author="NT" w:date="2013-04-09T10:34:00Z"/>
          <w:rFonts w:asciiTheme="minorHAnsi" w:eastAsiaTheme="minorEastAsia" w:hAnsiTheme="minorHAnsi" w:cstheme="minorBidi"/>
          <w:sz w:val="22"/>
          <w:szCs w:val="22"/>
          <w:lang w:bidi="ar-SA"/>
        </w:rPr>
      </w:pPr>
      <w:del w:id="273" w:author="NT" w:date="2013-04-09T10:34:00Z">
        <w:r w:rsidRPr="009338DC">
          <w:rPr>
            <w:rPrChange w:id="274" w:author="NT" w:date="2013-04-09T10:34:00Z">
              <w:rPr>
                <w:rStyle w:val="Hyperlink"/>
                <w:rFonts w:ascii="Arial" w:hAnsi="Arial"/>
              </w:rPr>
            </w:rPrChange>
          </w:rPr>
          <w:delText>3.1</w:delText>
        </w:r>
        <w:r w:rsidR="003043A1" w:rsidDel="008F6C33">
          <w:rPr>
            <w:rFonts w:asciiTheme="minorHAnsi" w:eastAsiaTheme="minorEastAsia" w:hAnsiTheme="minorHAnsi" w:cstheme="minorBidi"/>
            <w:sz w:val="22"/>
            <w:szCs w:val="22"/>
            <w:lang w:bidi="ar-SA"/>
          </w:rPr>
          <w:tab/>
        </w:r>
        <w:r w:rsidRPr="009338DC">
          <w:rPr>
            <w:rPrChange w:id="275" w:author="NT" w:date="2013-04-09T10:34:00Z">
              <w:rPr>
                <w:rStyle w:val="Hyperlink"/>
              </w:rPr>
            </w:rPrChange>
          </w:rPr>
          <w:delText>High level System Configuration</w:delText>
        </w:r>
        <w:r w:rsidR="003043A1" w:rsidDel="008F6C33">
          <w:rPr>
            <w:webHidden/>
          </w:rPr>
          <w:tab/>
          <w:delText>38</w:delText>
        </w:r>
      </w:del>
    </w:p>
    <w:p w:rsidR="003043A1" w:rsidDel="008F6C33" w:rsidRDefault="009338DC">
      <w:pPr>
        <w:pStyle w:val="TOC2"/>
        <w:rPr>
          <w:del w:id="276" w:author="NT" w:date="2013-04-09T10:34:00Z"/>
          <w:rFonts w:asciiTheme="minorHAnsi" w:eastAsiaTheme="minorEastAsia" w:hAnsiTheme="minorHAnsi" w:cstheme="minorBidi"/>
          <w:sz w:val="22"/>
          <w:szCs w:val="22"/>
          <w:lang w:bidi="ar-SA"/>
        </w:rPr>
      </w:pPr>
      <w:del w:id="277" w:author="NT" w:date="2013-04-09T10:34:00Z">
        <w:r w:rsidRPr="009338DC">
          <w:rPr>
            <w:rPrChange w:id="278" w:author="NT" w:date="2013-04-09T10:34:00Z">
              <w:rPr>
                <w:rStyle w:val="Hyperlink"/>
                <w:rFonts w:ascii="Arial" w:hAnsi="Arial"/>
              </w:rPr>
            </w:rPrChange>
          </w:rPr>
          <w:delText>3.2</w:delText>
        </w:r>
        <w:r w:rsidR="003043A1" w:rsidDel="008F6C33">
          <w:rPr>
            <w:rFonts w:asciiTheme="minorHAnsi" w:eastAsiaTheme="minorEastAsia" w:hAnsiTheme="minorHAnsi" w:cstheme="minorBidi"/>
            <w:sz w:val="22"/>
            <w:szCs w:val="22"/>
            <w:lang w:bidi="ar-SA"/>
          </w:rPr>
          <w:tab/>
        </w:r>
        <w:r w:rsidRPr="009338DC">
          <w:rPr>
            <w:rPrChange w:id="279" w:author="NT" w:date="2013-04-09T10:34:00Z">
              <w:rPr>
                <w:rStyle w:val="Hyperlink"/>
              </w:rPr>
            </w:rPrChange>
          </w:rPr>
          <w:delText>Subscriber Provisioning and Management</w:delText>
        </w:r>
        <w:r w:rsidR="003043A1" w:rsidDel="008F6C33">
          <w:rPr>
            <w:webHidden/>
          </w:rPr>
          <w:tab/>
          <w:delText>38</w:delText>
        </w:r>
      </w:del>
    </w:p>
    <w:p w:rsidR="003043A1" w:rsidDel="008F6C33" w:rsidRDefault="009338DC">
      <w:pPr>
        <w:pStyle w:val="TOC2"/>
        <w:rPr>
          <w:del w:id="280" w:author="NT" w:date="2013-04-09T10:34:00Z"/>
          <w:rFonts w:asciiTheme="minorHAnsi" w:eastAsiaTheme="minorEastAsia" w:hAnsiTheme="minorHAnsi" w:cstheme="minorBidi"/>
          <w:sz w:val="22"/>
          <w:szCs w:val="22"/>
          <w:lang w:bidi="ar-SA"/>
        </w:rPr>
      </w:pPr>
      <w:del w:id="281" w:author="NT" w:date="2013-04-09T10:34:00Z">
        <w:r w:rsidRPr="009338DC">
          <w:rPr>
            <w:rPrChange w:id="282" w:author="NT" w:date="2013-04-09T10:34:00Z">
              <w:rPr>
                <w:rStyle w:val="Hyperlink"/>
                <w:rFonts w:ascii="Arial" w:hAnsi="Arial"/>
              </w:rPr>
            </w:rPrChange>
          </w:rPr>
          <w:lastRenderedPageBreak/>
          <w:delText>3.3</w:delText>
        </w:r>
        <w:r w:rsidR="003043A1" w:rsidDel="008F6C33">
          <w:rPr>
            <w:rFonts w:asciiTheme="minorHAnsi" w:eastAsiaTheme="minorEastAsia" w:hAnsiTheme="minorHAnsi" w:cstheme="minorBidi"/>
            <w:sz w:val="22"/>
            <w:szCs w:val="22"/>
            <w:lang w:bidi="ar-SA"/>
          </w:rPr>
          <w:tab/>
        </w:r>
        <w:r w:rsidRPr="009338DC">
          <w:rPr>
            <w:rPrChange w:id="283" w:author="NT" w:date="2013-04-09T10:34:00Z">
              <w:rPr>
                <w:rStyle w:val="Hyperlink"/>
              </w:rPr>
            </w:rPrChange>
          </w:rPr>
          <w:delText>Offline CDR processing with Roaming</w:delText>
        </w:r>
        <w:r w:rsidR="003043A1" w:rsidDel="008F6C33">
          <w:rPr>
            <w:webHidden/>
          </w:rPr>
          <w:tab/>
          <w:delText>38</w:delText>
        </w:r>
      </w:del>
    </w:p>
    <w:p w:rsidR="003043A1" w:rsidDel="008F6C33" w:rsidRDefault="009338DC">
      <w:pPr>
        <w:pStyle w:val="TOC1"/>
        <w:rPr>
          <w:del w:id="284" w:author="NT" w:date="2013-04-09T10:34:00Z"/>
          <w:rFonts w:asciiTheme="minorHAnsi" w:eastAsiaTheme="minorEastAsia" w:hAnsiTheme="minorHAnsi" w:cstheme="minorBidi"/>
          <w:b w:val="0"/>
          <w:bCs w:val="0"/>
          <w:noProof/>
          <w:lang w:bidi="ar-SA"/>
        </w:rPr>
      </w:pPr>
      <w:del w:id="285" w:author="NT" w:date="2013-04-09T10:34:00Z">
        <w:r w:rsidRPr="009338DC">
          <w:rPr>
            <w:rPrChange w:id="286" w:author="NT" w:date="2013-04-09T10:34:00Z">
              <w:rPr>
                <w:rStyle w:val="Hyperlink"/>
                <w:rFonts w:ascii="Arial" w:hAnsi="Arial"/>
                <w:b w:val="0"/>
                <w:bCs w:val="0"/>
                <w:noProof/>
              </w:rPr>
            </w:rPrChange>
          </w:rPr>
          <w:delText>4.</w:delText>
        </w:r>
        <w:r w:rsidR="003043A1" w:rsidDel="008F6C33">
          <w:rPr>
            <w:rFonts w:asciiTheme="minorHAnsi" w:eastAsiaTheme="minorEastAsia" w:hAnsiTheme="minorHAnsi" w:cstheme="minorBidi"/>
            <w:b w:val="0"/>
            <w:bCs w:val="0"/>
            <w:noProof/>
            <w:lang w:bidi="ar-SA"/>
          </w:rPr>
          <w:tab/>
        </w:r>
        <w:r w:rsidRPr="009338DC">
          <w:rPr>
            <w:rPrChange w:id="287" w:author="NT" w:date="2013-04-09T10:34:00Z">
              <w:rPr>
                <w:rStyle w:val="Hyperlink"/>
                <w:b w:val="0"/>
                <w:bCs w:val="0"/>
                <w:noProof/>
              </w:rPr>
            </w:rPrChange>
          </w:rPr>
          <w:delText>VNP postpaid working plan</w:delText>
        </w:r>
        <w:r w:rsidR="003043A1" w:rsidDel="008F6C33">
          <w:rPr>
            <w:noProof/>
            <w:webHidden/>
          </w:rPr>
          <w:tab/>
          <w:delText>39</w:delText>
        </w:r>
      </w:del>
    </w:p>
    <w:p w:rsidR="003043A1" w:rsidDel="008F6C33" w:rsidRDefault="009338DC">
      <w:pPr>
        <w:pStyle w:val="TOC2"/>
        <w:rPr>
          <w:del w:id="288" w:author="NT" w:date="2013-04-09T10:34:00Z"/>
          <w:rFonts w:asciiTheme="minorHAnsi" w:eastAsiaTheme="minorEastAsia" w:hAnsiTheme="minorHAnsi" w:cstheme="minorBidi"/>
          <w:sz w:val="22"/>
          <w:szCs w:val="22"/>
          <w:lang w:bidi="ar-SA"/>
        </w:rPr>
      </w:pPr>
      <w:del w:id="289" w:author="NT" w:date="2013-04-09T10:34:00Z">
        <w:r w:rsidRPr="009338DC">
          <w:rPr>
            <w:rPrChange w:id="290" w:author="NT" w:date="2013-04-09T10:34:00Z">
              <w:rPr>
                <w:rStyle w:val="Hyperlink"/>
                <w:rFonts w:ascii="Arial" w:hAnsi="Arial"/>
              </w:rPr>
            </w:rPrChange>
          </w:rPr>
          <w:delText>4.1</w:delText>
        </w:r>
        <w:r w:rsidR="003043A1" w:rsidDel="008F6C33">
          <w:rPr>
            <w:rFonts w:asciiTheme="minorHAnsi" w:eastAsiaTheme="minorEastAsia" w:hAnsiTheme="minorHAnsi" w:cstheme="minorBidi"/>
            <w:sz w:val="22"/>
            <w:szCs w:val="22"/>
            <w:lang w:bidi="ar-SA"/>
          </w:rPr>
          <w:tab/>
        </w:r>
        <w:r w:rsidRPr="009338DC">
          <w:rPr>
            <w:rPrChange w:id="291" w:author="NT" w:date="2013-04-09T10:34:00Z">
              <w:rPr>
                <w:rStyle w:val="Hyperlink"/>
              </w:rPr>
            </w:rPrChange>
          </w:rPr>
          <w:delText>Hardware &amp; network readiness</w:delText>
        </w:r>
        <w:r w:rsidR="003043A1" w:rsidDel="008F6C33">
          <w:rPr>
            <w:webHidden/>
          </w:rPr>
          <w:tab/>
          <w:delText>41</w:delText>
        </w:r>
      </w:del>
    </w:p>
    <w:p w:rsidR="003043A1" w:rsidDel="008F6C33" w:rsidRDefault="009338DC">
      <w:pPr>
        <w:pStyle w:val="TOC2"/>
        <w:rPr>
          <w:del w:id="292" w:author="NT" w:date="2013-04-09T10:34:00Z"/>
          <w:rFonts w:asciiTheme="minorHAnsi" w:eastAsiaTheme="minorEastAsia" w:hAnsiTheme="minorHAnsi" w:cstheme="minorBidi"/>
          <w:sz w:val="22"/>
          <w:szCs w:val="22"/>
          <w:lang w:bidi="ar-SA"/>
        </w:rPr>
      </w:pPr>
      <w:del w:id="293" w:author="NT" w:date="2013-04-09T10:34:00Z">
        <w:r w:rsidRPr="009338DC">
          <w:rPr>
            <w:rPrChange w:id="294" w:author="NT" w:date="2013-04-09T10:34:00Z">
              <w:rPr>
                <w:rStyle w:val="Hyperlink"/>
                <w:rFonts w:ascii="Arial" w:hAnsi="Arial"/>
              </w:rPr>
            </w:rPrChange>
          </w:rPr>
          <w:delText>4.2</w:delText>
        </w:r>
        <w:r w:rsidR="003043A1" w:rsidDel="008F6C33">
          <w:rPr>
            <w:rFonts w:asciiTheme="minorHAnsi" w:eastAsiaTheme="minorEastAsia" w:hAnsiTheme="minorHAnsi" w:cstheme="minorBidi"/>
            <w:sz w:val="22"/>
            <w:szCs w:val="22"/>
            <w:lang w:bidi="ar-SA"/>
          </w:rPr>
          <w:tab/>
        </w:r>
        <w:r w:rsidRPr="009338DC">
          <w:rPr>
            <w:rPrChange w:id="295" w:author="NT" w:date="2013-04-09T10:34:00Z">
              <w:rPr>
                <w:rStyle w:val="Hyperlink"/>
              </w:rPr>
            </w:rPrChange>
          </w:rPr>
          <w:delText>VNP postpaid offering</w:delText>
        </w:r>
        <w:r w:rsidR="003043A1" w:rsidDel="008F6C33">
          <w:rPr>
            <w:webHidden/>
          </w:rPr>
          <w:tab/>
          <w:delText>41</w:delText>
        </w:r>
      </w:del>
    </w:p>
    <w:p w:rsidR="003043A1" w:rsidDel="008F6C33" w:rsidRDefault="009338DC">
      <w:pPr>
        <w:pStyle w:val="TOC2"/>
        <w:rPr>
          <w:del w:id="296" w:author="NT" w:date="2013-04-09T10:34:00Z"/>
          <w:rFonts w:asciiTheme="minorHAnsi" w:eastAsiaTheme="minorEastAsia" w:hAnsiTheme="minorHAnsi" w:cstheme="minorBidi"/>
          <w:sz w:val="22"/>
          <w:szCs w:val="22"/>
          <w:lang w:bidi="ar-SA"/>
        </w:rPr>
      </w:pPr>
      <w:del w:id="297" w:author="NT" w:date="2013-04-09T10:34:00Z">
        <w:r w:rsidRPr="009338DC">
          <w:rPr>
            <w:rPrChange w:id="298" w:author="NT" w:date="2013-04-09T10:34:00Z">
              <w:rPr>
                <w:rStyle w:val="Hyperlink"/>
                <w:rFonts w:ascii="Arial" w:hAnsi="Arial"/>
              </w:rPr>
            </w:rPrChange>
          </w:rPr>
          <w:delText>4.3</w:delText>
        </w:r>
        <w:r w:rsidR="003043A1" w:rsidDel="008F6C33">
          <w:rPr>
            <w:rFonts w:asciiTheme="minorHAnsi" w:eastAsiaTheme="minorEastAsia" w:hAnsiTheme="minorHAnsi" w:cstheme="minorBidi"/>
            <w:sz w:val="22"/>
            <w:szCs w:val="22"/>
            <w:lang w:bidi="ar-SA"/>
          </w:rPr>
          <w:tab/>
        </w:r>
        <w:r w:rsidRPr="009338DC">
          <w:rPr>
            <w:rPrChange w:id="299" w:author="NT" w:date="2013-04-09T10:34:00Z">
              <w:rPr>
                <w:rStyle w:val="Hyperlink"/>
              </w:rPr>
            </w:rPrChange>
          </w:rPr>
          <w:delText>Working scope</w:delText>
        </w:r>
        <w:r w:rsidR="003043A1" w:rsidDel="008F6C33">
          <w:rPr>
            <w:webHidden/>
          </w:rPr>
          <w:tab/>
          <w:delText>42</w:delText>
        </w:r>
      </w:del>
    </w:p>
    <w:p w:rsidR="00B82DF6" w:rsidRPr="003708FF" w:rsidRDefault="009338DC" w:rsidP="0021409B">
      <w:pPr>
        <w:pStyle w:val="BodyText"/>
      </w:pPr>
      <w:r w:rsidRPr="00522CDF">
        <w:fldChar w:fldCharType="end"/>
      </w:r>
    </w:p>
    <w:p w:rsidR="00B82DF6" w:rsidRDefault="00B82DF6" w:rsidP="00522CDF">
      <w:pPr>
        <w:pStyle w:val="BodyText"/>
        <w:rPr>
          <w:rFonts w:cs="Arial"/>
          <w:color w:val="008CD6"/>
          <w:sz w:val="32"/>
          <w:szCs w:val="36"/>
        </w:rPr>
      </w:pPr>
      <w:r>
        <w:br w:type="page"/>
      </w:r>
    </w:p>
    <w:p w:rsidR="00B82DF6" w:rsidRDefault="00B82DF6" w:rsidP="00522CDF">
      <w:pPr>
        <w:pStyle w:val="TOAHeading"/>
      </w:pPr>
      <w:r w:rsidRPr="00BA4C6C">
        <w:lastRenderedPageBreak/>
        <w:t>List of Figures</w:t>
      </w:r>
    </w:p>
    <w:p w:rsidR="00525E0C" w:rsidRDefault="009338DC">
      <w:pPr>
        <w:pStyle w:val="TableofFigures"/>
        <w:rPr>
          <w:rFonts w:asciiTheme="minorHAnsi" w:eastAsiaTheme="minorEastAsia" w:hAnsiTheme="minorHAnsi" w:cstheme="minorBidi"/>
          <w:lang w:bidi="ar-SA"/>
        </w:rPr>
      </w:pPr>
      <w:r w:rsidRPr="009338DC">
        <w:fldChar w:fldCharType="begin"/>
      </w:r>
      <w:r w:rsidR="00686D55">
        <w:instrText xml:space="preserve"> TOC \h \z \c "Figure" </w:instrText>
      </w:r>
      <w:r w:rsidRPr="009338DC">
        <w:fldChar w:fldCharType="separate"/>
      </w:r>
      <w:hyperlink w:anchor="_Toc320018345" w:history="1">
        <w:r w:rsidR="00525E0C" w:rsidRPr="00ED63CA">
          <w:rPr>
            <w:rStyle w:val="Hyperlink"/>
            <w:rFonts w:cs="Tahoma"/>
          </w:rPr>
          <w:t>Figure 4: Data model entities</w:t>
        </w:r>
        <w:r w:rsidR="00525E0C">
          <w:rPr>
            <w:webHidden/>
          </w:rPr>
          <w:tab/>
        </w:r>
        <w:r>
          <w:rPr>
            <w:webHidden/>
          </w:rPr>
          <w:fldChar w:fldCharType="begin"/>
        </w:r>
        <w:r w:rsidR="00525E0C">
          <w:rPr>
            <w:webHidden/>
          </w:rPr>
          <w:instrText xml:space="preserve"> PAGEREF _Toc320018345 \h </w:instrText>
        </w:r>
        <w:r>
          <w:rPr>
            <w:webHidden/>
          </w:rPr>
        </w:r>
        <w:r>
          <w:rPr>
            <w:webHidden/>
          </w:rPr>
          <w:fldChar w:fldCharType="separate"/>
        </w:r>
        <w:r w:rsidR="00525E0C">
          <w:rPr>
            <w:webHidden/>
          </w:rPr>
          <w:t>8</w:t>
        </w:r>
        <w:r>
          <w:rPr>
            <w:webHidden/>
          </w:rPr>
          <w:fldChar w:fldCharType="end"/>
        </w:r>
      </w:hyperlink>
    </w:p>
    <w:p w:rsidR="00525E0C" w:rsidRDefault="009338DC">
      <w:pPr>
        <w:pStyle w:val="TableofFigures"/>
        <w:rPr>
          <w:rFonts w:asciiTheme="minorHAnsi" w:eastAsiaTheme="minorEastAsia" w:hAnsiTheme="minorHAnsi" w:cstheme="minorBidi"/>
          <w:lang w:bidi="ar-SA"/>
        </w:rPr>
      </w:pPr>
      <w:hyperlink w:anchor="_Toc320018346" w:history="1">
        <w:r w:rsidR="00525E0C" w:rsidRPr="00ED63CA">
          <w:rPr>
            <w:rStyle w:val="Hyperlink"/>
            <w:rFonts w:cs="Tahoma"/>
          </w:rPr>
          <w:t>Figure 5: Data Model - Customer Model</w:t>
        </w:r>
        <w:r w:rsidR="00525E0C">
          <w:rPr>
            <w:webHidden/>
          </w:rPr>
          <w:tab/>
        </w:r>
        <w:r>
          <w:rPr>
            <w:webHidden/>
          </w:rPr>
          <w:fldChar w:fldCharType="begin"/>
        </w:r>
        <w:r w:rsidR="00525E0C">
          <w:rPr>
            <w:webHidden/>
          </w:rPr>
          <w:instrText xml:space="preserve"> PAGEREF _Toc320018346 \h </w:instrText>
        </w:r>
        <w:r>
          <w:rPr>
            <w:webHidden/>
          </w:rPr>
        </w:r>
        <w:r>
          <w:rPr>
            <w:webHidden/>
          </w:rPr>
          <w:fldChar w:fldCharType="separate"/>
        </w:r>
        <w:r w:rsidR="00525E0C">
          <w:rPr>
            <w:webHidden/>
          </w:rPr>
          <w:t>9</w:t>
        </w:r>
        <w:r>
          <w:rPr>
            <w:webHidden/>
          </w:rPr>
          <w:fldChar w:fldCharType="end"/>
        </w:r>
      </w:hyperlink>
    </w:p>
    <w:p w:rsidR="00525E0C" w:rsidRDefault="009338DC">
      <w:pPr>
        <w:pStyle w:val="TableofFigures"/>
        <w:rPr>
          <w:rFonts w:asciiTheme="minorHAnsi" w:eastAsiaTheme="minorEastAsia" w:hAnsiTheme="minorHAnsi" w:cstheme="minorBidi"/>
          <w:lang w:bidi="ar-SA"/>
        </w:rPr>
      </w:pPr>
      <w:hyperlink w:anchor="_Toc320018347" w:history="1">
        <w:r w:rsidR="00525E0C" w:rsidRPr="00ED63CA">
          <w:rPr>
            <w:rStyle w:val="Hyperlink"/>
            <w:rFonts w:cs="Tahoma"/>
          </w:rPr>
          <w:t>Figure 6: Offer - associated entities</w:t>
        </w:r>
        <w:r w:rsidR="00525E0C">
          <w:rPr>
            <w:webHidden/>
          </w:rPr>
          <w:tab/>
        </w:r>
        <w:r>
          <w:rPr>
            <w:webHidden/>
          </w:rPr>
          <w:fldChar w:fldCharType="begin"/>
        </w:r>
        <w:r w:rsidR="00525E0C">
          <w:rPr>
            <w:webHidden/>
          </w:rPr>
          <w:instrText xml:space="preserve"> PAGEREF _Toc320018347 \h </w:instrText>
        </w:r>
        <w:r>
          <w:rPr>
            <w:webHidden/>
          </w:rPr>
        </w:r>
        <w:r>
          <w:rPr>
            <w:webHidden/>
          </w:rPr>
          <w:fldChar w:fldCharType="separate"/>
        </w:r>
        <w:r w:rsidR="00525E0C">
          <w:rPr>
            <w:webHidden/>
          </w:rPr>
          <w:t>11</w:t>
        </w:r>
        <w:r>
          <w:rPr>
            <w:webHidden/>
          </w:rPr>
          <w:fldChar w:fldCharType="end"/>
        </w:r>
      </w:hyperlink>
    </w:p>
    <w:p w:rsidR="00525E0C" w:rsidRDefault="009338DC">
      <w:pPr>
        <w:pStyle w:val="TableofFigures"/>
        <w:rPr>
          <w:rFonts w:asciiTheme="minorHAnsi" w:eastAsiaTheme="minorEastAsia" w:hAnsiTheme="minorHAnsi" w:cstheme="minorBidi"/>
          <w:lang w:bidi="ar-SA"/>
        </w:rPr>
      </w:pPr>
      <w:hyperlink w:anchor="_Toc320018348" w:history="1">
        <w:r w:rsidR="00525E0C" w:rsidRPr="00ED63CA">
          <w:rPr>
            <w:rStyle w:val="Hyperlink"/>
          </w:rPr>
          <w:t>Figure 7 -- Offers &amp; payment type</w:t>
        </w:r>
        <w:r w:rsidR="00525E0C">
          <w:rPr>
            <w:webHidden/>
          </w:rPr>
          <w:tab/>
        </w:r>
        <w:r>
          <w:rPr>
            <w:webHidden/>
          </w:rPr>
          <w:fldChar w:fldCharType="begin"/>
        </w:r>
        <w:r w:rsidR="00525E0C">
          <w:rPr>
            <w:webHidden/>
          </w:rPr>
          <w:instrText xml:space="preserve"> PAGEREF _Toc320018348 \h </w:instrText>
        </w:r>
        <w:r>
          <w:rPr>
            <w:webHidden/>
          </w:rPr>
        </w:r>
        <w:r>
          <w:rPr>
            <w:webHidden/>
          </w:rPr>
          <w:fldChar w:fldCharType="separate"/>
        </w:r>
        <w:r w:rsidR="00525E0C">
          <w:rPr>
            <w:webHidden/>
          </w:rPr>
          <w:t>12</w:t>
        </w:r>
        <w:r>
          <w:rPr>
            <w:webHidden/>
          </w:rPr>
          <w:fldChar w:fldCharType="end"/>
        </w:r>
      </w:hyperlink>
    </w:p>
    <w:p w:rsidR="00525E0C" w:rsidRDefault="009338DC">
      <w:pPr>
        <w:pStyle w:val="TableofFigures"/>
        <w:rPr>
          <w:rFonts w:asciiTheme="minorHAnsi" w:eastAsiaTheme="minorEastAsia" w:hAnsiTheme="minorHAnsi" w:cstheme="minorBidi"/>
          <w:lang w:bidi="ar-SA"/>
        </w:rPr>
      </w:pPr>
      <w:hyperlink w:anchor="_Toc320018349" w:history="1">
        <w:r w:rsidR="00525E0C" w:rsidRPr="00ED63CA">
          <w:rPr>
            <w:rStyle w:val="Hyperlink"/>
          </w:rPr>
          <w:t>Figure 8 – Rules</w:t>
        </w:r>
        <w:r w:rsidR="00525E0C">
          <w:rPr>
            <w:webHidden/>
          </w:rPr>
          <w:tab/>
        </w:r>
        <w:r>
          <w:rPr>
            <w:webHidden/>
          </w:rPr>
          <w:fldChar w:fldCharType="begin"/>
        </w:r>
        <w:r w:rsidR="00525E0C">
          <w:rPr>
            <w:webHidden/>
          </w:rPr>
          <w:instrText xml:space="preserve"> PAGEREF _Toc320018349 \h </w:instrText>
        </w:r>
        <w:r>
          <w:rPr>
            <w:webHidden/>
          </w:rPr>
        </w:r>
        <w:r>
          <w:rPr>
            <w:webHidden/>
          </w:rPr>
          <w:fldChar w:fldCharType="separate"/>
        </w:r>
        <w:r w:rsidR="00525E0C">
          <w:rPr>
            <w:webHidden/>
          </w:rPr>
          <w:t>13</w:t>
        </w:r>
        <w:r>
          <w:rPr>
            <w:webHidden/>
          </w:rPr>
          <w:fldChar w:fldCharType="end"/>
        </w:r>
      </w:hyperlink>
    </w:p>
    <w:p w:rsidR="00525E0C" w:rsidRDefault="009338DC">
      <w:pPr>
        <w:pStyle w:val="TableofFigures"/>
        <w:rPr>
          <w:rFonts w:asciiTheme="minorHAnsi" w:eastAsiaTheme="minorEastAsia" w:hAnsiTheme="minorHAnsi" w:cstheme="minorBidi"/>
          <w:lang w:bidi="ar-SA"/>
        </w:rPr>
      </w:pPr>
      <w:hyperlink w:anchor="_Toc320018350" w:history="1">
        <w:r w:rsidR="00525E0C" w:rsidRPr="00ED63CA">
          <w:rPr>
            <w:rStyle w:val="Hyperlink"/>
          </w:rPr>
          <w:t>Figure 9 – Templates</w:t>
        </w:r>
        <w:r w:rsidR="00525E0C">
          <w:rPr>
            <w:webHidden/>
          </w:rPr>
          <w:tab/>
        </w:r>
        <w:r>
          <w:rPr>
            <w:webHidden/>
          </w:rPr>
          <w:fldChar w:fldCharType="begin"/>
        </w:r>
        <w:r w:rsidR="00525E0C">
          <w:rPr>
            <w:webHidden/>
          </w:rPr>
          <w:instrText xml:space="preserve"> PAGEREF _Toc320018350 \h </w:instrText>
        </w:r>
        <w:r>
          <w:rPr>
            <w:webHidden/>
          </w:rPr>
        </w:r>
        <w:r>
          <w:rPr>
            <w:webHidden/>
          </w:rPr>
          <w:fldChar w:fldCharType="separate"/>
        </w:r>
        <w:r w:rsidR="00525E0C">
          <w:rPr>
            <w:webHidden/>
          </w:rPr>
          <w:t>13</w:t>
        </w:r>
        <w:r>
          <w:rPr>
            <w:webHidden/>
          </w:rPr>
          <w:fldChar w:fldCharType="end"/>
        </w:r>
      </w:hyperlink>
    </w:p>
    <w:p w:rsidR="00525E0C" w:rsidRDefault="009338DC">
      <w:pPr>
        <w:pStyle w:val="TableofFigures"/>
        <w:rPr>
          <w:rFonts w:asciiTheme="minorHAnsi" w:eastAsiaTheme="minorEastAsia" w:hAnsiTheme="minorHAnsi" w:cstheme="minorBidi"/>
          <w:lang w:bidi="ar-SA"/>
        </w:rPr>
      </w:pPr>
      <w:hyperlink w:anchor="_Toc320018351" w:history="1">
        <w:r w:rsidR="00525E0C" w:rsidRPr="00ED63CA">
          <w:rPr>
            <w:rStyle w:val="Hyperlink"/>
          </w:rPr>
          <w:t>Figure 10 – Terms</w:t>
        </w:r>
        <w:r w:rsidR="00525E0C">
          <w:rPr>
            <w:webHidden/>
          </w:rPr>
          <w:tab/>
        </w:r>
        <w:r>
          <w:rPr>
            <w:webHidden/>
          </w:rPr>
          <w:fldChar w:fldCharType="begin"/>
        </w:r>
        <w:r w:rsidR="00525E0C">
          <w:rPr>
            <w:webHidden/>
          </w:rPr>
          <w:instrText xml:space="preserve"> PAGEREF _Toc320018351 \h </w:instrText>
        </w:r>
        <w:r>
          <w:rPr>
            <w:webHidden/>
          </w:rPr>
        </w:r>
        <w:r>
          <w:rPr>
            <w:webHidden/>
          </w:rPr>
          <w:fldChar w:fldCharType="separate"/>
        </w:r>
        <w:r w:rsidR="00525E0C">
          <w:rPr>
            <w:webHidden/>
          </w:rPr>
          <w:t>14</w:t>
        </w:r>
        <w:r>
          <w:rPr>
            <w:webHidden/>
          </w:rPr>
          <w:fldChar w:fldCharType="end"/>
        </w:r>
      </w:hyperlink>
    </w:p>
    <w:p w:rsidR="00525E0C" w:rsidRDefault="009338DC">
      <w:pPr>
        <w:pStyle w:val="TableofFigures"/>
        <w:rPr>
          <w:rFonts w:asciiTheme="minorHAnsi" w:eastAsiaTheme="minorEastAsia" w:hAnsiTheme="minorHAnsi" w:cstheme="minorBidi"/>
          <w:lang w:bidi="ar-SA"/>
        </w:rPr>
      </w:pPr>
      <w:hyperlink w:anchor="_Toc320018352" w:history="1">
        <w:r w:rsidR="00525E0C" w:rsidRPr="00ED63CA">
          <w:rPr>
            <w:rStyle w:val="Hyperlink"/>
          </w:rPr>
          <w:t>Figure 11 – Plans</w:t>
        </w:r>
        <w:r w:rsidR="00525E0C">
          <w:rPr>
            <w:webHidden/>
          </w:rPr>
          <w:tab/>
        </w:r>
        <w:r>
          <w:rPr>
            <w:webHidden/>
          </w:rPr>
          <w:fldChar w:fldCharType="begin"/>
        </w:r>
        <w:r w:rsidR="00525E0C">
          <w:rPr>
            <w:webHidden/>
          </w:rPr>
          <w:instrText xml:space="preserve"> PAGEREF _Toc320018352 \h </w:instrText>
        </w:r>
        <w:r>
          <w:rPr>
            <w:webHidden/>
          </w:rPr>
        </w:r>
        <w:r>
          <w:rPr>
            <w:webHidden/>
          </w:rPr>
          <w:fldChar w:fldCharType="separate"/>
        </w:r>
        <w:r w:rsidR="00525E0C">
          <w:rPr>
            <w:webHidden/>
          </w:rPr>
          <w:t>14</w:t>
        </w:r>
        <w:r>
          <w:rPr>
            <w:webHidden/>
          </w:rPr>
          <w:fldChar w:fldCharType="end"/>
        </w:r>
      </w:hyperlink>
    </w:p>
    <w:p w:rsidR="00525E0C" w:rsidRDefault="009338DC">
      <w:pPr>
        <w:pStyle w:val="TableofFigures"/>
        <w:rPr>
          <w:rFonts w:asciiTheme="minorHAnsi" w:eastAsiaTheme="minorEastAsia" w:hAnsiTheme="minorHAnsi" w:cstheme="minorBidi"/>
          <w:lang w:bidi="ar-SA"/>
        </w:rPr>
      </w:pPr>
      <w:hyperlink w:anchor="_Toc320018353" w:history="1">
        <w:r w:rsidR="00525E0C" w:rsidRPr="00ED63CA">
          <w:rPr>
            <w:rStyle w:val="Hyperlink"/>
            <w:rFonts w:cs="Tahoma"/>
          </w:rPr>
          <w:t>Figure 12: Balances</w:t>
        </w:r>
        <w:r w:rsidR="00525E0C">
          <w:rPr>
            <w:webHidden/>
          </w:rPr>
          <w:tab/>
        </w:r>
        <w:r>
          <w:rPr>
            <w:webHidden/>
          </w:rPr>
          <w:fldChar w:fldCharType="begin"/>
        </w:r>
        <w:r w:rsidR="00525E0C">
          <w:rPr>
            <w:webHidden/>
          </w:rPr>
          <w:instrText xml:space="preserve"> PAGEREF _Toc320018353 \h </w:instrText>
        </w:r>
        <w:r>
          <w:rPr>
            <w:webHidden/>
          </w:rPr>
        </w:r>
        <w:r>
          <w:rPr>
            <w:webHidden/>
          </w:rPr>
          <w:fldChar w:fldCharType="separate"/>
        </w:r>
        <w:r w:rsidR="00525E0C">
          <w:rPr>
            <w:webHidden/>
          </w:rPr>
          <w:t>18</w:t>
        </w:r>
        <w:r>
          <w:rPr>
            <w:webHidden/>
          </w:rPr>
          <w:fldChar w:fldCharType="end"/>
        </w:r>
      </w:hyperlink>
    </w:p>
    <w:p w:rsidR="00525E0C" w:rsidRDefault="009338DC">
      <w:pPr>
        <w:pStyle w:val="TableofFigures"/>
        <w:rPr>
          <w:rFonts w:asciiTheme="minorHAnsi" w:eastAsiaTheme="minorEastAsia" w:hAnsiTheme="minorHAnsi" w:cstheme="minorBidi"/>
          <w:lang w:bidi="ar-SA"/>
        </w:rPr>
      </w:pPr>
      <w:hyperlink w:anchor="_Toc320018354" w:history="1">
        <w:r w:rsidR="00525E0C" w:rsidRPr="00ED63CA">
          <w:rPr>
            <w:rStyle w:val="Hyperlink"/>
          </w:rPr>
          <w:t>Figure 13 – Accumulators</w:t>
        </w:r>
        <w:r w:rsidR="00525E0C">
          <w:rPr>
            <w:webHidden/>
          </w:rPr>
          <w:tab/>
        </w:r>
        <w:r>
          <w:rPr>
            <w:webHidden/>
          </w:rPr>
          <w:fldChar w:fldCharType="begin"/>
        </w:r>
        <w:r w:rsidR="00525E0C">
          <w:rPr>
            <w:webHidden/>
          </w:rPr>
          <w:instrText xml:space="preserve"> PAGEREF _Toc320018354 \h </w:instrText>
        </w:r>
        <w:r>
          <w:rPr>
            <w:webHidden/>
          </w:rPr>
        </w:r>
        <w:r>
          <w:rPr>
            <w:webHidden/>
          </w:rPr>
          <w:fldChar w:fldCharType="separate"/>
        </w:r>
        <w:r w:rsidR="00525E0C">
          <w:rPr>
            <w:webHidden/>
          </w:rPr>
          <w:t>18</w:t>
        </w:r>
        <w:r>
          <w:rPr>
            <w:webHidden/>
          </w:rPr>
          <w:fldChar w:fldCharType="end"/>
        </w:r>
      </w:hyperlink>
    </w:p>
    <w:p w:rsidR="00525E0C" w:rsidRDefault="009338DC">
      <w:pPr>
        <w:pStyle w:val="TableofFigures"/>
        <w:rPr>
          <w:rFonts w:asciiTheme="minorHAnsi" w:eastAsiaTheme="minorEastAsia" w:hAnsiTheme="minorHAnsi" w:cstheme="minorBidi"/>
          <w:lang w:bidi="ar-SA"/>
        </w:rPr>
      </w:pPr>
      <w:hyperlink w:anchor="_Toc320018355" w:history="1">
        <w:r w:rsidR="00525E0C" w:rsidRPr="00ED63CA">
          <w:rPr>
            <w:rStyle w:val="Hyperlink"/>
          </w:rPr>
          <w:t>Figure 14 -- UPM Architecture</w:t>
        </w:r>
        <w:r w:rsidR="00525E0C">
          <w:rPr>
            <w:webHidden/>
          </w:rPr>
          <w:tab/>
        </w:r>
        <w:r>
          <w:rPr>
            <w:webHidden/>
          </w:rPr>
          <w:fldChar w:fldCharType="begin"/>
        </w:r>
        <w:r w:rsidR="00525E0C">
          <w:rPr>
            <w:webHidden/>
          </w:rPr>
          <w:instrText xml:space="preserve"> PAGEREF _Toc320018355 \h </w:instrText>
        </w:r>
        <w:r>
          <w:rPr>
            <w:webHidden/>
          </w:rPr>
        </w:r>
        <w:r>
          <w:rPr>
            <w:webHidden/>
          </w:rPr>
          <w:fldChar w:fldCharType="separate"/>
        </w:r>
        <w:r w:rsidR="00525E0C">
          <w:rPr>
            <w:webHidden/>
          </w:rPr>
          <w:t>24</w:t>
        </w:r>
        <w:r>
          <w:rPr>
            <w:webHidden/>
          </w:rPr>
          <w:fldChar w:fldCharType="end"/>
        </w:r>
      </w:hyperlink>
    </w:p>
    <w:p w:rsidR="00525E0C" w:rsidRDefault="009338DC">
      <w:pPr>
        <w:pStyle w:val="TableofFigures"/>
        <w:rPr>
          <w:rFonts w:asciiTheme="minorHAnsi" w:eastAsiaTheme="minorEastAsia" w:hAnsiTheme="minorHAnsi" w:cstheme="minorBidi"/>
          <w:lang w:bidi="ar-SA"/>
        </w:rPr>
      </w:pPr>
      <w:hyperlink w:anchor="_Toc320018356" w:history="1">
        <w:r w:rsidR="00525E0C" w:rsidRPr="00ED63CA">
          <w:rPr>
            <w:rStyle w:val="Hyperlink"/>
          </w:rPr>
          <w:t>Figure 15 -- Security functional architecture</w:t>
        </w:r>
        <w:r w:rsidR="00525E0C">
          <w:rPr>
            <w:webHidden/>
          </w:rPr>
          <w:tab/>
        </w:r>
        <w:r>
          <w:rPr>
            <w:webHidden/>
          </w:rPr>
          <w:fldChar w:fldCharType="begin"/>
        </w:r>
        <w:r w:rsidR="00525E0C">
          <w:rPr>
            <w:webHidden/>
          </w:rPr>
          <w:instrText xml:space="preserve"> PAGEREF _Toc320018356 \h </w:instrText>
        </w:r>
        <w:r>
          <w:rPr>
            <w:webHidden/>
          </w:rPr>
        </w:r>
        <w:r>
          <w:rPr>
            <w:webHidden/>
          </w:rPr>
          <w:fldChar w:fldCharType="separate"/>
        </w:r>
        <w:r w:rsidR="00525E0C">
          <w:rPr>
            <w:webHidden/>
          </w:rPr>
          <w:t>26</w:t>
        </w:r>
        <w:r>
          <w:rPr>
            <w:webHidden/>
          </w:rPr>
          <w:fldChar w:fldCharType="end"/>
        </w:r>
      </w:hyperlink>
    </w:p>
    <w:p w:rsidR="00525E0C" w:rsidRDefault="009338DC">
      <w:pPr>
        <w:pStyle w:val="TableofFigures"/>
        <w:rPr>
          <w:rFonts w:asciiTheme="minorHAnsi" w:eastAsiaTheme="minorEastAsia" w:hAnsiTheme="minorHAnsi" w:cstheme="minorBidi"/>
          <w:lang w:bidi="ar-SA"/>
        </w:rPr>
      </w:pPr>
      <w:hyperlink w:anchor="_Toc320018357" w:history="1">
        <w:r w:rsidR="00525E0C" w:rsidRPr="00ED63CA">
          <w:rPr>
            <w:rStyle w:val="Hyperlink"/>
          </w:rPr>
          <w:t>Figure 17 -- URE Architecture</w:t>
        </w:r>
        <w:r w:rsidR="00525E0C">
          <w:rPr>
            <w:webHidden/>
          </w:rPr>
          <w:tab/>
        </w:r>
        <w:r>
          <w:rPr>
            <w:webHidden/>
          </w:rPr>
          <w:fldChar w:fldCharType="begin"/>
        </w:r>
        <w:r w:rsidR="00525E0C">
          <w:rPr>
            <w:webHidden/>
          </w:rPr>
          <w:instrText xml:space="preserve"> PAGEREF _Toc320018357 \h </w:instrText>
        </w:r>
        <w:r>
          <w:rPr>
            <w:webHidden/>
          </w:rPr>
        </w:r>
        <w:r>
          <w:rPr>
            <w:webHidden/>
          </w:rPr>
          <w:fldChar w:fldCharType="separate"/>
        </w:r>
        <w:r w:rsidR="00525E0C">
          <w:rPr>
            <w:webHidden/>
          </w:rPr>
          <w:t>28</w:t>
        </w:r>
        <w:r>
          <w:rPr>
            <w:webHidden/>
          </w:rPr>
          <w:fldChar w:fldCharType="end"/>
        </w:r>
      </w:hyperlink>
    </w:p>
    <w:p w:rsidR="00525E0C" w:rsidRDefault="009338DC">
      <w:pPr>
        <w:pStyle w:val="TableofFigures"/>
        <w:rPr>
          <w:rFonts w:asciiTheme="minorHAnsi" w:eastAsiaTheme="minorEastAsia" w:hAnsiTheme="minorHAnsi" w:cstheme="minorBidi"/>
          <w:lang w:bidi="ar-SA"/>
        </w:rPr>
      </w:pPr>
      <w:hyperlink w:anchor="_Toc320018358" w:history="1">
        <w:r w:rsidR="00525E0C" w:rsidRPr="00ED63CA">
          <w:rPr>
            <w:rStyle w:val="Hyperlink"/>
          </w:rPr>
          <w:t>Figure 18 -- Online URE</w:t>
        </w:r>
        <w:r w:rsidR="00525E0C">
          <w:rPr>
            <w:webHidden/>
          </w:rPr>
          <w:tab/>
        </w:r>
        <w:r>
          <w:rPr>
            <w:webHidden/>
          </w:rPr>
          <w:fldChar w:fldCharType="begin"/>
        </w:r>
        <w:r w:rsidR="00525E0C">
          <w:rPr>
            <w:webHidden/>
          </w:rPr>
          <w:instrText xml:space="preserve"> PAGEREF _Toc320018358 \h </w:instrText>
        </w:r>
        <w:r>
          <w:rPr>
            <w:webHidden/>
          </w:rPr>
        </w:r>
        <w:r>
          <w:rPr>
            <w:webHidden/>
          </w:rPr>
          <w:fldChar w:fldCharType="separate"/>
        </w:r>
        <w:r w:rsidR="00525E0C">
          <w:rPr>
            <w:webHidden/>
          </w:rPr>
          <w:t>29</w:t>
        </w:r>
        <w:r>
          <w:rPr>
            <w:webHidden/>
          </w:rPr>
          <w:fldChar w:fldCharType="end"/>
        </w:r>
      </w:hyperlink>
    </w:p>
    <w:p w:rsidR="00525E0C" w:rsidRDefault="009338DC">
      <w:pPr>
        <w:pStyle w:val="TableofFigures"/>
        <w:rPr>
          <w:rFonts w:asciiTheme="minorHAnsi" w:eastAsiaTheme="minorEastAsia" w:hAnsiTheme="minorHAnsi" w:cstheme="minorBidi"/>
          <w:lang w:bidi="ar-SA"/>
        </w:rPr>
      </w:pPr>
      <w:hyperlink w:anchor="_Toc320018359" w:history="1">
        <w:r w:rsidR="00525E0C" w:rsidRPr="00ED63CA">
          <w:rPr>
            <w:rStyle w:val="Hyperlink"/>
          </w:rPr>
          <w:t>Figure 19 -- Offline URE</w:t>
        </w:r>
        <w:r w:rsidR="00525E0C">
          <w:rPr>
            <w:webHidden/>
          </w:rPr>
          <w:tab/>
        </w:r>
        <w:r>
          <w:rPr>
            <w:webHidden/>
          </w:rPr>
          <w:fldChar w:fldCharType="begin"/>
        </w:r>
        <w:r w:rsidR="00525E0C">
          <w:rPr>
            <w:webHidden/>
          </w:rPr>
          <w:instrText xml:space="preserve"> PAGEREF _Toc320018359 \h </w:instrText>
        </w:r>
        <w:r>
          <w:rPr>
            <w:webHidden/>
          </w:rPr>
        </w:r>
        <w:r>
          <w:rPr>
            <w:webHidden/>
          </w:rPr>
          <w:fldChar w:fldCharType="separate"/>
        </w:r>
        <w:r w:rsidR="00525E0C">
          <w:rPr>
            <w:webHidden/>
          </w:rPr>
          <w:t>29</w:t>
        </w:r>
        <w:r>
          <w:rPr>
            <w:webHidden/>
          </w:rPr>
          <w:fldChar w:fldCharType="end"/>
        </w:r>
      </w:hyperlink>
    </w:p>
    <w:p w:rsidR="00525E0C" w:rsidRDefault="009338DC">
      <w:pPr>
        <w:pStyle w:val="TableofFigures"/>
        <w:rPr>
          <w:rFonts w:asciiTheme="minorHAnsi" w:eastAsiaTheme="minorEastAsia" w:hAnsiTheme="minorHAnsi" w:cstheme="minorBidi"/>
          <w:lang w:bidi="ar-SA"/>
        </w:rPr>
      </w:pPr>
      <w:hyperlink w:anchor="_Toc320018360" w:history="1">
        <w:r w:rsidR="00525E0C" w:rsidRPr="00ED63CA">
          <w:rPr>
            <w:rStyle w:val="Hyperlink"/>
          </w:rPr>
          <w:t>Figure 20: CDR service parameters</w:t>
        </w:r>
        <w:r w:rsidR="00525E0C">
          <w:rPr>
            <w:webHidden/>
          </w:rPr>
          <w:tab/>
        </w:r>
        <w:r>
          <w:rPr>
            <w:webHidden/>
          </w:rPr>
          <w:fldChar w:fldCharType="begin"/>
        </w:r>
        <w:r w:rsidR="00525E0C">
          <w:rPr>
            <w:webHidden/>
          </w:rPr>
          <w:instrText xml:space="preserve"> PAGEREF _Toc320018360 \h </w:instrText>
        </w:r>
        <w:r>
          <w:rPr>
            <w:webHidden/>
          </w:rPr>
        </w:r>
        <w:r>
          <w:rPr>
            <w:webHidden/>
          </w:rPr>
          <w:fldChar w:fldCharType="separate"/>
        </w:r>
        <w:r w:rsidR="00525E0C">
          <w:rPr>
            <w:webHidden/>
          </w:rPr>
          <w:t>34</w:t>
        </w:r>
        <w:r>
          <w:rPr>
            <w:webHidden/>
          </w:rPr>
          <w:fldChar w:fldCharType="end"/>
        </w:r>
      </w:hyperlink>
    </w:p>
    <w:p w:rsidR="00525E0C" w:rsidRDefault="009338DC">
      <w:pPr>
        <w:pStyle w:val="TableofFigures"/>
        <w:rPr>
          <w:rFonts w:asciiTheme="minorHAnsi" w:eastAsiaTheme="minorEastAsia" w:hAnsiTheme="minorHAnsi" w:cstheme="minorBidi"/>
          <w:lang w:bidi="ar-SA"/>
        </w:rPr>
      </w:pPr>
      <w:hyperlink w:anchor="_Toc320018361" w:history="1">
        <w:r w:rsidR="00525E0C" w:rsidRPr="00ED63CA">
          <w:rPr>
            <w:rStyle w:val="Hyperlink"/>
          </w:rPr>
          <w:t>Figure 21: CDR header format</w:t>
        </w:r>
        <w:r w:rsidR="00525E0C">
          <w:rPr>
            <w:webHidden/>
          </w:rPr>
          <w:tab/>
        </w:r>
        <w:r>
          <w:rPr>
            <w:webHidden/>
          </w:rPr>
          <w:fldChar w:fldCharType="begin"/>
        </w:r>
        <w:r w:rsidR="00525E0C">
          <w:rPr>
            <w:webHidden/>
          </w:rPr>
          <w:instrText xml:space="preserve"> PAGEREF _Toc320018361 \h </w:instrText>
        </w:r>
        <w:r>
          <w:rPr>
            <w:webHidden/>
          </w:rPr>
        </w:r>
        <w:r>
          <w:rPr>
            <w:webHidden/>
          </w:rPr>
          <w:fldChar w:fldCharType="separate"/>
        </w:r>
        <w:r w:rsidR="00525E0C">
          <w:rPr>
            <w:webHidden/>
          </w:rPr>
          <w:t>35</w:t>
        </w:r>
        <w:r>
          <w:rPr>
            <w:webHidden/>
          </w:rPr>
          <w:fldChar w:fldCharType="end"/>
        </w:r>
      </w:hyperlink>
    </w:p>
    <w:p w:rsidR="00B82DF6" w:rsidRPr="003708FF" w:rsidRDefault="009338DC" w:rsidP="003708FF">
      <w:pPr>
        <w:pStyle w:val="BodyText"/>
      </w:pPr>
      <w:r>
        <w:fldChar w:fldCharType="end"/>
      </w:r>
    </w:p>
    <w:p w:rsidR="00B82DF6" w:rsidRDefault="00B82DF6" w:rsidP="00522CDF">
      <w:pPr>
        <w:pStyle w:val="TOAHeading"/>
      </w:pPr>
      <w:r w:rsidRPr="00BA4C6C">
        <w:t xml:space="preserve">List of </w:t>
      </w:r>
      <w:r>
        <w:t>Tables</w:t>
      </w:r>
    </w:p>
    <w:p w:rsidR="00B82DF6" w:rsidRPr="003708FF" w:rsidRDefault="009338DC" w:rsidP="0021409B">
      <w:pPr>
        <w:pStyle w:val="BodyText"/>
      </w:pPr>
      <w:fldSimple w:instr=" TOC \h \z \c &quot;Table&quot; ">
        <w:r w:rsidR="00664F85">
          <w:rPr>
            <w:b/>
            <w:bCs/>
            <w:noProof/>
          </w:rPr>
          <w:t>No table of figures entries found.</w:t>
        </w:r>
      </w:fldSimple>
    </w:p>
    <w:p w:rsidR="00B82DF6" w:rsidRPr="00A12D62" w:rsidRDefault="00B82DF6" w:rsidP="00A12D62">
      <w:pPr>
        <w:pStyle w:val="BodyText"/>
        <w:ind w:left="0"/>
      </w:pPr>
    </w:p>
    <w:p w:rsidR="00B82DF6" w:rsidRPr="00A12D62" w:rsidRDefault="00B82DF6" w:rsidP="00A12D62">
      <w:pPr>
        <w:pStyle w:val="BodyText"/>
        <w:ind w:left="0"/>
      </w:pPr>
    </w:p>
    <w:p w:rsidR="00B82DF6" w:rsidRPr="00A12D62" w:rsidRDefault="00B82DF6" w:rsidP="00A12D62">
      <w:pPr>
        <w:pStyle w:val="BodyText"/>
        <w:ind w:left="0"/>
      </w:pPr>
      <w:r>
        <w:br w:type="page"/>
      </w:r>
    </w:p>
    <w:p w:rsidR="00B82DF6" w:rsidRDefault="00B82DF6" w:rsidP="00A20D13">
      <w:pPr>
        <w:pStyle w:val="Heading1"/>
      </w:pPr>
      <w:bookmarkStart w:id="300" w:name="_Toc353266988"/>
      <w:bookmarkEnd w:id="0"/>
      <w:bookmarkEnd w:id="1"/>
      <w:bookmarkEnd w:id="2"/>
      <w:bookmarkEnd w:id="3"/>
      <w:bookmarkEnd w:id="4"/>
      <w:bookmarkEnd w:id="5"/>
      <w:bookmarkEnd w:id="6"/>
      <w:bookmarkEnd w:id="7"/>
      <w:bookmarkEnd w:id="8"/>
      <w:bookmarkEnd w:id="9"/>
      <w:bookmarkEnd w:id="10"/>
      <w:bookmarkEnd w:id="11"/>
      <w:bookmarkEnd w:id="12"/>
      <w:bookmarkEnd w:id="13"/>
      <w:bookmarkEnd w:id="14"/>
      <w:r>
        <w:lastRenderedPageBreak/>
        <w:t>Introduction</w:t>
      </w:r>
      <w:bookmarkEnd w:id="300"/>
    </w:p>
    <w:p w:rsidR="00D707D6" w:rsidRDefault="00B82DF6" w:rsidP="00DA0FA8">
      <w:pPr>
        <w:pStyle w:val="BodyText"/>
        <w:ind w:left="0"/>
      </w:pPr>
      <w:r>
        <w:t xml:space="preserve">This document provides high level analysis on how </w:t>
      </w:r>
      <w:r w:rsidR="008D06CC">
        <w:t>Comverse</w:t>
      </w:r>
      <w:r w:rsidR="00D707D6">
        <w:t xml:space="preserve"> products</w:t>
      </w:r>
      <w:r w:rsidR="008D06CC">
        <w:t xml:space="preserve"> </w:t>
      </w:r>
      <w:r>
        <w:t>will be used to support VNP existing postpaid</w:t>
      </w:r>
      <w:r w:rsidR="00D707D6">
        <w:t xml:space="preserve"> rating/charging/promotion</w:t>
      </w:r>
      <w:r>
        <w:t xml:space="preserve"> requirements.</w:t>
      </w:r>
      <w:r w:rsidR="008D06CC">
        <w:t xml:space="preserve"> </w:t>
      </w:r>
    </w:p>
    <w:p w:rsidR="009F3E63" w:rsidRDefault="009F3E63" w:rsidP="00DA0FA8">
      <w:pPr>
        <w:pStyle w:val="BodyText"/>
        <w:ind w:left="0"/>
      </w:pPr>
      <w:r>
        <w:t xml:space="preserve">The purpose of this document is sharing the full capability of C1-RT system. Anyway, the scope of the VNP project will be mainly focused on real time postpaid. Therefore the reference to real time prepaid, </w:t>
      </w:r>
      <w:proofErr w:type="gramStart"/>
      <w:r>
        <w:t>hybrid are</w:t>
      </w:r>
      <w:proofErr w:type="gramEnd"/>
      <w:r>
        <w:t xml:space="preserve"> for reference purpose only.</w:t>
      </w:r>
    </w:p>
    <w:p w:rsidR="00897CD7" w:rsidRDefault="004C6DE9" w:rsidP="009F3E63">
      <w:pPr>
        <w:pStyle w:val="BodyText"/>
        <w:ind w:left="0"/>
      </w:pPr>
      <w:r>
        <w:t>The solution</w:t>
      </w:r>
      <w:r w:rsidRPr="0094647C">
        <w:t xml:space="preserve"> </w:t>
      </w:r>
      <w:r w:rsidR="00897CD7" w:rsidRPr="0094647C">
        <w:t xml:space="preserve">gives </w:t>
      </w:r>
      <w:r w:rsidR="00897CD7">
        <w:t>VNP</w:t>
      </w:r>
      <w:r w:rsidR="00897CD7" w:rsidRPr="0094647C">
        <w:t xml:space="preserve"> an efficient solution to support telecommunications activities </w:t>
      </w:r>
      <w:r w:rsidR="00D707D6">
        <w:t xml:space="preserve">by giving the </w:t>
      </w:r>
      <w:r w:rsidR="00897CD7" w:rsidRPr="0094647C">
        <w:t>operator the resources they need to manage their subscribers, their operations, and their market offerings efficiently and effectively.</w:t>
      </w:r>
      <w:r w:rsidR="00897CD7">
        <w:t xml:space="preserve"> It’s targeted toward operators </w:t>
      </w:r>
      <w:r w:rsidR="00897CD7" w:rsidRPr="0094647C">
        <w:t xml:space="preserve">who are looking for </w:t>
      </w:r>
      <w:r w:rsidR="00897CD7">
        <w:t xml:space="preserve">real time postpaid </w:t>
      </w:r>
      <w:r w:rsidR="007D5B30">
        <w:t xml:space="preserve">rating </w:t>
      </w:r>
      <w:r w:rsidR="00897CD7" w:rsidRPr="0094647C">
        <w:t>solution</w:t>
      </w:r>
      <w:r w:rsidR="007D5B30">
        <w:t xml:space="preserve"> </w:t>
      </w:r>
    </w:p>
    <w:p w:rsidR="005C57AB" w:rsidRDefault="005C57AB" w:rsidP="007D5B30">
      <w:pPr>
        <w:pStyle w:val="BodyText"/>
        <w:ind w:left="0"/>
      </w:pPr>
      <w:r>
        <w:t>The solution is founded upon several fundamental concepts that enable the service provider to implement the desired functionality in a way that supports its business, at the points in time when it is needed. The key concepts</w:t>
      </w:r>
      <w:r w:rsidR="009338DC">
        <w:fldChar w:fldCharType="begin"/>
      </w:r>
      <w:r>
        <w:instrText xml:space="preserve"> XE "</w:instrText>
      </w:r>
      <w:r w:rsidRPr="00D53DC9">
        <w:instrText>Comverse ONE solution:key concepts</w:instrText>
      </w:r>
      <w:r>
        <w:instrText xml:space="preserve">" </w:instrText>
      </w:r>
      <w:r w:rsidR="009338DC">
        <w:fldChar w:fldCharType="end"/>
      </w:r>
      <w:r>
        <w:t xml:space="preserve"> underpinning the solution include the following:</w:t>
      </w:r>
    </w:p>
    <w:p w:rsidR="005C57AB" w:rsidRPr="009E3E55" w:rsidRDefault="006F1E23" w:rsidP="009E3E55">
      <w:pPr>
        <w:pStyle w:val="ListBullet"/>
        <w:numPr>
          <w:ilvl w:val="0"/>
          <w:numId w:val="15"/>
        </w:numPr>
        <w:rPr>
          <w:sz w:val="22"/>
          <w:szCs w:val="22"/>
        </w:rPr>
      </w:pPr>
      <w:r w:rsidRPr="006F1E23">
        <w:rPr>
          <w:sz w:val="22"/>
          <w:szCs w:val="22"/>
        </w:rPr>
        <w:t xml:space="preserve">A </w:t>
      </w:r>
      <w:r w:rsidRPr="006F1E23">
        <w:rPr>
          <w:b/>
          <w:sz w:val="22"/>
          <w:szCs w:val="22"/>
        </w:rPr>
        <w:t>unified account and subscriber data model</w:t>
      </w:r>
      <w:r w:rsidRPr="006F1E23">
        <w:rPr>
          <w:sz w:val="22"/>
          <w:szCs w:val="22"/>
        </w:rPr>
        <w:t xml:space="preserve"> that gives a common view of the customer across all modules</w:t>
      </w:r>
    </w:p>
    <w:p w:rsidR="00EE00A7" w:rsidRPr="00EE00A7" w:rsidRDefault="006F1E23">
      <w:pPr>
        <w:pStyle w:val="ListBullet"/>
        <w:numPr>
          <w:ilvl w:val="0"/>
          <w:numId w:val="15"/>
        </w:numPr>
        <w:rPr>
          <w:sz w:val="22"/>
          <w:szCs w:val="22"/>
        </w:rPr>
      </w:pPr>
      <w:r w:rsidRPr="006F1E23">
        <w:rPr>
          <w:sz w:val="22"/>
          <w:szCs w:val="22"/>
        </w:rPr>
        <w:t xml:space="preserve">A </w:t>
      </w:r>
      <w:r w:rsidRPr="006F1E23">
        <w:rPr>
          <w:b/>
          <w:sz w:val="22"/>
          <w:szCs w:val="22"/>
        </w:rPr>
        <w:t>single product catalog</w:t>
      </w:r>
      <w:r w:rsidRPr="006F1E23">
        <w:rPr>
          <w:sz w:val="22"/>
          <w:szCs w:val="22"/>
        </w:rPr>
        <w:t xml:space="preserve"> that manages the provider’s market offerings across the suite</w:t>
      </w:r>
    </w:p>
    <w:p w:rsidR="00EE00A7" w:rsidRPr="00EE00A7" w:rsidRDefault="006F1E23">
      <w:pPr>
        <w:pStyle w:val="ListBullet"/>
        <w:numPr>
          <w:ilvl w:val="0"/>
          <w:numId w:val="15"/>
        </w:numPr>
        <w:rPr>
          <w:sz w:val="22"/>
          <w:szCs w:val="22"/>
        </w:rPr>
      </w:pPr>
      <w:r w:rsidRPr="006F1E23">
        <w:rPr>
          <w:sz w:val="22"/>
          <w:szCs w:val="22"/>
        </w:rPr>
        <w:t xml:space="preserve">An </w:t>
      </w:r>
      <w:r w:rsidRPr="006F1E23">
        <w:rPr>
          <w:b/>
          <w:sz w:val="22"/>
          <w:szCs w:val="22"/>
        </w:rPr>
        <w:t>open operational and business framework</w:t>
      </w:r>
      <w:r w:rsidRPr="006F1E23">
        <w:rPr>
          <w:sz w:val="22"/>
          <w:szCs w:val="22"/>
        </w:rPr>
        <w:t xml:space="preserve"> that enables providers to leverage the solution functionality and logic across any complex operational environment</w:t>
      </w:r>
    </w:p>
    <w:p w:rsidR="00EE00A7" w:rsidRDefault="006F1E23">
      <w:pPr>
        <w:pStyle w:val="BodyText"/>
        <w:numPr>
          <w:ilvl w:val="0"/>
          <w:numId w:val="15"/>
        </w:numPr>
        <w:rPr>
          <w:szCs w:val="22"/>
        </w:rPr>
      </w:pPr>
      <w:r w:rsidRPr="006F1E23">
        <w:rPr>
          <w:szCs w:val="22"/>
        </w:rPr>
        <w:t xml:space="preserve">A </w:t>
      </w:r>
      <w:r w:rsidRPr="006F1E23">
        <w:rPr>
          <w:b/>
          <w:bCs/>
          <w:szCs w:val="22"/>
        </w:rPr>
        <w:t>unified</w:t>
      </w:r>
      <w:r w:rsidRPr="006F1E23">
        <w:rPr>
          <w:szCs w:val="22"/>
        </w:rPr>
        <w:t xml:space="preserve"> </w:t>
      </w:r>
      <w:r w:rsidRPr="006F1E23">
        <w:rPr>
          <w:b/>
          <w:bCs/>
          <w:szCs w:val="22"/>
        </w:rPr>
        <w:t>rating, charging, and promotions</w:t>
      </w:r>
      <w:r w:rsidRPr="006F1E23">
        <w:rPr>
          <w:szCs w:val="22"/>
        </w:rPr>
        <w:t xml:space="preserve"> cover the functionality involved in interacting with the customer via the operator’s network elements on a transactional basis. This includes real-time authorization and session control, pricing and charging a transaction, and providing for rating time promotions. Some of the key features of this domain include the following:</w:t>
      </w:r>
    </w:p>
    <w:p w:rsidR="0025748A" w:rsidRPr="009E3E55" w:rsidRDefault="006F1E23" w:rsidP="00F4297D">
      <w:pPr>
        <w:pStyle w:val="ListBullet"/>
        <w:numPr>
          <w:ilvl w:val="1"/>
          <w:numId w:val="15"/>
        </w:numPr>
        <w:rPr>
          <w:sz w:val="22"/>
          <w:szCs w:val="22"/>
        </w:rPr>
      </w:pPr>
      <w:r w:rsidRPr="006F1E23">
        <w:rPr>
          <w:sz w:val="22"/>
          <w:szCs w:val="22"/>
        </w:rPr>
        <w:t>Unified Rating Engine covering both online and offline processing</w:t>
      </w:r>
    </w:p>
    <w:p w:rsidR="0025748A" w:rsidRPr="009E3E55" w:rsidRDefault="006F1E23" w:rsidP="00F4297D">
      <w:pPr>
        <w:pStyle w:val="ListBullet"/>
        <w:numPr>
          <w:ilvl w:val="1"/>
          <w:numId w:val="15"/>
        </w:numPr>
        <w:rPr>
          <w:sz w:val="22"/>
          <w:szCs w:val="22"/>
        </w:rPr>
      </w:pPr>
      <w:r w:rsidRPr="006F1E23">
        <w:rPr>
          <w:sz w:val="22"/>
          <w:szCs w:val="22"/>
        </w:rPr>
        <w:t>Complete balance management for monetary and nonmonetary units irrespective of payment type</w:t>
      </w:r>
    </w:p>
    <w:p w:rsidR="0025748A" w:rsidRPr="009E3E55" w:rsidRDefault="006F1E23" w:rsidP="00F4297D">
      <w:pPr>
        <w:pStyle w:val="ListBullet"/>
        <w:numPr>
          <w:ilvl w:val="1"/>
          <w:numId w:val="15"/>
        </w:numPr>
        <w:rPr>
          <w:sz w:val="22"/>
          <w:szCs w:val="22"/>
        </w:rPr>
      </w:pPr>
      <w:r w:rsidRPr="006F1E23">
        <w:rPr>
          <w:sz w:val="22"/>
          <w:szCs w:val="22"/>
        </w:rPr>
        <w:t>Support for multiple technologies in a single platform</w:t>
      </w:r>
    </w:p>
    <w:p w:rsidR="0025748A" w:rsidRPr="009E3E55" w:rsidRDefault="006F1E23" w:rsidP="00F4297D">
      <w:pPr>
        <w:pStyle w:val="ListBullet"/>
        <w:numPr>
          <w:ilvl w:val="1"/>
          <w:numId w:val="15"/>
        </w:numPr>
        <w:rPr>
          <w:sz w:val="22"/>
          <w:szCs w:val="22"/>
        </w:rPr>
      </w:pPr>
      <w:r w:rsidRPr="006F1E23">
        <w:rPr>
          <w:sz w:val="22"/>
          <w:szCs w:val="22"/>
        </w:rPr>
        <w:t>Comprehensive charge redirection models</w:t>
      </w:r>
    </w:p>
    <w:p w:rsidR="005C57AB" w:rsidRPr="009E3E55" w:rsidRDefault="006F1E23" w:rsidP="00F4297D">
      <w:pPr>
        <w:pStyle w:val="ListBullet"/>
        <w:numPr>
          <w:ilvl w:val="1"/>
          <w:numId w:val="15"/>
        </w:numPr>
        <w:rPr>
          <w:sz w:val="22"/>
          <w:szCs w:val="22"/>
        </w:rPr>
      </w:pPr>
      <w:r w:rsidRPr="006F1E23">
        <w:rPr>
          <w:sz w:val="22"/>
          <w:szCs w:val="22"/>
        </w:rPr>
        <w:t>Real-time promotions that encourage usage and customer retention</w:t>
      </w:r>
    </w:p>
    <w:p w:rsidR="0025748A" w:rsidRDefault="0025748A">
      <w:pPr>
        <w:spacing w:before="0"/>
        <w:ind w:left="0"/>
        <w:rPr>
          <w:rFonts w:ascii="Tahoma" w:hAnsi="Tahoma" w:cs="Arial"/>
          <w:b/>
          <w:bCs/>
          <w:color w:val="008CD6"/>
          <w:kern w:val="18"/>
          <w:sz w:val="24"/>
        </w:rPr>
      </w:pPr>
      <w:r>
        <w:br w:type="page"/>
      </w:r>
    </w:p>
    <w:p w:rsidR="00B82DF6" w:rsidRDefault="00EB7AC2" w:rsidP="00DA0FA8">
      <w:pPr>
        <w:pStyle w:val="Heading1"/>
      </w:pPr>
      <w:bookmarkStart w:id="301" w:name="_Toc353266989"/>
      <w:r>
        <w:lastRenderedPageBreak/>
        <w:t>Technical Description</w:t>
      </w:r>
      <w:bookmarkEnd w:id="301"/>
    </w:p>
    <w:p w:rsidR="00911146" w:rsidRDefault="00911146" w:rsidP="00B12570">
      <w:pPr>
        <w:pStyle w:val="Heading2"/>
      </w:pPr>
      <w:bookmarkStart w:id="302" w:name="_Toc353266990"/>
      <w:r>
        <w:t>Key Concepts</w:t>
      </w:r>
      <w:bookmarkEnd w:id="302"/>
    </w:p>
    <w:p w:rsidR="00911146" w:rsidRDefault="00911146" w:rsidP="003043A1">
      <w:pPr>
        <w:pStyle w:val="Heading3"/>
        <w:jc w:val="both"/>
      </w:pPr>
      <w:bookmarkStart w:id="303" w:name="_Toc289374546"/>
      <w:bookmarkStart w:id="304" w:name="_Toc353266991"/>
      <w:r>
        <w:t>Unified Account &amp; Subscriber Data Model</w:t>
      </w:r>
      <w:bookmarkEnd w:id="303"/>
      <w:bookmarkEnd w:id="304"/>
    </w:p>
    <w:p w:rsidR="00911146" w:rsidRPr="00911146" w:rsidRDefault="00911146" w:rsidP="00911146">
      <w:pPr>
        <w:ind w:left="0"/>
        <w:jc w:val="both"/>
        <w:rPr>
          <w:sz w:val="22"/>
          <w:szCs w:val="22"/>
        </w:rPr>
      </w:pPr>
      <w:r w:rsidRPr="00911146">
        <w:rPr>
          <w:sz w:val="22"/>
          <w:szCs w:val="22"/>
        </w:rPr>
        <w:t>At the heart of the solution is the unified data model, which manages customer, billing, charging, rating, balance, and offering data from a centralized point. The model consistently manages data across the entire solution and eliminates the burden of data synchronization across systems and subsystems, which ensures integrity of business data across the entire software solution.</w:t>
      </w:r>
    </w:p>
    <w:p w:rsidR="00911146" w:rsidRPr="00911146" w:rsidRDefault="00911146" w:rsidP="009E3E55">
      <w:pPr>
        <w:ind w:left="0"/>
        <w:jc w:val="both"/>
        <w:rPr>
          <w:sz w:val="22"/>
          <w:szCs w:val="22"/>
        </w:rPr>
      </w:pPr>
      <w:r w:rsidRPr="00911146">
        <w:rPr>
          <w:sz w:val="22"/>
          <w:szCs w:val="22"/>
        </w:rPr>
        <w:t>More specifically, modeling of account and subscriber structures and hierarchies are the same for prepaid subscribers, postpaid subscribers, or a mix of both. This lets providers easily expand to support any combination of prepaid, postpaid, or hybrid customer models without requiring significant refactoring of the existing subscriber data. Supporting new types of subscribers is as straightforward as defining new offerings and then provisioning those offerings to customers.</w:t>
      </w:r>
    </w:p>
    <w:p w:rsidR="00911146" w:rsidRPr="00911146" w:rsidRDefault="00911146" w:rsidP="00911146">
      <w:pPr>
        <w:ind w:left="0"/>
        <w:jc w:val="both"/>
        <w:rPr>
          <w:sz w:val="22"/>
          <w:szCs w:val="22"/>
        </w:rPr>
      </w:pPr>
      <w:r w:rsidRPr="00911146">
        <w:rPr>
          <w:sz w:val="22"/>
          <w:szCs w:val="22"/>
        </w:rPr>
        <w:t>The unified account and subscriber model is also service-agnostic, enabling providers to deliver any type of service (voice, data, content, and video) to customers. Delivery of these services can be modeled in flexible ways ranging from simple single-subscriber models, to family-based multiple-subscriber models, to complex business oriented n-level hierarchies.</w:t>
      </w:r>
    </w:p>
    <w:p w:rsidR="00911146" w:rsidRPr="00911146" w:rsidRDefault="00911146" w:rsidP="00911146">
      <w:pPr>
        <w:pStyle w:val="BodyText"/>
        <w:ind w:left="0"/>
        <w:rPr>
          <w:szCs w:val="22"/>
        </w:rPr>
      </w:pPr>
      <w:r w:rsidRPr="00911146">
        <w:rPr>
          <w:szCs w:val="22"/>
        </w:rPr>
        <w:t>Finally, the unified data model is designed to enable fast time-to-market for provider offerings through a business-oriented Product Catalog model that is at the core of the data model. Combining the unified account and subscriber model with this single Product Catalog delivers a robust data model that can be used to manage the business end-to-end.</w:t>
      </w:r>
    </w:p>
    <w:p w:rsidR="00911146" w:rsidRDefault="00911146" w:rsidP="00911146">
      <w:pPr>
        <w:pStyle w:val="Heading3"/>
        <w:jc w:val="both"/>
      </w:pPr>
      <w:bookmarkStart w:id="305" w:name="_Toc289374547"/>
      <w:bookmarkStart w:id="306" w:name="_Toc353266992"/>
      <w:r>
        <w:t>Data Modeling</w:t>
      </w:r>
      <w:bookmarkEnd w:id="305"/>
      <w:bookmarkEnd w:id="306"/>
    </w:p>
    <w:p w:rsidR="00911146" w:rsidRPr="00911146" w:rsidRDefault="00911146" w:rsidP="00911146">
      <w:pPr>
        <w:pStyle w:val="BodyText"/>
        <w:ind w:left="0"/>
        <w:jc w:val="both"/>
        <w:rPr>
          <w:szCs w:val="22"/>
        </w:rPr>
      </w:pPr>
      <w:r w:rsidRPr="00911146">
        <w:rPr>
          <w:szCs w:val="22"/>
        </w:rPr>
        <w:t xml:space="preserve">The solution makes use of a robust and flexible data model that supports new products and offers that operators want to quickly implement as they grow and seek to capture higher revenues. The figure below shows the shapes and colors used to represent important </w:t>
      </w:r>
      <w:bookmarkStart w:id="307" w:name="OLE_LINK24"/>
      <w:bookmarkStart w:id="308" w:name="OLE_LINK25"/>
      <w:r w:rsidRPr="00911146">
        <w:rPr>
          <w:szCs w:val="22"/>
        </w:rPr>
        <w:t>data model entities</w:t>
      </w:r>
      <w:bookmarkEnd w:id="307"/>
      <w:bookmarkEnd w:id="308"/>
      <w:r w:rsidRPr="00911146">
        <w:rPr>
          <w:szCs w:val="22"/>
        </w:rPr>
        <w:t>.</w:t>
      </w:r>
    </w:p>
    <w:p w:rsidR="00911146" w:rsidRDefault="00911146" w:rsidP="00911146">
      <w:pPr>
        <w:pStyle w:val="BodyText"/>
        <w:ind w:left="0"/>
        <w:jc w:val="both"/>
        <w:rPr>
          <w:szCs w:val="22"/>
        </w:rPr>
      </w:pPr>
      <w:r w:rsidRPr="00911146">
        <w:rPr>
          <w:szCs w:val="22"/>
        </w:rPr>
        <w:t>Depending on the functional behavior required from a data model entity (such as account) and the domains being deployed by the operator, the information resides on the Rating database or the Customer database</w:t>
      </w:r>
      <w:r w:rsidR="006F1E23" w:rsidRPr="006F1E23">
        <w:rPr>
          <w:szCs w:val="22"/>
        </w:rPr>
        <w:t xml:space="preserve">. For example, if only the Rating, Charging, and Promotions domain is deployed, the applicable entities will be present on the Rating database. </w:t>
      </w:r>
    </w:p>
    <w:p w:rsidR="004447E2" w:rsidRPr="00911146" w:rsidRDefault="004447E2" w:rsidP="00911146">
      <w:pPr>
        <w:pStyle w:val="BodyText"/>
        <w:ind w:left="0"/>
        <w:jc w:val="both"/>
        <w:rPr>
          <w:szCs w:val="22"/>
        </w:rPr>
      </w:pPr>
    </w:p>
    <w:p w:rsidR="00911146" w:rsidRPr="00911146" w:rsidRDefault="00911146" w:rsidP="00484F65">
      <w:pPr>
        <w:pStyle w:val="BodyText"/>
        <w:keepNext/>
        <w:ind w:left="0"/>
        <w:jc w:val="center"/>
        <w:rPr>
          <w:szCs w:val="22"/>
        </w:rPr>
      </w:pPr>
      <w:r w:rsidRPr="00911146">
        <w:rPr>
          <w:noProof/>
          <w:szCs w:val="22"/>
          <w:lang w:bidi="ar-SA"/>
        </w:rPr>
        <w:lastRenderedPageBreak/>
        <w:drawing>
          <wp:inline distT="0" distB="0" distL="0" distR="0">
            <wp:extent cx="4284936" cy="4284936"/>
            <wp:effectExtent l="19050" t="0" r="1314" b="0"/>
            <wp:docPr id="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srcRect/>
                    <a:stretch>
                      <a:fillRect/>
                    </a:stretch>
                  </pic:blipFill>
                  <pic:spPr bwMode="auto">
                    <a:xfrm>
                      <a:off x="0" y="0"/>
                      <a:ext cx="4292172" cy="4292172"/>
                    </a:xfrm>
                    <a:prstGeom prst="rect">
                      <a:avLst/>
                    </a:prstGeom>
                    <a:noFill/>
                    <a:ln w="9525">
                      <a:noFill/>
                      <a:miter lim="800000"/>
                      <a:headEnd/>
                      <a:tailEnd/>
                    </a:ln>
                  </pic:spPr>
                </pic:pic>
              </a:graphicData>
            </a:graphic>
          </wp:inline>
        </w:drawing>
      </w:r>
    </w:p>
    <w:p w:rsidR="00911146" w:rsidRPr="00484F65" w:rsidRDefault="00A2440E" w:rsidP="00484F65">
      <w:pPr>
        <w:pStyle w:val="Caption"/>
        <w:jc w:val="center"/>
        <w:rPr>
          <w:rFonts w:cs="Tahoma"/>
          <w:noProof/>
          <w:szCs w:val="20"/>
        </w:rPr>
      </w:pPr>
      <w:bookmarkStart w:id="309" w:name="_Toc320018345"/>
      <w:r w:rsidRPr="00484F65">
        <w:rPr>
          <w:rFonts w:cs="Tahoma"/>
          <w:szCs w:val="20"/>
        </w:rPr>
        <w:t xml:space="preserve">Figure </w:t>
      </w:r>
      <w:r w:rsidR="009338DC" w:rsidRPr="00484F65">
        <w:rPr>
          <w:rFonts w:cs="Tahoma"/>
          <w:szCs w:val="20"/>
        </w:rPr>
        <w:fldChar w:fldCharType="begin"/>
      </w:r>
      <w:r w:rsidRPr="00484F65">
        <w:rPr>
          <w:rFonts w:cs="Tahoma"/>
          <w:szCs w:val="20"/>
        </w:rPr>
        <w:instrText xml:space="preserve"> SEQ Figure \* ARABIC </w:instrText>
      </w:r>
      <w:r w:rsidR="009338DC" w:rsidRPr="00484F65">
        <w:rPr>
          <w:rFonts w:cs="Tahoma"/>
          <w:szCs w:val="20"/>
        </w:rPr>
        <w:fldChar w:fldCharType="separate"/>
      </w:r>
      <w:r w:rsidR="008A7E41" w:rsidRPr="00484F65">
        <w:rPr>
          <w:rFonts w:cs="Tahoma"/>
          <w:noProof/>
          <w:szCs w:val="20"/>
        </w:rPr>
        <w:t>4</w:t>
      </w:r>
      <w:r w:rsidR="009338DC" w:rsidRPr="00484F65">
        <w:rPr>
          <w:rFonts w:cs="Tahoma"/>
          <w:szCs w:val="20"/>
        </w:rPr>
        <w:fldChar w:fldCharType="end"/>
      </w:r>
      <w:r w:rsidRPr="00484F65">
        <w:rPr>
          <w:rFonts w:cs="Tahoma"/>
          <w:szCs w:val="20"/>
        </w:rPr>
        <w:t>: Data model entities</w:t>
      </w:r>
      <w:bookmarkEnd w:id="309"/>
    </w:p>
    <w:p w:rsidR="00911146" w:rsidRDefault="00911146" w:rsidP="00911146">
      <w:pPr>
        <w:pStyle w:val="Heading3"/>
      </w:pPr>
      <w:bookmarkStart w:id="310" w:name="_Toc289374548"/>
      <w:bookmarkStart w:id="311" w:name="_Toc353266993"/>
      <w:r>
        <w:t>Account &amp; Subscribers</w:t>
      </w:r>
      <w:bookmarkEnd w:id="310"/>
      <w:bookmarkEnd w:id="311"/>
    </w:p>
    <w:p w:rsidR="00911146" w:rsidRPr="00911146" w:rsidRDefault="00911146" w:rsidP="00911146">
      <w:pPr>
        <w:pStyle w:val="BodyText"/>
        <w:ind w:left="0"/>
        <w:jc w:val="both"/>
        <w:rPr>
          <w:szCs w:val="22"/>
        </w:rPr>
      </w:pPr>
      <w:r w:rsidRPr="00911146">
        <w:rPr>
          <w:szCs w:val="22"/>
        </w:rPr>
        <w:t>An account represents the liable party and owns the accounts receivable. It can have the following entities as potential children: account (other accounts, as part of a hierarchy), subscriber (zero, one, or multiple subscribers), offer (zero, one, or multiple offers), and bundle (zero or one bundle).</w:t>
      </w:r>
    </w:p>
    <w:p w:rsidR="00911146" w:rsidRPr="00911146" w:rsidRDefault="00911146" w:rsidP="00911146">
      <w:pPr>
        <w:pStyle w:val="BodyText"/>
        <w:ind w:left="0"/>
        <w:jc w:val="both"/>
        <w:rPr>
          <w:szCs w:val="22"/>
        </w:rPr>
      </w:pPr>
      <w:r w:rsidRPr="00911146">
        <w:rPr>
          <w:szCs w:val="22"/>
        </w:rPr>
        <w:t>Accounts can be organized into hierarchies and have a presence in both the Customer database and the Rating database. Accounts can have real-time balances and accumulators.</w:t>
      </w:r>
    </w:p>
    <w:p w:rsidR="00911146" w:rsidRDefault="00911146" w:rsidP="00911146">
      <w:pPr>
        <w:pStyle w:val="BodyText"/>
        <w:ind w:left="0"/>
        <w:jc w:val="both"/>
        <w:rPr>
          <w:szCs w:val="22"/>
        </w:rPr>
      </w:pPr>
      <w:r w:rsidRPr="00911146">
        <w:rPr>
          <w:szCs w:val="22"/>
        </w:rPr>
        <w:t>The subscriber represents the delivery point of service. Subscribers can have bundles (zero or one bundle) or offers (zero, one, or multiple offers) as potential children. Subscribers have a presence in both the Customer database and the Rating database. Subscribers can have real-time balances and accumulators.</w:t>
      </w:r>
    </w:p>
    <w:p w:rsidR="00484F65" w:rsidRPr="00911146" w:rsidRDefault="00484F65" w:rsidP="00484F65">
      <w:pPr>
        <w:pStyle w:val="BodyText"/>
        <w:ind w:left="0"/>
        <w:rPr>
          <w:szCs w:val="22"/>
        </w:rPr>
      </w:pPr>
      <w:r w:rsidRPr="00911146">
        <w:rPr>
          <w:szCs w:val="22"/>
        </w:rPr>
        <w:t>Accounts and subscribers have states. The account state indicates its invoicing and activity status. The subscriber state indicates the service status of the subscriber (for example, idle, active, suspended, fraud-locked, or disconnected). The customer and subscriber life cycle is managed throughout the solution via ordering, activation, invoicing, and other activities.</w:t>
      </w:r>
    </w:p>
    <w:p w:rsidR="00911146" w:rsidRPr="00911146" w:rsidRDefault="00911146" w:rsidP="00484F65">
      <w:pPr>
        <w:pStyle w:val="BodyText"/>
        <w:keepNext/>
        <w:ind w:left="0"/>
        <w:jc w:val="center"/>
        <w:rPr>
          <w:szCs w:val="22"/>
        </w:rPr>
      </w:pPr>
      <w:r w:rsidRPr="00911146">
        <w:rPr>
          <w:noProof/>
          <w:szCs w:val="22"/>
          <w:lang w:bidi="ar-SA"/>
        </w:rPr>
        <w:lastRenderedPageBreak/>
        <w:drawing>
          <wp:inline distT="0" distB="0" distL="0" distR="0">
            <wp:extent cx="5388553" cy="4055377"/>
            <wp:effectExtent l="19050" t="0" r="2597"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388575" cy="4055394"/>
                    </a:xfrm>
                    <a:prstGeom prst="rect">
                      <a:avLst/>
                    </a:prstGeom>
                    <a:noFill/>
                    <a:ln w="9525">
                      <a:noFill/>
                      <a:miter lim="800000"/>
                      <a:headEnd/>
                      <a:tailEnd/>
                    </a:ln>
                  </pic:spPr>
                </pic:pic>
              </a:graphicData>
            </a:graphic>
          </wp:inline>
        </w:drawing>
      </w:r>
    </w:p>
    <w:p w:rsidR="00911146" w:rsidRPr="00484F65" w:rsidRDefault="00911146" w:rsidP="00484F65">
      <w:pPr>
        <w:pStyle w:val="Caption"/>
        <w:jc w:val="center"/>
        <w:rPr>
          <w:rFonts w:cs="Tahoma"/>
          <w:noProof/>
          <w:szCs w:val="20"/>
        </w:rPr>
      </w:pPr>
      <w:bookmarkStart w:id="312" w:name="_Toc289374572"/>
      <w:bookmarkStart w:id="313" w:name="_Toc320018346"/>
      <w:r w:rsidRPr="00484F65">
        <w:rPr>
          <w:rFonts w:cs="Tahoma"/>
          <w:szCs w:val="20"/>
        </w:rPr>
        <w:t xml:space="preserve">Figure </w:t>
      </w:r>
      <w:r w:rsidR="009338DC" w:rsidRPr="00484F65">
        <w:rPr>
          <w:rFonts w:cs="Tahoma"/>
          <w:szCs w:val="20"/>
        </w:rPr>
        <w:fldChar w:fldCharType="begin"/>
      </w:r>
      <w:r w:rsidRPr="00484F65">
        <w:rPr>
          <w:rFonts w:cs="Tahoma"/>
          <w:szCs w:val="20"/>
        </w:rPr>
        <w:instrText xml:space="preserve"> SEQ Figure \* ARABIC </w:instrText>
      </w:r>
      <w:r w:rsidR="009338DC" w:rsidRPr="00484F65">
        <w:rPr>
          <w:rFonts w:cs="Tahoma"/>
          <w:szCs w:val="20"/>
        </w:rPr>
        <w:fldChar w:fldCharType="separate"/>
      </w:r>
      <w:r w:rsidR="008A7E41" w:rsidRPr="00484F65">
        <w:rPr>
          <w:rFonts w:cs="Tahoma"/>
          <w:noProof/>
          <w:szCs w:val="20"/>
        </w:rPr>
        <w:t>5</w:t>
      </w:r>
      <w:r w:rsidR="009338DC" w:rsidRPr="00484F65">
        <w:rPr>
          <w:rFonts w:cs="Tahoma"/>
          <w:szCs w:val="20"/>
        </w:rPr>
        <w:fldChar w:fldCharType="end"/>
      </w:r>
      <w:r w:rsidRPr="00484F65">
        <w:rPr>
          <w:rFonts w:cs="Tahoma"/>
          <w:szCs w:val="20"/>
        </w:rPr>
        <w:t>: Data Model - Customer Model</w:t>
      </w:r>
      <w:bookmarkEnd w:id="312"/>
      <w:bookmarkEnd w:id="313"/>
    </w:p>
    <w:p w:rsidR="00911146" w:rsidRPr="00911146" w:rsidRDefault="00911146" w:rsidP="00911146">
      <w:pPr>
        <w:pStyle w:val="BodyText"/>
        <w:rPr>
          <w:noProof/>
          <w:szCs w:val="22"/>
        </w:rPr>
      </w:pPr>
    </w:p>
    <w:p w:rsidR="00D707D6" w:rsidRDefault="00D707D6" w:rsidP="00D707D6">
      <w:pPr>
        <w:pStyle w:val="Heading3"/>
      </w:pPr>
      <w:bookmarkStart w:id="314" w:name="_Toc275260075"/>
      <w:bookmarkStart w:id="315" w:name="_Toc316912927"/>
      <w:bookmarkStart w:id="316" w:name="_Toc353266994"/>
      <w:bookmarkStart w:id="317" w:name="_Toc289374550"/>
      <w:r>
        <w:t>Account Hierarchy</w:t>
      </w:r>
      <w:bookmarkEnd w:id="314"/>
      <w:bookmarkEnd w:id="315"/>
      <w:bookmarkEnd w:id="316"/>
    </w:p>
    <w:p w:rsidR="00D707D6" w:rsidRPr="0049069E" w:rsidRDefault="006F1E23" w:rsidP="00D707D6">
      <w:pPr>
        <w:pStyle w:val="BodyText"/>
        <w:ind w:left="0"/>
        <w:rPr>
          <w:szCs w:val="22"/>
        </w:rPr>
      </w:pPr>
      <w:r w:rsidRPr="006F1E23">
        <w:rPr>
          <w:szCs w:val="22"/>
        </w:rPr>
        <w:t>As shown in the sample account hierarchy below, account hierarchies can be N levels deep and each tier can be N accounts wide. Accounts can have just one subscriber, many subscribers, or no subscribers, and each of them holds reference to the immediate parent and the root hierarchy account.</w:t>
      </w:r>
    </w:p>
    <w:p w:rsidR="00D707D6" w:rsidRPr="0049069E" w:rsidRDefault="006F1E23" w:rsidP="00D707D6">
      <w:pPr>
        <w:pStyle w:val="BodyText"/>
        <w:ind w:left="0"/>
        <w:rPr>
          <w:szCs w:val="22"/>
        </w:rPr>
      </w:pPr>
      <w:r w:rsidRPr="006F1E23">
        <w:rPr>
          <w:szCs w:val="22"/>
        </w:rPr>
        <w:t>Account hierarchies can be used to reflect a customer’s organization structure, geography, departments, and so on. They can also be used to define which accounts will receive invoices and how some charges are redirected.</w:t>
      </w:r>
    </w:p>
    <w:p w:rsidR="002F7EC0" w:rsidRDefault="002F7EC0">
      <w:pPr>
        <w:pStyle w:val="BodyText"/>
        <w:ind w:left="0"/>
        <w:jc w:val="center"/>
        <w:rPr>
          <w:noProof/>
        </w:rPr>
      </w:pPr>
      <w:r>
        <w:rPr>
          <w:noProof/>
          <w:lang w:bidi="ar-SA"/>
        </w:rPr>
        <w:lastRenderedPageBreak/>
        <w:drawing>
          <wp:inline distT="0" distB="0" distL="0" distR="0">
            <wp:extent cx="4748382" cy="3545459"/>
            <wp:effectExtent l="1905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4754138" cy="3549757"/>
                    </a:xfrm>
                    <a:prstGeom prst="rect">
                      <a:avLst/>
                    </a:prstGeom>
                    <a:noFill/>
                    <a:ln w="9525">
                      <a:noFill/>
                      <a:miter lim="800000"/>
                      <a:headEnd/>
                      <a:tailEnd/>
                    </a:ln>
                  </pic:spPr>
                </pic:pic>
              </a:graphicData>
            </a:graphic>
          </wp:inline>
        </w:drawing>
      </w:r>
    </w:p>
    <w:p w:rsidR="00911146" w:rsidRDefault="00911146" w:rsidP="00911146">
      <w:pPr>
        <w:pStyle w:val="Heading3"/>
      </w:pPr>
      <w:bookmarkStart w:id="318" w:name="_Toc353266995"/>
      <w:r>
        <w:t>Offers</w:t>
      </w:r>
      <w:bookmarkEnd w:id="318"/>
      <w:r>
        <w:t xml:space="preserve"> </w:t>
      </w:r>
      <w:bookmarkEnd w:id="317"/>
    </w:p>
    <w:p w:rsidR="00911146" w:rsidRPr="00911146" w:rsidRDefault="00911146" w:rsidP="00911146">
      <w:pPr>
        <w:pStyle w:val="BodyText"/>
        <w:keepNext/>
        <w:ind w:left="0"/>
        <w:jc w:val="both"/>
        <w:rPr>
          <w:szCs w:val="22"/>
        </w:rPr>
      </w:pPr>
      <w:r w:rsidRPr="00911146">
        <w:rPr>
          <w:szCs w:val="22"/>
        </w:rPr>
        <w:t>An</w:t>
      </w:r>
      <w:r w:rsidRPr="00911146">
        <w:rPr>
          <w:i/>
          <w:szCs w:val="22"/>
        </w:rPr>
        <w:t xml:space="preserve"> item</w:t>
      </w:r>
      <w:r w:rsidRPr="00911146">
        <w:rPr>
          <w:szCs w:val="22"/>
        </w:rPr>
        <w:t xml:space="preserve"> is the most fundamental entity you can deliver to a customer. Types of items include usage, service, and provisioning. Items can be grouped into </w:t>
      </w:r>
      <w:r w:rsidRPr="00911146">
        <w:rPr>
          <w:i/>
          <w:szCs w:val="22"/>
        </w:rPr>
        <w:t>plans</w:t>
      </w:r>
      <w:r w:rsidRPr="00911146">
        <w:rPr>
          <w:szCs w:val="22"/>
        </w:rPr>
        <w:t xml:space="preserve">. Types of plans include usage, service, promotions, and inventory. </w:t>
      </w:r>
    </w:p>
    <w:p w:rsidR="00911146" w:rsidRPr="00911146" w:rsidRDefault="00911146" w:rsidP="00911146">
      <w:pPr>
        <w:pStyle w:val="BodyText"/>
        <w:ind w:left="0"/>
        <w:jc w:val="both"/>
        <w:rPr>
          <w:szCs w:val="22"/>
        </w:rPr>
      </w:pPr>
      <w:r w:rsidRPr="00911146">
        <w:rPr>
          <w:szCs w:val="22"/>
        </w:rPr>
        <w:t xml:space="preserve">Plans can be grouped into </w:t>
      </w:r>
      <w:r w:rsidRPr="00911146">
        <w:rPr>
          <w:i/>
          <w:szCs w:val="22"/>
        </w:rPr>
        <w:t>offers,</w:t>
      </w:r>
      <w:r w:rsidRPr="00911146">
        <w:rPr>
          <w:szCs w:val="22"/>
        </w:rPr>
        <w:t xml:space="preserve"> which in turn can be grouped into </w:t>
      </w:r>
      <w:r w:rsidRPr="00911146">
        <w:rPr>
          <w:i/>
          <w:szCs w:val="22"/>
        </w:rPr>
        <w:t>bundles</w:t>
      </w:r>
      <w:r w:rsidRPr="00911146">
        <w:rPr>
          <w:szCs w:val="22"/>
        </w:rPr>
        <w:t>. Offers can be primary, supplementary, or account type. Bundles are managed in the Customer database and the Billing database and can be at the account or subscriber level. Every subscriber bundle must have a primary offer. Every subscriber must have one (and only one) primary offer, either through a subscriber bundle or through a primary offer. An offer is the most granular object that can be delivered to an account or subscriber by a CSR. Offers can group plans, terms, balances, and accumulators. The solution supports primary, supplementary, and account offers.</w:t>
      </w:r>
    </w:p>
    <w:p w:rsidR="002F7EC0" w:rsidRDefault="00911146">
      <w:pPr>
        <w:pStyle w:val="BodyText"/>
        <w:keepNext/>
        <w:ind w:left="0"/>
        <w:jc w:val="center"/>
        <w:rPr>
          <w:szCs w:val="22"/>
        </w:rPr>
      </w:pPr>
      <w:r w:rsidRPr="00911146">
        <w:rPr>
          <w:noProof/>
          <w:szCs w:val="22"/>
          <w:lang w:bidi="ar-SA"/>
        </w:rPr>
        <w:lastRenderedPageBreak/>
        <w:drawing>
          <wp:inline distT="0" distB="0" distL="0" distR="0">
            <wp:extent cx="4627245" cy="3432919"/>
            <wp:effectExtent l="19050" t="0" r="1905"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4632902" cy="3437116"/>
                    </a:xfrm>
                    <a:prstGeom prst="rect">
                      <a:avLst/>
                    </a:prstGeom>
                    <a:noFill/>
                    <a:ln w="9525">
                      <a:noFill/>
                      <a:miter lim="800000"/>
                      <a:headEnd/>
                      <a:tailEnd/>
                    </a:ln>
                  </pic:spPr>
                </pic:pic>
              </a:graphicData>
            </a:graphic>
          </wp:inline>
        </w:drawing>
      </w:r>
    </w:p>
    <w:p w:rsidR="00911146" w:rsidRPr="00484F65" w:rsidRDefault="00911146" w:rsidP="00484F65">
      <w:pPr>
        <w:pStyle w:val="Caption"/>
        <w:jc w:val="center"/>
        <w:rPr>
          <w:rFonts w:cs="Tahoma"/>
          <w:szCs w:val="20"/>
        </w:rPr>
      </w:pPr>
      <w:bookmarkStart w:id="319" w:name="_Toc289374574"/>
      <w:bookmarkStart w:id="320" w:name="_Toc320018347"/>
      <w:r w:rsidRPr="00484F65">
        <w:rPr>
          <w:rFonts w:cs="Tahoma"/>
          <w:szCs w:val="20"/>
        </w:rPr>
        <w:t xml:space="preserve">Figure </w:t>
      </w:r>
      <w:r w:rsidR="009338DC" w:rsidRPr="00484F65">
        <w:rPr>
          <w:rFonts w:cs="Tahoma"/>
          <w:szCs w:val="20"/>
        </w:rPr>
        <w:fldChar w:fldCharType="begin"/>
      </w:r>
      <w:r w:rsidRPr="00484F65">
        <w:rPr>
          <w:rFonts w:cs="Tahoma"/>
          <w:szCs w:val="20"/>
        </w:rPr>
        <w:instrText xml:space="preserve"> SEQ Figure \* ARABIC </w:instrText>
      </w:r>
      <w:r w:rsidR="009338DC" w:rsidRPr="00484F65">
        <w:rPr>
          <w:rFonts w:cs="Tahoma"/>
          <w:szCs w:val="20"/>
        </w:rPr>
        <w:fldChar w:fldCharType="separate"/>
      </w:r>
      <w:r w:rsidR="008A7E41" w:rsidRPr="00484F65">
        <w:rPr>
          <w:rFonts w:cs="Tahoma"/>
          <w:noProof/>
          <w:szCs w:val="20"/>
        </w:rPr>
        <w:t>6</w:t>
      </w:r>
      <w:r w:rsidR="009338DC" w:rsidRPr="00484F65">
        <w:rPr>
          <w:rFonts w:cs="Tahoma"/>
          <w:szCs w:val="20"/>
        </w:rPr>
        <w:fldChar w:fldCharType="end"/>
      </w:r>
      <w:r w:rsidRPr="00484F65">
        <w:rPr>
          <w:rFonts w:cs="Tahoma"/>
          <w:szCs w:val="20"/>
        </w:rPr>
        <w:t>: Offer - associated entities</w:t>
      </w:r>
      <w:bookmarkEnd w:id="319"/>
      <w:bookmarkEnd w:id="320"/>
    </w:p>
    <w:p w:rsidR="004447E2" w:rsidRDefault="004447E2">
      <w:pPr>
        <w:spacing w:before="0"/>
        <w:ind w:left="0"/>
        <w:rPr>
          <w:rFonts w:ascii="Tahoma" w:hAnsi="Tahoma" w:cs="Arial"/>
          <w:b/>
          <w:bCs/>
          <w:color w:val="008CD6"/>
          <w:kern w:val="18"/>
          <w:sz w:val="24"/>
        </w:rPr>
      </w:pPr>
      <w:r>
        <w:br w:type="page"/>
      </w:r>
    </w:p>
    <w:p w:rsidR="004447E2" w:rsidRPr="004447E2" w:rsidRDefault="004447E2" w:rsidP="004447E2">
      <w:pPr>
        <w:pStyle w:val="Heading3"/>
      </w:pPr>
      <w:bookmarkStart w:id="321" w:name="_Toc353266996"/>
      <w:r>
        <w:lastRenderedPageBreak/>
        <w:t>Offers &amp; Payments</w:t>
      </w:r>
      <w:bookmarkEnd w:id="321"/>
    </w:p>
    <w:p w:rsidR="00911146" w:rsidRPr="00911146" w:rsidRDefault="00911146" w:rsidP="00911146">
      <w:pPr>
        <w:pStyle w:val="BodyText"/>
        <w:ind w:left="0"/>
        <w:jc w:val="both"/>
        <w:rPr>
          <w:szCs w:val="22"/>
        </w:rPr>
      </w:pPr>
      <w:r w:rsidRPr="00911146">
        <w:rPr>
          <w:szCs w:val="22"/>
        </w:rPr>
        <w:t xml:space="preserve">Each offer has a payment mode, which can be prepaid, postpaid, or hybrid. A hybrid offer contains one or more prepaid balances </w:t>
      </w:r>
      <w:r w:rsidRPr="00911146">
        <w:rPr>
          <w:i/>
          <w:szCs w:val="22"/>
        </w:rPr>
        <w:t>and</w:t>
      </w:r>
      <w:r w:rsidRPr="00911146">
        <w:rPr>
          <w:szCs w:val="22"/>
        </w:rPr>
        <w:t xml:space="preserve"> one or more postpaid balances. In the above example, the father’s primary offer is postpaid and the mother’s and </w:t>
      </w:r>
      <w:proofErr w:type="gramStart"/>
      <w:r w:rsidRPr="00911146">
        <w:rPr>
          <w:szCs w:val="22"/>
        </w:rPr>
        <w:t>son’s</w:t>
      </w:r>
      <w:proofErr w:type="gramEnd"/>
      <w:r w:rsidRPr="00911146">
        <w:rPr>
          <w:szCs w:val="22"/>
        </w:rPr>
        <w:t xml:space="preserve"> primary offers are prepaid.</w:t>
      </w:r>
    </w:p>
    <w:p w:rsidR="00911146" w:rsidRDefault="00911146" w:rsidP="00484F65">
      <w:pPr>
        <w:pStyle w:val="BodyText"/>
        <w:ind w:left="0"/>
        <w:jc w:val="center"/>
        <w:rPr>
          <w:noProof/>
          <w:szCs w:val="22"/>
        </w:rPr>
      </w:pPr>
      <w:r w:rsidRPr="00911146">
        <w:rPr>
          <w:noProof/>
          <w:szCs w:val="22"/>
          <w:lang w:bidi="ar-SA"/>
        </w:rPr>
        <w:drawing>
          <wp:inline distT="0" distB="0" distL="0" distR="0">
            <wp:extent cx="2137410" cy="3289300"/>
            <wp:effectExtent l="19050" t="0" r="0" b="0"/>
            <wp:docPr id="11" name="Picture 61" descr="offers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offersmodel"/>
                    <pic:cNvPicPr>
                      <a:picLocks noChangeAspect="1" noChangeArrowheads="1"/>
                    </pic:cNvPicPr>
                  </pic:nvPicPr>
                  <pic:blipFill>
                    <a:blip r:embed="rId13"/>
                    <a:srcRect/>
                    <a:stretch>
                      <a:fillRect/>
                    </a:stretch>
                  </pic:blipFill>
                  <pic:spPr bwMode="auto">
                    <a:xfrm>
                      <a:off x="0" y="0"/>
                      <a:ext cx="2137410" cy="3289300"/>
                    </a:xfrm>
                    <a:prstGeom prst="rect">
                      <a:avLst/>
                    </a:prstGeom>
                    <a:noFill/>
                    <a:ln w="9525">
                      <a:noFill/>
                      <a:miter lim="800000"/>
                      <a:headEnd/>
                      <a:tailEnd/>
                    </a:ln>
                  </pic:spPr>
                </pic:pic>
              </a:graphicData>
            </a:graphic>
          </wp:inline>
        </w:drawing>
      </w:r>
      <w:r w:rsidRPr="00911146">
        <w:rPr>
          <w:noProof/>
          <w:szCs w:val="22"/>
        </w:rPr>
        <w:tab/>
      </w:r>
      <w:r w:rsidRPr="00911146">
        <w:rPr>
          <w:noProof/>
          <w:szCs w:val="22"/>
        </w:rPr>
        <w:tab/>
      </w:r>
      <w:r w:rsidRPr="00911146">
        <w:rPr>
          <w:noProof/>
          <w:szCs w:val="22"/>
          <w:lang w:bidi="ar-SA"/>
        </w:rPr>
        <w:drawing>
          <wp:inline distT="0" distB="0" distL="0" distR="0">
            <wp:extent cx="1911985" cy="3241675"/>
            <wp:effectExtent l="0" t="0" r="0" b="0"/>
            <wp:docPr id="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a:srcRect/>
                    <a:stretch>
                      <a:fillRect/>
                    </a:stretch>
                  </pic:blipFill>
                  <pic:spPr bwMode="auto">
                    <a:xfrm>
                      <a:off x="0" y="0"/>
                      <a:ext cx="1911985" cy="3241675"/>
                    </a:xfrm>
                    <a:prstGeom prst="rect">
                      <a:avLst/>
                    </a:prstGeom>
                    <a:noFill/>
                    <a:ln w="9525">
                      <a:noFill/>
                      <a:miter lim="800000"/>
                      <a:headEnd/>
                      <a:tailEnd/>
                    </a:ln>
                  </pic:spPr>
                </pic:pic>
              </a:graphicData>
            </a:graphic>
          </wp:inline>
        </w:drawing>
      </w:r>
    </w:p>
    <w:p w:rsidR="008A7E41" w:rsidRPr="00911146" w:rsidRDefault="008A7E41" w:rsidP="00484F65">
      <w:pPr>
        <w:pStyle w:val="Caption"/>
        <w:jc w:val="center"/>
        <w:rPr>
          <w:rFonts w:ascii="Century Schoolbook" w:hAnsi="Century Schoolbook"/>
          <w:noProof/>
          <w:sz w:val="22"/>
          <w:szCs w:val="22"/>
        </w:rPr>
      </w:pPr>
      <w:bookmarkStart w:id="322" w:name="_Toc320018348"/>
      <w:r>
        <w:t xml:space="preserve">Figure </w:t>
      </w:r>
      <w:fldSimple w:instr=" SEQ Figure \* ARABIC ">
        <w:r>
          <w:rPr>
            <w:noProof/>
          </w:rPr>
          <w:t>7</w:t>
        </w:r>
      </w:fldSimple>
      <w:r>
        <w:t xml:space="preserve"> -- Offers &amp; payment type</w:t>
      </w:r>
      <w:bookmarkEnd w:id="322"/>
    </w:p>
    <w:p w:rsidR="00911146" w:rsidRPr="00911146" w:rsidRDefault="00911146" w:rsidP="00911146">
      <w:pPr>
        <w:pStyle w:val="BodyText"/>
        <w:keepNext/>
        <w:ind w:left="0"/>
        <w:jc w:val="both"/>
        <w:rPr>
          <w:i/>
          <w:iCs/>
          <w:szCs w:val="22"/>
        </w:rPr>
      </w:pPr>
      <w:r w:rsidRPr="00911146">
        <w:rPr>
          <w:szCs w:val="22"/>
        </w:rPr>
        <w:t xml:space="preserve">Both offers and bundles have their own set of criteria or </w:t>
      </w:r>
      <w:r w:rsidRPr="00911146">
        <w:rPr>
          <w:i/>
          <w:szCs w:val="22"/>
        </w:rPr>
        <w:t>terms</w:t>
      </w:r>
      <w:r w:rsidRPr="00911146">
        <w:rPr>
          <w:szCs w:val="22"/>
        </w:rPr>
        <w:t xml:space="preserve"> for behavior. A term defines some pricing aspect of the agreement that is represented by the offer or bundle. Types of terms include recurring charge, non-recurring charge, and contract term (that is, the duration of the contract).</w:t>
      </w:r>
    </w:p>
    <w:p w:rsidR="004447E2" w:rsidRDefault="004447E2">
      <w:pPr>
        <w:spacing w:before="0"/>
        <w:ind w:left="0"/>
        <w:rPr>
          <w:rFonts w:ascii="Tahoma" w:hAnsi="Tahoma" w:cs="Arial"/>
          <w:b/>
          <w:bCs/>
          <w:color w:val="008CD6"/>
          <w:kern w:val="18"/>
          <w:sz w:val="24"/>
        </w:rPr>
      </w:pPr>
      <w:bookmarkStart w:id="323" w:name="_Toc289374949"/>
      <w:r>
        <w:br w:type="page"/>
      </w:r>
    </w:p>
    <w:p w:rsidR="008A7E41" w:rsidRDefault="008A7E41" w:rsidP="008A7E41">
      <w:pPr>
        <w:pStyle w:val="Heading3"/>
      </w:pPr>
      <w:bookmarkStart w:id="324" w:name="_Toc353266997"/>
      <w:r>
        <w:lastRenderedPageBreak/>
        <w:t>Rules</w:t>
      </w:r>
      <w:bookmarkEnd w:id="323"/>
      <w:bookmarkEnd w:id="324"/>
    </w:p>
    <w:p w:rsidR="008A7E41" w:rsidRPr="00B20ED5" w:rsidRDefault="008A7E41" w:rsidP="008A7E41">
      <w:pPr>
        <w:pStyle w:val="BodyText"/>
        <w:ind w:left="0"/>
      </w:pPr>
      <w:r>
        <w:t>Rule is used to check the pre-requisite for buying offers and bundles</w:t>
      </w:r>
    </w:p>
    <w:p w:rsidR="008A7E41" w:rsidRDefault="008A7E41" w:rsidP="008A7E41">
      <w:pPr>
        <w:pStyle w:val="BodyText"/>
        <w:jc w:val="center"/>
      </w:pPr>
      <w:r>
        <w:rPr>
          <w:noProof/>
          <w:lang w:bidi="ar-SA"/>
        </w:rPr>
        <w:drawing>
          <wp:inline distT="0" distB="0" distL="0" distR="0">
            <wp:extent cx="4809490" cy="266001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4809490" cy="2660015"/>
                    </a:xfrm>
                    <a:prstGeom prst="rect">
                      <a:avLst/>
                    </a:prstGeom>
                    <a:noFill/>
                    <a:ln w="9525">
                      <a:noFill/>
                      <a:miter lim="800000"/>
                      <a:headEnd/>
                      <a:tailEnd/>
                    </a:ln>
                  </pic:spPr>
                </pic:pic>
              </a:graphicData>
            </a:graphic>
          </wp:inline>
        </w:drawing>
      </w:r>
    </w:p>
    <w:p w:rsidR="00E230AE" w:rsidRPr="00E230AE" w:rsidRDefault="008A7E41" w:rsidP="004447E2">
      <w:pPr>
        <w:pStyle w:val="Caption"/>
        <w:jc w:val="center"/>
      </w:pPr>
      <w:bookmarkStart w:id="325" w:name="_Toc320018349"/>
      <w:r>
        <w:t xml:space="preserve">Figure </w:t>
      </w:r>
      <w:fldSimple w:instr=" SEQ Figure \* ARABIC ">
        <w:r>
          <w:rPr>
            <w:noProof/>
          </w:rPr>
          <w:t>8</w:t>
        </w:r>
      </w:fldSimple>
      <w:r>
        <w:t xml:space="preserve"> </w:t>
      </w:r>
      <w:r w:rsidR="00E230AE">
        <w:t>–</w:t>
      </w:r>
      <w:r>
        <w:t xml:space="preserve"> Rules</w:t>
      </w:r>
      <w:bookmarkEnd w:id="325"/>
    </w:p>
    <w:p w:rsidR="008A7E41" w:rsidRDefault="008A7E41" w:rsidP="008A7E41">
      <w:pPr>
        <w:pStyle w:val="Heading3"/>
      </w:pPr>
      <w:bookmarkStart w:id="326" w:name="_Toc289374950"/>
      <w:bookmarkStart w:id="327" w:name="_Toc353266998"/>
      <w:r>
        <w:t>Templates</w:t>
      </w:r>
      <w:bookmarkEnd w:id="326"/>
      <w:bookmarkEnd w:id="327"/>
    </w:p>
    <w:p w:rsidR="008A7E41" w:rsidRDefault="008A7E41" w:rsidP="008A7E41">
      <w:pPr>
        <w:pStyle w:val="BodyText"/>
        <w:jc w:val="center"/>
      </w:pPr>
      <w:r>
        <w:rPr>
          <w:noProof/>
          <w:lang w:bidi="ar-SA"/>
        </w:rPr>
        <w:drawing>
          <wp:inline distT="0" distB="0" distL="0" distR="0">
            <wp:extent cx="4809490" cy="275526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srcRect/>
                    <a:stretch>
                      <a:fillRect/>
                    </a:stretch>
                  </pic:blipFill>
                  <pic:spPr bwMode="auto">
                    <a:xfrm>
                      <a:off x="0" y="0"/>
                      <a:ext cx="4809490" cy="2755265"/>
                    </a:xfrm>
                    <a:prstGeom prst="rect">
                      <a:avLst/>
                    </a:prstGeom>
                    <a:noFill/>
                    <a:ln w="9525">
                      <a:noFill/>
                      <a:miter lim="800000"/>
                      <a:headEnd/>
                      <a:tailEnd/>
                    </a:ln>
                  </pic:spPr>
                </pic:pic>
              </a:graphicData>
            </a:graphic>
          </wp:inline>
        </w:drawing>
      </w:r>
    </w:p>
    <w:p w:rsidR="008A7E41" w:rsidRDefault="008A7E41" w:rsidP="00E230AE">
      <w:pPr>
        <w:pStyle w:val="Caption"/>
        <w:jc w:val="center"/>
      </w:pPr>
      <w:bookmarkStart w:id="328" w:name="_Toc320018350"/>
      <w:r>
        <w:t xml:space="preserve">Figure </w:t>
      </w:r>
      <w:fldSimple w:instr=" SEQ Figure \* ARABIC ">
        <w:r>
          <w:rPr>
            <w:noProof/>
          </w:rPr>
          <w:t>9</w:t>
        </w:r>
      </w:fldSimple>
      <w:r>
        <w:t xml:space="preserve"> </w:t>
      </w:r>
      <w:r w:rsidR="004447E2">
        <w:t>–</w:t>
      </w:r>
      <w:r>
        <w:t xml:space="preserve"> Templates</w:t>
      </w:r>
      <w:bookmarkEnd w:id="328"/>
    </w:p>
    <w:p w:rsidR="004447E2" w:rsidRPr="004447E2" w:rsidRDefault="004447E2" w:rsidP="004447E2">
      <w:pPr>
        <w:pStyle w:val="BodyText"/>
      </w:pPr>
    </w:p>
    <w:p w:rsidR="0049069E" w:rsidRDefault="008A7E41" w:rsidP="0049069E">
      <w:pPr>
        <w:pStyle w:val="Heading3"/>
      </w:pPr>
      <w:bookmarkStart w:id="329" w:name="_Toc289374951"/>
      <w:bookmarkStart w:id="330" w:name="_Toc353266999"/>
      <w:r>
        <w:t>Terms</w:t>
      </w:r>
      <w:bookmarkEnd w:id="329"/>
      <w:bookmarkEnd w:id="330"/>
    </w:p>
    <w:p w:rsidR="0049069E" w:rsidRPr="0049069E" w:rsidRDefault="006F1E23" w:rsidP="0049069E">
      <w:pPr>
        <w:pStyle w:val="BodyText"/>
        <w:ind w:left="0"/>
      </w:pPr>
      <w:r w:rsidRPr="006F1E23">
        <w:t>Term information is handled as a text attribute on offer and bundle entities. You can define the following term types via the Product Catalog GUI:</w:t>
      </w:r>
    </w:p>
    <w:p w:rsidR="002F7EC0" w:rsidRDefault="006F1E23" w:rsidP="007E1CDA">
      <w:pPr>
        <w:pStyle w:val="BodyText"/>
        <w:numPr>
          <w:ilvl w:val="0"/>
          <w:numId w:val="26"/>
        </w:numPr>
      </w:pPr>
      <w:r w:rsidRPr="006F1E23">
        <w:lastRenderedPageBreak/>
        <w:t>Recurring charge term (RC term)/ non-recurring charge term (NRC term)</w:t>
      </w:r>
    </w:p>
    <w:p w:rsidR="002F7EC0" w:rsidRDefault="006F1E23" w:rsidP="007E1CDA">
      <w:pPr>
        <w:pStyle w:val="BodyText"/>
        <w:numPr>
          <w:ilvl w:val="0"/>
          <w:numId w:val="26"/>
        </w:numPr>
      </w:pPr>
      <w:r w:rsidRPr="006F1E23">
        <w:t>Contract Terms</w:t>
      </w:r>
    </w:p>
    <w:p w:rsidR="002F7EC0" w:rsidRDefault="002F7EC0">
      <w:pPr>
        <w:pStyle w:val="BodyText"/>
        <w:ind w:left="0"/>
      </w:pPr>
    </w:p>
    <w:p w:rsidR="008A7E41" w:rsidRDefault="008A7E41" w:rsidP="008A7E41">
      <w:pPr>
        <w:pStyle w:val="BodyText"/>
        <w:jc w:val="center"/>
      </w:pPr>
      <w:r>
        <w:rPr>
          <w:noProof/>
          <w:lang w:bidi="ar-SA"/>
        </w:rPr>
        <w:drawing>
          <wp:inline distT="0" distB="0" distL="0" distR="0">
            <wp:extent cx="4702810" cy="2470150"/>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4702810" cy="2470150"/>
                    </a:xfrm>
                    <a:prstGeom prst="rect">
                      <a:avLst/>
                    </a:prstGeom>
                    <a:noFill/>
                    <a:ln w="9525">
                      <a:noFill/>
                      <a:miter lim="800000"/>
                      <a:headEnd/>
                      <a:tailEnd/>
                    </a:ln>
                  </pic:spPr>
                </pic:pic>
              </a:graphicData>
            </a:graphic>
          </wp:inline>
        </w:drawing>
      </w:r>
    </w:p>
    <w:p w:rsidR="008A7E41" w:rsidRDefault="008A7E41" w:rsidP="00E230AE">
      <w:pPr>
        <w:pStyle w:val="Caption"/>
        <w:jc w:val="center"/>
      </w:pPr>
      <w:bookmarkStart w:id="331" w:name="_Toc320018351"/>
      <w:r>
        <w:t xml:space="preserve">Figure </w:t>
      </w:r>
      <w:fldSimple w:instr=" SEQ Figure \* ARABIC ">
        <w:r>
          <w:rPr>
            <w:noProof/>
          </w:rPr>
          <w:t>10</w:t>
        </w:r>
      </w:fldSimple>
      <w:r>
        <w:t xml:space="preserve"> </w:t>
      </w:r>
      <w:r w:rsidR="00E230AE">
        <w:t>–</w:t>
      </w:r>
      <w:r>
        <w:t xml:space="preserve"> Terms</w:t>
      </w:r>
      <w:bookmarkEnd w:id="331"/>
    </w:p>
    <w:p w:rsidR="00E230AE" w:rsidRPr="00E230AE" w:rsidRDefault="00E230AE" w:rsidP="00E230AE">
      <w:pPr>
        <w:pStyle w:val="BodyText"/>
      </w:pPr>
    </w:p>
    <w:p w:rsidR="008A7E41" w:rsidRDefault="008A7E41" w:rsidP="008A7E41">
      <w:pPr>
        <w:pStyle w:val="Heading3"/>
      </w:pPr>
      <w:bookmarkStart w:id="332" w:name="_Toc289374952"/>
      <w:bookmarkStart w:id="333" w:name="_Toc353267000"/>
      <w:r>
        <w:t>Plans</w:t>
      </w:r>
      <w:bookmarkEnd w:id="332"/>
      <w:bookmarkEnd w:id="333"/>
    </w:p>
    <w:p w:rsidR="00911146" w:rsidRDefault="008A7E41" w:rsidP="008A7E41">
      <w:pPr>
        <w:pStyle w:val="BodyText"/>
        <w:jc w:val="center"/>
      </w:pPr>
      <w:r>
        <w:rPr>
          <w:noProof/>
          <w:lang w:bidi="ar-SA"/>
        </w:rPr>
        <w:drawing>
          <wp:inline distT="0" distB="0" distL="0" distR="0">
            <wp:extent cx="4631690" cy="243459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srcRect/>
                    <a:stretch>
                      <a:fillRect/>
                    </a:stretch>
                  </pic:blipFill>
                  <pic:spPr bwMode="auto">
                    <a:xfrm>
                      <a:off x="0" y="0"/>
                      <a:ext cx="4631690" cy="2434590"/>
                    </a:xfrm>
                    <a:prstGeom prst="rect">
                      <a:avLst/>
                    </a:prstGeom>
                    <a:noFill/>
                    <a:ln w="9525">
                      <a:noFill/>
                      <a:miter lim="800000"/>
                      <a:headEnd/>
                      <a:tailEnd/>
                    </a:ln>
                  </pic:spPr>
                </pic:pic>
              </a:graphicData>
            </a:graphic>
          </wp:inline>
        </w:drawing>
      </w:r>
    </w:p>
    <w:p w:rsidR="008A7E41" w:rsidRDefault="008A7E41" w:rsidP="00E230AE">
      <w:pPr>
        <w:pStyle w:val="Caption"/>
        <w:jc w:val="center"/>
      </w:pPr>
      <w:bookmarkStart w:id="334" w:name="_Toc320018352"/>
      <w:r>
        <w:t xml:space="preserve">Figure </w:t>
      </w:r>
      <w:fldSimple w:instr=" SEQ Figure \* ARABIC ">
        <w:r>
          <w:rPr>
            <w:noProof/>
          </w:rPr>
          <w:t>11</w:t>
        </w:r>
      </w:fldSimple>
      <w:r>
        <w:t xml:space="preserve"> </w:t>
      </w:r>
      <w:r w:rsidR="004447E2">
        <w:t>–</w:t>
      </w:r>
      <w:r>
        <w:t xml:space="preserve"> Plans</w:t>
      </w:r>
      <w:bookmarkEnd w:id="334"/>
    </w:p>
    <w:p w:rsidR="004447E2" w:rsidRPr="004447E2" w:rsidRDefault="004447E2" w:rsidP="004447E2">
      <w:pPr>
        <w:pStyle w:val="BodyText"/>
      </w:pPr>
    </w:p>
    <w:p w:rsidR="00911146" w:rsidRDefault="00911146" w:rsidP="00911146">
      <w:pPr>
        <w:pStyle w:val="Heading3"/>
      </w:pPr>
      <w:bookmarkStart w:id="335" w:name="OLE_LINK26"/>
      <w:bookmarkStart w:id="336" w:name="_Toc289374555"/>
      <w:bookmarkStart w:id="337" w:name="_Toc353267001"/>
      <w:r>
        <w:t>Balances &amp; Accumulators</w:t>
      </w:r>
      <w:bookmarkEnd w:id="335"/>
      <w:bookmarkEnd w:id="336"/>
      <w:bookmarkEnd w:id="337"/>
    </w:p>
    <w:p w:rsidR="0049069E" w:rsidRDefault="006F1E23" w:rsidP="0049069E">
      <w:pPr>
        <w:pStyle w:val="BodyText"/>
        <w:ind w:left="0"/>
      </w:pPr>
      <w:r w:rsidRPr="006F1E23">
        <w:t xml:space="preserve">Balances can be at the account or subscriber level and can represent real-time funds (monetary) or units (nonmonetary). Balance instances can be either prepaid or </w:t>
      </w:r>
      <w:r w:rsidRPr="006F1E23">
        <w:lastRenderedPageBreak/>
        <w:t xml:space="preserve">postpaid. While prepaid balances can hold funds or units and are decremented with each use, postpaid balances can hold limits or units. </w:t>
      </w:r>
    </w:p>
    <w:p w:rsidR="0049069E" w:rsidRDefault="006F1E23" w:rsidP="0049069E">
      <w:pPr>
        <w:pStyle w:val="BodyText"/>
        <w:ind w:left="0"/>
      </w:pPr>
      <w:r w:rsidRPr="006F1E23">
        <w:t>Balance management capabilities include (1) eligibility of balances for particular services; (2) targeted promotions for specific balances; and (3) tracking the granting, consumption, and expiration of awards, bonuses, or notification triggers and so on</w:t>
      </w:r>
      <w:r w:rsidR="0049069E">
        <w:t>.</w:t>
      </w:r>
    </w:p>
    <w:p w:rsidR="0049069E" w:rsidRDefault="0049069E" w:rsidP="007E1CDA">
      <w:pPr>
        <w:pStyle w:val="Heading4"/>
        <w:numPr>
          <w:ilvl w:val="3"/>
          <w:numId w:val="27"/>
        </w:numPr>
        <w:tabs>
          <w:tab w:val="clear" w:pos="907"/>
        </w:tabs>
        <w:ind w:left="1170" w:hanging="1170"/>
      </w:pPr>
      <w:bookmarkStart w:id="338" w:name="_Toc273946816"/>
      <w:r>
        <w:t>Credit or Spending Limits</w:t>
      </w:r>
      <w:bookmarkEnd w:id="338"/>
    </w:p>
    <w:p w:rsidR="0049069E" w:rsidRPr="0049069E" w:rsidRDefault="006F1E23" w:rsidP="0049069E">
      <w:pPr>
        <w:pStyle w:val="BodyText"/>
        <w:ind w:left="0"/>
      </w:pPr>
      <w:r w:rsidRPr="006F1E23">
        <w:t>Postpaid monetary balances are cyclical and must have spending or credit limits. Postpaid nonmonetary balances are noncyclical and cannot have spending or credit limits. Postpaid running balances can be funded by increasing the amount of credit or spending limit. Credit limits are set by the operator to limit financial exposure. Only a Customer Service Representative (CSR) can change the credit limit. Spending limits are established by the customer to manage his or her own spending. Spending limits can be changed without special CSR authorization.</w:t>
      </w:r>
    </w:p>
    <w:p w:rsidR="0049069E" w:rsidRDefault="0049069E" w:rsidP="007E1CDA">
      <w:pPr>
        <w:pStyle w:val="Heading5"/>
        <w:numPr>
          <w:ilvl w:val="4"/>
          <w:numId w:val="27"/>
        </w:numPr>
        <w:tabs>
          <w:tab w:val="clear" w:pos="907"/>
        </w:tabs>
      </w:pPr>
      <w:r>
        <w:t>Credit limit sample cases</w:t>
      </w:r>
    </w:p>
    <w:p w:rsidR="0049069E" w:rsidRPr="0049069E" w:rsidRDefault="006F1E23" w:rsidP="0049069E">
      <w:pPr>
        <w:pStyle w:val="BodyText"/>
        <w:ind w:left="0"/>
      </w:pPr>
      <w:r w:rsidRPr="006F1E23">
        <w:t>An operator who wishes to limit a subscriber’s monthly use of a balance can set a credit limit on that balance, as well as a cycle period and a reset date. The credit limit balances are tracked against the monthly amount to which the operator is willing to expose itself.</w:t>
      </w:r>
    </w:p>
    <w:p w:rsidR="0049069E" w:rsidRPr="0049069E" w:rsidRDefault="006F1E23" w:rsidP="0049069E">
      <w:pPr>
        <w:pStyle w:val="BodyText"/>
        <w:ind w:left="0"/>
      </w:pPr>
      <w:r w:rsidRPr="006F1E23">
        <w:t xml:space="preserve">For example, if a customer has a $50.00 postpaid credit limit balance it means that the operator allows the customer to have up to $50.00 in charges in any given month. This credit limit is not affected by the customer’s payments or by any adjustments; it is simply a value established by the operator. </w:t>
      </w:r>
    </w:p>
    <w:p w:rsidR="0049069E" w:rsidRPr="0049069E" w:rsidRDefault="006F1E23" w:rsidP="0049069E">
      <w:pPr>
        <w:pStyle w:val="BodyText"/>
        <w:ind w:left="0"/>
      </w:pPr>
      <w:r w:rsidRPr="006F1E23">
        <w:t xml:space="preserve">In this case if a customer has, for example, $20.00 in usage charges in a month, the current value of the customer’s postpaid credit limit balance is $30.00 (that is, $30.00 remaining from the original $50.00 credit limit balance). At the end of the month, the balance is reset back to $50.00, and the remaining $30.00 is not seen again because it does not represent an actual financial amount due to or owed by the customer. </w:t>
      </w:r>
    </w:p>
    <w:p w:rsidR="0049069E" w:rsidRPr="0049069E" w:rsidRDefault="006F1E23" w:rsidP="0049069E">
      <w:pPr>
        <w:pStyle w:val="BodyText"/>
        <w:ind w:left="0"/>
      </w:pPr>
      <w:r w:rsidRPr="006F1E23">
        <w:t>The $20.00 in usage charges is reflected in the usage records that are generated on the Rating database and transferred to the Customer database over the month. These charges are invoiced by the Bill Invoice Process (BIP) and then the $20.00 is applied to the customer’s A/R balance, where it can be offset by any payments and adjustments.</w:t>
      </w:r>
    </w:p>
    <w:p w:rsidR="0049069E" w:rsidRPr="0049069E" w:rsidRDefault="006F1E23" w:rsidP="0049069E">
      <w:pPr>
        <w:pStyle w:val="BodyText"/>
        <w:ind w:left="0"/>
      </w:pPr>
      <w:r w:rsidRPr="006F1E23">
        <w:t>Therefore, it is the usage charges that feed the A/R balance, via BIP. The postpaid credit limit balance on the Rating database is simply a type of “usage counter” used to deny authorization of real-time postpaid calls or to disconnect a call midstream if the credit limit is exhausted.</w:t>
      </w:r>
    </w:p>
    <w:p w:rsidR="0049069E" w:rsidRDefault="0049069E" w:rsidP="007E1CDA">
      <w:pPr>
        <w:pStyle w:val="Heading4"/>
        <w:numPr>
          <w:ilvl w:val="3"/>
          <w:numId w:val="27"/>
        </w:numPr>
        <w:tabs>
          <w:tab w:val="clear" w:pos="907"/>
        </w:tabs>
        <w:ind w:left="1170" w:hanging="1170"/>
      </w:pPr>
      <w:r>
        <w:lastRenderedPageBreak/>
        <w:t>Total Monetary Liability</w:t>
      </w:r>
    </w:p>
    <w:p w:rsidR="0049069E" w:rsidRPr="0049069E" w:rsidRDefault="006F1E23" w:rsidP="0049069E">
      <w:pPr>
        <w:pStyle w:val="BodyText"/>
        <w:ind w:left="0"/>
      </w:pPr>
      <w:r w:rsidRPr="006F1E23">
        <w:t>In addition, an operator can limit its financial exposure at the account level via Total Monetary Liability (TML). TML is a running total of how much money an account owes to a merchant (or anyone extending goods and/or services to an account).</w:t>
      </w:r>
    </w:p>
    <w:p w:rsidR="0049069E" w:rsidRPr="0049069E" w:rsidRDefault="006F1E23" w:rsidP="0049069E">
      <w:pPr>
        <w:pStyle w:val="BodyText"/>
        <w:ind w:left="0"/>
      </w:pPr>
      <w:r w:rsidRPr="006F1E23">
        <w:t>The TML reflects all postpaid activities that accrue to the account; it reflects a combination of unbilled transactions plus billed and unpaid transactions. Various transactions can impact TML, including usage, recurring and non-recurring charges, payments, adjustments, and so on. Debits to the account (such as usage charges or purchases) increase the TML, while credits (such as payments or refunds) decrease the TML.</w:t>
      </w:r>
    </w:p>
    <w:p w:rsidR="0049069E" w:rsidRPr="0049069E" w:rsidRDefault="006F1E23" w:rsidP="0049069E">
      <w:pPr>
        <w:pStyle w:val="BodyText"/>
        <w:ind w:left="0"/>
      </w:pPr>
      <w:r w:rsidRPr="006F1E23">
        <w:t>Associated with each TML is a TML Maximum, which is the maximum financial exposure (that is, credit) that the operator is willing to extend to the account.</w:t>
      </w:r>
    </w:p>
    <w:p w:rsidR="0049069E" w:rsidRPr="0049069E" w:rsidRDefault="006F1E23" w:rsidP="0049069E">
      <w:pPr>
        <w:pStyle w:val="BodyText"/>
        <w:ind w:left="0"/>
      </w:pPr>
      <w:r w:rsidRPr="006F1E23">
        <w:t>Each account has its own running TML and TML Maximum, with the TML Maximum typically set based on the account’s credit-worthiness.</w:t>
      </w:r>
    </w:p>
    <w:p w:rsidR="0049069E" w:rsidRPr="0049069E" w:rsidRDefault="006F1E23" w:rsidP="0049069E">
      <w:pPr>
        <w:pStyle w:val="BodyText"/>
        <w:ind w:left="0"/>
      </w:pPr>
      <w:r w:rsidRPr="006F1E23">
        <w:t>Note that TML is not a balance; it is a defined limit that can be used as part of the authorization criteria.</w:t>
      </w:r>
    </w:p>
    <w:p w:rsidR="0049069E" w:rsidRPr="0049069E" w:rsidRDefault="006F1E23" w:rsidP="0049069E">
      <w:pPr>
        <w:pStyle w:val="BodyText"/>
        <w:ind w:left="0"/>
      </w:pPr>
      <w:r w:rsidRPr="006F1E23">
        <w:t>Setting a TML on an account is optional for operators. For example, operators often chose not to enforce TML on large corporate accounts.</w:t>
      </w:r>
    </w:p>
    <w:p w:rsidR="0049069E" w:rsidRDefault="0049069E" w:rsidP="007E1CDA">
      <w:pPr>
        <w:pStyle w:val="Heading4"/>
        <w:numPr>
          <w:ilvl w:val="3"/>
          <w:numId w:val="27"/>
        </w:numPr>
        <w:tabs>
          <w:tab w:val="clear" w:pos="907"/>
        </w:tabs>
        <w:ind w:left="1170" w:hanging="1170"/>
      </w:pPr>
      <w:r>
        <w:t>Accumulators</w:t>
      </w:r>
    </w:p>
    <w:p w:rsidR="0049069E" w:rsidRPr="0049069E" w:rsidRDefault="006F1E23" w:rsidP="0049069E">
      <w:pPr>
        <w:pStyle w:val="BodyText"/>
        <w:ind w:left="0"/>
      </w:pPr>
      <w:r w:rsidRPr="006F1E23">
        <w:t>Accounts and subscribers can have none or multiple accumulators. Accumulators track charges or events of a defined type and optionally trigger awards or promotions upon reaching a defined threshold. An account accumulator will accumulate events and charges at the account level, while a subscriber accumulator will accumulate charges and events at the individual subscriber level.</w:t>
      </w:r>
    </w:p>
    <w:p w:rsidR="0049069E" w:rsidRPr="0049069E" w:rsidRDefault="006F1E23" w:rsidP="0049069E">
      <w:pPr>
        <w:pStyle w:val="BodyText"/>
        <w:ind w:left="0"/>
      </w:pPr>
      <w:r w:rsidRPr="006F1E23">
        <w:t>The figure below shows the relationship of balances and accumulators in a sample family account. Note that subscriber-level balances are used for charges incurred by that subscriber, while account-level balances can be used for charges incurred by that account, by subscribers associated to that account (see “</w:t>
      </w:r>
      <w:fldSimple w:instr=" REF _Ref183919749 \h  \* MERGEFORMAT ">
        <w:r w:rsidRPr="006F1E23">
          <w:t>Shadow Balances</w:t>
        </w:r>
      </w:fldSimple>
      <w:r w:rsidRPr="006F1E23">
        <w:t>”) or by other subscribers or accounts (see “</w:t>
      </w:r>
      <w:fldSimple w:instr=" REF _Ref183920826 \h  \* MERGEFORMAT ">
        <w:r w:rsidRPr="006F1E23">
          <w:t>Liability Redirection</w:t>
        </w:r>
      </w:fldSimple>
      <w:r w:rsidRPr="006F1E23">
        <w:t>”). Accounts do not have usage or usage plans, but accounts potentially have recurring/non-recurring charges, balances, and promotions plans.</w:t>
      </w:r>
    </w:p>
    <w:p w:rsidR="0049069E" w:rsidRPr="007B2075" w:rsidRDefault="002F7EC0" w:rsidP="0049069E">
      <w:pPr>
        <w:pStyle w:val="BodyText"/>
        <w:ind w:left="0"/>
        <w:jc w:val="center"/>
      </w:pPr>
      <w:r>
        <w:rPr>
          <w:noProof/>
          <w:lang w:bidi="ar-SA"/>
        </w:rPr>
        <w:lastRenderedPageBreak/>
        <w:drawing>
          <wp:inline distT="0" distB="0" distL="0" distR="0">
            <wp:extent cx="4405166" cy="4219575"/>
            <wp:effectExtent l="19050" t="0" r="0" b="0"/>
            <wp:docPr id="2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
                    <a:srcRect/>
                    <a:stretch>
                      <a:fillRect/>
                    </a:stretch>
                  </pic:blipFill>
                  <pic:spPr bwMode="auto">
                    <a:xfrm>
                      <a:off x="0" y="0"/>
                      <a:ext cx="4405688" cy="4220075"/>
                    </a:xfrm>
                    <a:prstGeom prst="rect">
                      <a:avLst/>
                    </a:prstGeom>
                    <a:noFill/>
                    <a:ln w="9525">
                      <a:noFill/>
                      <a:miter lim="800000"/>
                      <a:headEnd/>
                      <a:tailEnd/>
                    </a:ln>
                  </pic:spPr>
                </pic:pic>
              </a:graphicData>
            </a:graphic>
          </wp:inline>
        </w:drawing>
      </w:r>
    </w:p>
    <w:p w:rsidR="0049069E" w:rsidRPr="0049069E" w:rsidRDefault="0049069E" w:rsidP="0049069E">
      <w:pPr>
        <w:pStyle w:val="BodyText"/>
        <w:ind w:left="0"/>
      </w:pPr>
    </w:p>
    <w:p w:rsidR="0049069E" w:rsidRPr="0049069E" w:rsidRDefault="0049069E" w:rsidP="0049069E">
      <w:pPr>
        <w:pStyle w:val="BodyText"/>
        <w:ind w:left="0"/>
      </w:pPr>
    </w:p>
    <w:p w:rsidR="002F7EC0" w:rsidRDefault="002F7EC0">
      <w:pPr>
        <w:pStyle w:val="BodyText"/>
        <w:ind w:left="0"/>
      </w:pPr>
    </w:p>
    <w:p w:rsidR="00911146" w:rsidRDefault="00911146" w:rsidP="00911146">
      <w:pPr>
        <w:pStyle w:val="BodyText"/>
        <w:keepNext/>
        <w:ind w:left="0"/>
        <w:jc w:val="center"/>
      </w:pPr>
      <w:r>
        <w:rPr>
          <w:noProof/>
          <w:lang w:bidi="ar-SA"/>
        </w:rPr>
        <w:lastRenderedPageBreak/>
        <w:drawing>
          <wp:inline distT="0" distB="0" distL="0" distR="0">
            <wp:extent cx="5011420" cy="3503295"/>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011420" cy="3503295"/>
                    </a:xfrm>
                    <a:prstGeom prst="rect">
                      <a:avLst/>
                    </a:prstGeom>
                    <a:noFill/>
                    <a:ln w="9525">
                      <a:noFill/>
                      <a:miter lim="800000"/>
                      <a:headEnd/>
                      <a:tailEnd/>
                    </a:ln>
                  </pic:spPr>
                </pic:pic>
              </a:graphicData>
            </a:graphic>
          </wp:inline>
        </w:drawing>
      </w:r>
    </w:p>
    <w:p w:rsidR="00911146" w:rsidRPr="00484F65" w:rsidRDefault="00911146" w:rsidP="00911146">
      <w:pPr>
        <w:pStyle w:val="Caption"/>
        <w:ind w:left="0"/>
        <w:jc w:val="center"/>
        <w:rPr>
          <w:rFonts w:cs="Tahoma"/>
          <w:szCs w:val="20"/>
        </w:rPr>
      </w:pPr>
      <w:bookmarkStart w:id="339" w:name="_Toc320018353"/>
      <w:bookmarkStart w:id="340" w:name="_Toc289374575"/>
      <w:r w:rsidRPr="00484F65">
        <w:rPr>
          <w:rFonts w:cs="Tahoma"/>
          <w:szCs w:val="20"/>
        </w:rPr>
        <w:t xml:space="preserve">Figure </w:t>
      </w:r>
      <w:r w:rsidR="009338DC" w:rsidRPr="00484F65">
        <w:rPr>
          <w:rFonts w:cs="Tahoma"/>
          <w:szCs w:val="20"/>
        </w:rPr>
        <w:fldChar w:fldCharType="begin"/>
      </w:r>
      <w:r w:rsidRPr="00484F65">
        <w:rPr>
          <w:rFonts w:cs="Tahoma"/>
          <w:szCs w:val="20"/>
        </w:rPr>
        <w:instrText xml:space="preserve"> SEQ Figure \* ARABIC </w:instrText>
      </w:r>
      <w:r w:rsidR="009338DC" w:rsidRPr="00484F65">
        <w:rPr>
          <w:rFonts w:cs="Tahoma"/>
          <w:szCs w:val="20"/>
        </w:rPr>
        <w:fldChar w:fldCharType="separate"/>
      </w:r>
      <w:r w:rsidR="008A7E41" w:rsidRPr="00484F65">
        <w:rPr>
          <w:rFonts w:cs="Tahoma"/>
          <w:noProof/>
          <w:szCs w:val="20"/>
        </w:rPr>
        <w:t>12</w:t>
      </w:r>
      <w:r w:rsidR="009338DC" w:rsidRPr="00484F65">
        <w:rPr>
          <w:rFonts w:cs="Tahoma"/>
          <w:szCs w:val="20"/>
        </w:rPr>
        <w:fldChar w:fldCharType="end"/>
      </w:r>
      <w:r w:rsidRPr="00484F65">
        <w:rPr>
          <w:rFonts w:cs="Tahoma"/>
          <w:szCs w:val="20"/>
        </w:rPr>
        <w:t>: Balances</w:t>
      </w:r>
      <w:bookmarkEnd w:id="339"/>
      <w:r w:rsidRPr="00484F65">
        <w:rPr>
          <w:rFonts w:cs="Tahoma"/>
          <w:szCs w:val="20"/>
        </w:rPr>
        <w:t xml:space="preserve"> </w:t>
      </w:r>
      <w:bookmarkEnd w:id="340"/>
    </w:p>
    <w:p w:rsidR="00911146" w:rsidRPr="00911146" w:rsidRDefault="00911146" w:rsidP="00911146">
      <w:pPr>
        <w:pStyle w:val="BodyText"/>
      </w:pPr>
    </w:p>
    <w:p w:rsidR="00911146" w:rsidRDefault="00911146" w:rsidP="00911146">
      <w:pPr>
        <w:pStyle w:val="BodyText"/>
        <w:ind w:left="0"/>
        <w:jc w:val="center"/>
      </w:pPr>
      <w:r>
        <w:rPr>
          <w:noProof/>
          <w:lang w:bidi="ar-SA"/>
        </w:rPr>
        <w:drawing>
          <wp:inline distT="0" distB="0" distL="0" distR="0">
            <wp:extent cx="4648200" cy="2771019"/>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4655312" cy="2775259"/>
                    </a:xfrm>
                    <a:prstGeom prst="rect">
                      <a:avLst/>
                    </a:prstGeom>
                    <a:noFill/>
                    <a:ln w="9525">
                      <a:noFill/>
                      <a:miter lim="800000"/>
                      <a:headEnd/>
                      <a:tailEnd/>
                    </a:ln>
                  </pic:spPr>
                </pic:pic>
              </a:graphicData>
            </a:graphic>
          </wp:inline>
        </w:drawing>
      </w:r>
    </w:p>
    <w:p w:rsidR="00911146" w:rsidRDefault="008A7E41" w:rsidP="00E230AE">
      <w:pPr>
        <w:pStyle w:val="Caption"/>
        <w:jc w:val="center"/>
      </w:pPr>
      <w:bookmarkStart w:id="341" w:name="_Toc320018354"/>
      <w:r>
        <w:t xml:space="preserve">Figure </w:t>
      </w:r>
      <w:fldSimple w:instr=" SEQ Figure \* ARABIC ">
        <w:r>
          <w:rPr>
            <w:noProof/>
          </w:rPr>
          <w:t>13</w:t>
        </w:r>
      </w:fldSimple>
      <w:r>
        <w:t xml:space="preserve"> </w:t>
      </w:r>
      <w:r w:rsidR="004447E2">
        <w:t>–</w:t>
      </w:r>
      <w:r>
        <w:t xml:space="preserve"> Accumulators</w:t>
      </w:r>
      <w:bookmarkEnd w:id="341"/>
    </w:p>
    <w:p w:rsidR="0049069E" w:rsidRDefault="0049069E" w:rsidP="007E1CDA">
      <w:pPr>
        <w:pStyle w:val="Heading4"/>
        <w:numPr>
          <w:ilvl w:val="3"/>
          <w:numId w:val="27"/>
        </w:numPr>
        <w:tabs>
          <w:tab w:val="clear" w:pos="907"/>
        </w:tabs>
        <w:ind w:left="1350" w:hanging="1350"/>
      </w:pPr>
      <w:bookmarkStart w:id="342" w:name="_Toc316912934"/>
      <w:r>
        <w:t>Charge Direction</w:t>
      </w:r>
      <w:bookmarkEnd w:id="342"/>
    </w:p>
    <w:p w:rsidR="0049069E" w:rsidRPr="0049069E" w:rsidRDefault="006F1E23" w:rsidP="0049069E">
      <w:pPr>
        <w:pStyle w:val="BodyText"/>
        <w:ind w:left="0"/>
      </w:pPr>
      <w:r w:rsidRPr="006F1E23">
        <w:t>There are two ways to support charge redirection using the solution: (1) shadow balances and (2) liability redirection.</w:t>
      </w:r>
    </w:p>
    <w:p w:rsidR="0049069E" w:rsidRPr="00862B73" w:rsidRDefault="0049069E" w:rsidP="007E1CDA">
      <w:pPr>
        <w:pStyle w:val="Heading4"/>
        <w:numPr>
          <w:ilvl w:val="3"/>
          <w:numId w:val="27"/>
        </w:numPr>
        <w:tabs>
          <w:tab w:val="clear" w:pos="907"/>
        </w:tabs>
        <w:ind w:left="1350" w:hanging="1350"/>
      </w:pPr>
      <w:bookmarkStart w:id="343" w:name="_Ref183919749"/>
      <w:bookmarkStart w:id="344" w:name="_Toc273946820"/>
      <w:r w:rsidRPr="00862B73">
        <w:lastRenderedPageBreak/>
        <w:t>Shadow Balances</w:t>
      </w:r>
      <w:bookmarkEnd w:id="343"/>
      <w:bookmarkEnd w:id="344"/>
    </w:p>
    <w:p w:rsidR="0049069E" w:rsidRPr="0049069E" w:rsidRDefault="006F1E23" w:rsidP="0049069E">
      <w:pPr>
        <w:pStyle w:val="BodyText"/>
        <w:ind w:left="0"/>
      </w:pPr>
      <w:r w:rsidRPr="006F1E23">
        <w:t>Shadow balances are used for charge redirection from a specific balance to a different specific balance. A shadow balance (represented by the dotted-line pentagons in the figure below) can point to a real balance of any parent account in the same hierarchy. Balance-sharing rules define which subscriber shadow balances should be redirected to actual balances on an account level. CSRs can also set a limit on how much the shadow balances draw from the account-level balance. Shadow balances are cyclically reset.</w:t>
      </w:r>
    </w:p>
    <w:p w:rsidR="0049069E" w:rsidRPr="0049069E" w:rsidRDefault="006F1E23" w:rsidP="0049069E">
      <w:pPr>
        <w:pStyle w:val="BodyText"/>
        <w:ind w:left="0"/>
      </w:pPr>
      <w:r w:rsidRPr="006F1E23">
        <w:t>The figure below shows the relationship of shadow balances in a sample family account. In the figure, the mother’s award consumption draws from the family account-level award balance. In this case, all award balances (for mother, son, and father) point to the award balances from the family account.</w:t>
      </w:r>
    </w:p>
    <w:p w:rsidR="0049069E" w:rsidRDefault="002F7EC0" w:rsidP="0049069E">
      <w:pPr>
        <w:pStyle w:val="BodyText"/>
        <w:ind w:left="0"/>
        <w:jc w:val="center"/>
      </w:pPr>
      <w:r>
        <w:rPr>
          <w:noProof/>
          <w:lang w:bidi="ar-SA"/>
        </w:rPr>
        <w:drawing>
          <wp:inline distT="0" distB="0" distL="0" distR="0">
            <wp:extent cx="4052493" cy="3524250"/>
            <wp:effectExtent l="0" t="0" r="0" b="0"/>
            <wp:docPr id="2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a:srcRect l="16205" t="2957" r="4630" b="8871"/>
                    <a:stretch>
                      <a:fillRect/>
                    </a:stretch>
                  </pic:blipFill>
                  <pic:spPr bwMode="auto">
                    <a:xfrm>
                      <a:off x="0" y="0"/>
                      <a:ext cx="4052548" cy="3524298"/>
                    </a:xfrm>
                    <a:prstGeom prst="rect">
                      <a:avLst/>
                    </a:prstGeom>
                    <a:noFill/>
                    <a:ln w="9525">
                      <a:noFill/>
                      <a:miter lim="800000"/>
                      <a:headEnd/>
                      <a:tailEnd/>
                    </a:ln>
                  </pic:spPr>
                </pic:pic>
              </a:graphicData>
            </a:graphic>
          </wp:inline>
        </w:drawing>
      </w:r>
    </w:p>
    <w:p w:rsidR="0049069E" w:rsidRDefault="0049069E" w:rsidP="0049069E">
      <w:pPr>
        <w:pStyle w:val="BodyText"/>
        <w:ind w:left="0"/>
      </w:pPr>
    </w:p>
    <w:p w:rsidR="0049069E" w:rsidRDefault="0049069E" w:rsidP="007E1CDA">
      <w:pPr>
        <w:pStyle w:val="Heading4"/>
        <w:numPr>
          <w:ilvl w:val="3"/>
          <w:numId w:val="27"/>
        </w:numPr>
        <w:tabs>
          <w:tab w:val="clear" w:pos="907"/>
        </w:tabs>
        <w:ind w:left="1350" w:hanging="1350"/>
      </w:pPr>
      <w:r>
        <w:t>Liability Redirection</w:t>
      </w:r>
    </w:p>
    <w:p w:rsidR="0049069E" w:rsidRPr="0049069E" w:rsidRDefault="006F1E23" w:rsidP="0049069E">
      <w:pPr>
        <w:pStyle w:val="BodyText"/>
        <w:ind w:left="0"/>
      </w:pPr>
      <w:r w:rsidRPr="006F1E23">
        <w:t>In addition to shadow balances, the solution supports the concept of liability redirection. Liability redirection is a way to redirect charges from an account or subscriber to another account or from an account or subscriber to a shadow subscriber on another account. Liability redirection can be pointer-based or shadow-subscriber-based.</w:t>
      </w:r>
    </w:p>
    <w:p w:rsidR="0049069E" w:rsidRPr="0049069E" w:rsidRDefault="006F1E23" w:rsidP="0049069E">
      <w:pPr>
        <w:pStyle w:val="BodyText"/>
        <w:ind w:left="0"/>
      </w:pPr>
      <w:r w:rsidRPr="006F1E23">
        <w:t xml:space="preserve">Pointer-based liability redirection is used in situations where tariffs of the source entity are used to rate the call and the target account is paying for the charge. The CSR can set up the details of the redirection. For example, company XYZ might </w:t>
      </w:r>
      <w:r w:rsidRPr="006F1E23">
        <w:lastRenderedPageBreak/>
        <w:t>want its Finance department to pay for the invoices of its Sales and Operations departments.</w:t>
      </w:r>
    </w:p>
    <w:p w:rsidR="0049069E" w:rsidRPr="0049069E" w:rsidRDefault="006F1E23" w:rsidP="0049069E">
      <w:pPr>
        <w:pStyle w:val="BodyText"/>
        <w:ind w:left="0"/>
      </w:pPr>
      <w:r w:rsidRPr="006F1E23">
        <w:t>Shadow-subscriber-based liability redirection is used to override usage charges by using the target subscriber’s rating plan. Internally, the original subscriber and the associated shadow subscriber have independent life cycles. The shadow subscriber has its own payment methods and primary offer/bundle and/or supplementary offers The CSR can set up the details of the redirection using Customer Center.</w:t>
      </w:r>
    </w:p>
    <w:p w:rsidR="0049069E" w:rsidRPr="0049069E" w:rsidRDefault="006F1E23" w:rsidP="0049069E">
      <w:pPr>
        <w:pStyle w:val="BodyText"/>
        <w:ind w:left="0"/>
      </w:pPr>
      <w:r w:rsidRPr="006F1E23">
        <w:t>In the example shown in following figure, Acme pays for John Smith’s phone and voice service. But John also wants data service, even if he has to pay for it himself. When he requests this service, the CSR creates a shadow subscriber including the following (as represented in the far right column of the diagram below):</w:t>
      </w:r>
    </w:p>
    <w:p w:rsidR="002F7EC0" w:rsidRDefault="006F1E23" w:rsidP="007E1CDA">
      <w:pPr>
        <w:pStyle w:val="BodyText"/>
        <w:numPr>
          <w:ilvl w:val="0"/>
          <w:numId w:val="28"/>
        </w:numPr>
      </w:pPr>
      <w:r w:rsidRPr="006F1E23">
        <w:t>John’s own account</w:t>
      </w:r>
    </w:p>
    <w:p w:rsidR="002F7EC0" w:rsidRDefault="006F1E23" w:rsidP="007E1CDA">
      <w:pPr>
        <w:pStyle w:val="BodyText"/>
        <w:numPr>
          <w:ilvl w:val="0"/>
          <w:numId w:val="28"/>
        </w:numPr>
      </w:pPr>
      <w:r w:rsidRPr="006F1E23">
        <w:t>A shadow subscriber</w:t>
      </w:r>
    </w:p>
    <w:p w:rsidR="002F7EC0" w:rsidRDefault="006F1E23" w:rsidP="007E1CDA">
      <w:pPr>
        <w:pStyle w:val="BodyText"/>
        <w:numPr>
          <w:ilvl w:val="0"/>
          <w:numId w:val="28"/>
        </w:numPr>
      </w:pPr>
      <w:r w:rsidRPr="006F1E23">
        <w:t>A data offer</w:t>
      </w:r>
    </w:p>
    <w:p w:rsidR="002F7EC0" w:rsidRDefault="006F1E23" w:rsidP="007E1CDA">
      <w:pPr>
        <w:pStyle w:val="BodyText"/>
        <w:numPr>
          <w:ilvl w:val="0"/>
          <w:numId w:val="28"/>
        </w:numPr>
      </w:pPr>
      <w:r w:rsidRPr="006F1E23">
        <w:t>A data balance</w:t>
      </w:r>
    </w:p>
    <w:p w:rsidR="002F7EC0" w:rsidRDefault="006F1E23" w:rsidP="007E1CDA">
      <w:pPr>
        <w:pStyle w:val="BodyText"/>
        <w:numPr>
          <w:ilvl w:val="0"/>
          <w:numId w:val="28"/>
        </w:numPr>
      </w:pPr>
      <w:r w:rsidRPr="006F1E23">
        <w:t>John’s own monetary balance</w:t>
      </w:r>
    </w:p>
    <w:p w:rsidR="002F7EC0" w:rsidRDefault="002F7EC0">
      <w:pPr>
        <w:pStyle w:val="BodyText"/>
        <w:ind w:left="0"/>
        <w:jc w:val="center"/>
      </w:pPr>
      <w:r>
        <w:rPr>
          <w:noProof/>
          <w:lang w:bidi="ar-SA"/>
        </w:rPr>
        <w:drawing>
          <wp:inline distT="0" distB="0" distL="0" distR="0">
            <wp:extent cx="3911805" cy="3724769"/>
            <wp:effectExtent l="19050" t="0" r="0" b="0"/>
            <wp:docPr id="2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srcRect/>
                    <a:stretch>
                      <a:fillRect/>
                    </a:stretch>
                  </pic:blipFill>
                  <pic:spPr bwMode="auto">
                    <a:xfrm>
                      <a:off x="0" y="0"/>
                      <a:ext cx="3916971" cy="3729688"/>
                    </a:xfrm>
                    <a:prstGeom prst="rect">
                      <a:avLst/>
                    </a:prstGeom>
                    <a:noFill/>
                    <a:ln w="9525">
                      <a:noFill/>
                      <a:miter lim="800000"/>
                      <a:headEnd/>
                      <a:tailEnd/>
                    </a:ln>
                  </pic:spPr>
                </pic:pic>
              </a:graphicData>
            </a:graphic>
          </wp:inline>
        </w:drawing>
      </w:r>
    </w:p>
    <w:p w:rsidR="004447E2" w:rsidRPr="004447E2" w:rsidRDefault="004447E2" w:rsidP="004447E2">
      <w:pPr>
        <w:pStyle w:val="BodyText"/>
      </w:pPr>
    </w:p>
    <w:p w:rsidR="002F7EC0" w:rsidRDefault="0049069E">
      <w:pPr>
        <w:pStyle w:val="Heading2"/>
      </w:pPr>
      <w:bookmarkStart w:id="345" w:name="_Toc316912935"/>
      <w:bookmarkStart w:id="346" w:name="_Toc353267002"/>
      <w:r>
        <w:lastRenderedPageBreak/>
        <w:t xml:space="preserve">Overview of </w:t>
      </w:r>
      <w:r w:rsidR="00DC20F6">
        <w:t>the</w:t>
      </w:r>
      <w:r>
        <w:t xml:space="preserve"> solution</w:t>
      </w:r>
      <w:bookmarkEnd w:id="345"/>
      <w:bookmarkEnd w:id="346"/>
      <w:r>
        <w:t xml:space="preserve"> </w:t>
      </w:r>
    </w:p>
    <w:p w:rsidR="0049069E" w:rsidRPr="0049069E" w:rsidRDefault="006F1E23" w:rsidP="0049069E">
      <w:pPr>
        <w:pStyle w:val="BodyText"/>
        <w:ind w:left="0"/>
      </w:pPr>
      <w:r w:rsidRPr="006F1E23">
        <w:t>The solution provides a very rich set of functionality to support all of an operator’s customer management and financial management needs. The functionality is grouped into the following five functional domains:</w:t>
      </w:r>
    </w:p>
    <w:p w:rsidR="002F7EC0" w:rsidRDefault="006F1E23" w:rsidP="007E1CDA">
      <w:pPr>
        <w:pStyle w:val="BodyText"/>
        <w:numPr>
          <w:ilvl w:val="0"/>
          <w:numId w:val="29"/>
        </w:numPr>
      </w:pPr>
      <w:r w:rsidRPr="006F1E23">
        <w:t>Rating, Charging, and Promotions: Provides real-time authorization, notifications, online and offline rating, and comprehensive balance management</w:t>
      </w:r>
    </w:p>
    <w:p w:rsidR="002F7EC0" w:rsidRDefault="006F1E23" w:rsidP="007E1CDA">
      <w:pPr>
        <w:pStyle w:val="BodyText"/>
        <w:numPr>
          <w:ilvl w:val="0"/>
          <w:numId w:val="29"/>
        </w:numPr>
      </w:pPr>
      <w:r w:rsidRPr="006F1E23">
        <w:t>Product Catalog</w:t>
      </w:r>
    </w:p>
    <w:p w:rsidR="002F7EC0" w:rsidRDefault="006F1E23" w:rsidP="007E1CDA">
      <w:pPr>
        <w:pStyle w:val="BodyText"/>
        <w:numPr>
          <w:ilvl w:val="0"/>
          <w:numId w:val="29"/>
        </w:numPr>
      </w:pPr>
      <w:r w:rsidRPr="006F1E23">
        <w:t>Platform Management (Unified Platform Manager)</w:t>
      </w:r>
    </w:p>
    <w:p w:rsidR="002F7EC0" w:rsidRDefault="006F1E23" w:rsidP="007E1CDA">
      <w:pPr>
        <w:pStyle w:val="BodyText"/>
        <w:numPr>
          <w:ilvl w:val="0"/>
          <w:numId w:val="29"/>
        </w:numPr>
      </w:pPr>
      <w:r w:rsidRPr="006F1E23">
        <w:t xml:space="preserve">Security </w:t>
      </w:r>
    </w:p>
    <w:p w:rsidR="002F7EC0" w:rsidDel="00D332AA" w:rsidRDefault="006F1E23" w:rsidP="007E1CDA">
      <w:pPr>
        <w:pStyle w:val="BodyText"/>
        <w:numPr>
          <w:ilvl w:val="0"/>
          <w:numId w:val="29"/>
        </w:numPr>
        <w:rPr>
          <w:del w:id="347" w:author="NT" w:date="2013-04-09T10:29:00Z"/>
        </w:rPr>
      </w:pPr>
      <w:r w:rsidRPr="006F1E23">
        <w:t>Application Framework (Unified API)</w:t>
      </w:r>
    </w:p>
    <w:p w:rsidR="007C7CEF" w:rsidRDefault="007C7CEF">
      <w:pPr>
        <w:pStyle w:val="BodyText"/>
        <w:numPr>
          <w:ilvl w:val="0"/>
          <w:numId w:val="29"/>
        </w:numPr>
        <w:rPr>
          <w:ins w:id="348" w:author="NT" w:date="2013-04-09T10:25:00Z"/>
        </w:rPr>
        <w:pPrChange w:id="349" w:author="NT" w:date="2013-04-09T10:29:00Z">
          <w:pPr>
            <w:pStyle w:val="BodyText"/>
            <w:ind w:left="0"/>
          </w:pPr>
        </w:pPrChange>
      </w:pPr>
      <w:del w:id="350" w:author="NT" w:date="2013-04-09T10:24:00Z">
        <w:r>
          <w:rPr>
            <w:noProof/>
            <w:lang w:bidi="ar-SA"/>
            <w:rPrChange w:id="351" w:author="Unknown">
              <w:rPr>
                <w:noProof/>
                <w:color w:val="0000FF"/>
                <w:u w:val="single"/>
                <w:lang w:bidi="ar-SA"/>
              </w:rPr>
            </w:rPrChange>
          </w:rPr>
          <w:drawing>
            <wp:inline distT="0" distB="0" distL="0" distR="0">
              <wp:extent cx="5210175" cy="3897046"/>
              <wp:effectExtent l="19050" t="0" r="9525"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5212596" cy="3898856"/>
                      </a:xfrm>
                      <a:prstGeom prst="rect">
                        <a:avLst/>
                      </a:prstGeom>
                      <a:noFill/>
                      <a:ln w="9525">
                        <a:noFill/>
                        <a:miter lim="800000"/>
                        <a:headEnd/>
                        <a:tailEnd/>
                      </a:ln>
                    </pic:spPr>
                  </pic:pic>
                </a:graphicData>
              </a:graphic>
            </wp:inline>
          </w:drawing>
        </w:r>
      </w:del>
    </w:p>
    <w:p w:rsidR="009A71B9" w:rsidRDefault="007C7CEF">
      <w:pPr>
        <w:pStyle w:val="BodyText"/>
        <w:ind w:left="0"/>
        <w:rPr>
          <w:ins w:id="352" w:author="NT" w:date="2013-04-09T10:27:00Z"/>
        </w:rPr>
      </w:pPr>
      <w:ins w:id="353" w:author="NT" w:date="2013-04-09T10:25:00Z">
        <w:r>
          <w:rPr>
            <w:noProof/>
            <w:lang w:bidi="ar-SA"/>
            <w:rPrChange w:id="354" w:author="Unknown">
              <w:rPr>
                <w:noProof/>
                <w:color w:val="0000FF"/>
                <w:u w:val="single"/>
                <w:lang w:bidi="ar-SA"/>
              </w:rPr>
            </w:rPrChange>
          </w:rPr>
          <w:lastRenderedPageBreak/>
          <w:drawing>
            <wp:inline distT="0" distB="0" distL="0" distR="0">
              <wp:extent cx="5469890" cy="4099460"/>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469890" cy="4099460"/>
                      </a:xfrm>
                      <a:prstGeom prst="rect">
                        <a:avLst/>
                      </a:prstGeom>
                      <a:noFill/>
                      <a:ln w="9525">
                        <a:noFill/>
                        <a:miter lim="800000"/>
                        <a:headEnd/>
                        <a:tailEnd/>
                      </a:ln>
                    </pic:spPr>
                  </pic:pic>
                </a:graphicData>
              </a:graphic>
            </wp:inline>
          </w:drawing>
        </w:r>
      </w:ins>
    </w:p>
    <w:p w:rsidR="00A737EE" w:rsidRDefault="00A737EE">
      <w:pPr>
        <w:pStyle w:val="BodyText"/>
        <w:ind w:left="0"/>
        <w:rPr>
          <w:ins w:id="355" w:author="NT" w:date="2013-04-09T10:27:00Z"/>
        </w:rPr>
      </w:pPr>
      <w:ins w:id="356" w:author="NT" w:date="2013-04-09T10:27:00Z">
        <w:r>
          <w:t>Please note that the following modules in Comverse</w:t>
        </w:r>
      </w:ins>
      <w:ins w:id="357" w:author="NT" w:date="2013-04-09T10:29:00Z">
        <w:r w:rsidR="00D332AA">
          <w:t xml:space="preserve"> </w:t>
        </w:r>
      </w:ins>
      <w:ins w:id="358" w:author="NT" w:date="2013-04-09T10:27:00Z">
        <w:r>
          <w:t>ONE are different from RTBS</w:t>
        </w:r>
      </w:ins>
    </w:p>
    <w:p w:rsidR="007C7CEF" w:rsidRDefault="00A737EE">
      <w:pPr>
        <w:pStyle w:val="BodyText"/>
        <w:numPr>
          <w:ilvl w:val="0"/>
          <w:numId w:val="15"/>
        </w:numPr>
        <w:rPr>
          <w:ins w:id="359" w:author="NT" w:date="2013-04-09T10:27:00Z"/>
        </w:rPr>
        <w:pPrChange w:id="360" w:author="NT" w:date="2013-04-09T10:27:00Z">
          <w:pPr>
            <w:pStyle w:val="BodyText"/>
            <w:ind w:left="0"/>
          </w:pPr>
        </w:pPrChange>
      </w:pPr>
      <w:ins w:id="361" w:author="NT" w:date="2013-04-09T10:27:00Z">
        <w:r>
          <w:t xml:space="preserve">PCAT  </w:t>
        </w:r>
      </w:ins>
      <w:ins w:id="362" w:author="NT" w:date="2013-04-09T10:28:00Z">
        <w:r>
          <w:t xml:space="preserve">(Product Catalog tool) </w:t>
        </w:r>
      </w:ins>
      <w:ins w:id="363" w:author="NT" w:date="2013-04-09T10:27:00Z">
        <w:r>
          <w:t>versus SAW</w:t>
        </w:r>
      </w:ins>
    </w:p>
    <w:p w:rsidR="007C7CEF" w:rsidRDefault="00A737EE">
      <w:pPr>
        <w:pStyle w:val="BodyText"/>
        <w:numPr>
          <w:ilvl w:val="0"/>
          <w:numId w:val="15"/>
        </w:numPr>
        <w:rPr>
          <w:ins w:id="364" w:author="NT" w:date="2013-04-09T10:28:00Z"/>
        </w:rPr>
        <w:pPrChange w:id="365" w:author="NT" w:date="2013-04-09T10:27:00Z">
          <w:pPr>
            <w:pStyle w:val="BodyText"/>
            <w:ind w:left="0"/>
          </w:pPr>
        </w:pPrChange>
      </w:pPr>
      <w:ins w:id="366" w:author="NT" w:date="2013-04-09T10:28:00Z">
        <w:r>
          <w:t>URP (Usage Record Processing)</w:t>
        </w:r>
      </w:ins>
    </w:p>
    <w:p w:rsidR="007C7CEF" w:rsidRDefault="00A737EE">
      <w:pPr>
        <w:pStyle w:val="BodyText"/>
        <w:numPr>
          <w:ilvl w:val="0"/>
          <w:numId w:val="15"/>
        </w:numPr>
        <w:rPr>
          <w:ins w:id="367" w:author="NT" w:date="2013-04-09T10:28:00Z"/>
        </w:rPr>
        <w:pPrChange w:id="368" w:author="NT" w:date="2013-04-09T10:27:00Z">
          <w:pPr>
            <w:pStyle w:val="BodyText"/>
            <w:ind w:left="0"/>
          </w:pPr>
        </w:pPrChange>
      </w:pPr>
      <w:ins w:id="369" w:author="NT" w:date="2013-04-09T10:28:00Z">
        <w:r>
          <w:t xml:space="preserve">SAPI </w:t>
        </w:r>
      </w:ins>
      <w:ins w:id="370" w:author="NT" w:date="2013-04-09T10:29:00Z">
        <w:r>
          <w:t xml:space="preserve">(Single API or Unified API) </w:t>
        </w:r>
      </w:ins>
      <w:ins w:id="371" w:author="NT" w:date="2013-04-09T10:28:00Z">
        <w:r>
          <w:t>versus CCWS</w:t>
        </w:r>
      </w:ins>
    </w:p>
    <w:p w:rsidR="007C7CEF" w:rsidRDefault="00A737EE">
      <w:pPr>
        <w:pStyle w:val="BodyText"/>
        <w:numPr>
          <w:ilvl w:val="0"/>
          <w:numId w:val="15"/>
        </w:numPr>
        <w:pPrChange w:id="372" w:author="NT" w:date="2013-04-09T10:27:00Z">
          <w:pPr>
            <w:pStyle w:val="BodyText"/>
            <w:ind w:left="0"/>
          </w:pPr>
        </w:pPrChange>
      </w:pPr>
      <w:ins w:id="373" w:author="NT" w:date="2013-04-09T10:28:00Z">
        <w:r>
          <w:t>UPM (Unified Platform Manager) versus TRM</w:t>
        </w:r>
      </w:ins>
    </w:p>
    <w:p w:rsidR="002F7EC0" w:rsidRDefault="0049069E">
      <w:pPr>
        <w:pStyle w:val="Heading2"/>
      </w:pPr>
      <w:bookmarkStart w:id="374" w:name="_Toc316912937"/>
      <w:bookmarkStart w:id="375" w:name="_Toc353267003"/>
      <w:r>
        <w:t>Rating, Charging, and Promotions</w:t>
      </w:r>
      <w:bookmarkEnd w:id="374"/>
      <w:bookmarkEnd w:id="375"/>
    </w:p>
    <w:p w:rsidR="0049069E" w:rsidRPr="00DC20F6" w:rsidRDefault="006F1E23" w:rsidP="0049069E">
      <w:pPr>
        <w:pStyle w:val="BodyText"/>
        <w:ind w:left="0"/>
      </w:pPr>
      <w:r w:rsidRPr="006F1E23">
        <w:t>The Rating, Charging, and Promotions domain covers the functionality involved in interacting with the customer via the operator’s network elements on a transactional basis. This includes real-time authorization and session control, pricing and charging a transaction, and providing for rating time promotions. Some of the key features of this domain include the following:</w:t>
      </w:r>
    </w:p>
    <w:p w:rsidR="002F7EC0" w:rsidRDefault="006F1E23" w:rsidP="007E1CDA">
      <w:pPr>
        <w:pStyle w:val="BodyText"/>
        <w:numPr>
          <w:ilvl w:val="0"/>
          <w:numId w:val="30"/>
        </w:numPr>
      </w:pPr>
      <w:r w:rsidRPr="006F1E23">
        <w:t>Unified Rating Engine covering both online and offline processing</w:t>
      </w:r>
    </w:p>
    <w:p w:rsidR="002F7EC0" w:rsidRDefault="006F1E23" w:rsidP="007E1CDA">
      <w:pPr>
        <w:pStyle w:val="BodyText"/>
        <w:numPr>
          <w:ilvl w:val="0"/>
          <w:numId w:val="30"/>
        </w:numPr>
      </w:pPr>
      <w:r w:rsidRPr="006F1E23">
        <w:t>Complete balance management for monetary and non monetary units irrespective of payment type</w:t>
      </w:r>
    </w:p>
    <w:p w:rsidR="002F7EC0" w:rsidRDefault="006F1E23" w:rsidP="007E1CDA">
      <w:pPr>
        <w:pStyle w:val="BodyText"/>
        <w:numPr>
          <w:ilvl w:val="0"/>
          <w:numId w:val="30"/>
        </w:numPr>
      </w:pPr>
      <w:r w:rsidRPr="006F1E23">
        <w:t>Support for multiple technologies in a single platform</w:t>
      </w:r>
    </w:p>
    <w:p w:rsidR="002F7EC0" w:rsidRDefault="006F1E23">
      <w:pPr>
        <w:pStyle w:val="BodyText"/>
        <w:ind w:left="0"/>
      </w:pPr>
      <w:r w:rsidRPr="006F1E23">
        <w:t>Comprehensive charge redirection models</w:t>
      </w:r>
    </w:p>
    <w:p w:rsidR="002F7EC0" w:rsidRDefault="006F1E23" w:rsidP="007E1CDA">
      <w:pPr>
        <w:pStyle w:val="BodyText"/>
        <w:numPr>
          <w:ilvl w:val="0"/>
          <w:numId w:val="30"/>
        </w:numPr>
      </w:pPr>
      <w:r w:rsidRPr="006F1E23">
        <w:lastRenderedPageBreak/>
        <w:t>Real-time promotions that encourage usage and customer retention</w:t>
      </w:r>
    </w:p>
    <w:p w:rsidR="002F7EC0" w:rsidRDefault="0049069E">
      <w:pPr>
        <w:pStyle w:val="Heading2"/>
      </w:pPr>
      <w:bookmarkStart w:id="376" w:name="_Toc316912941"/>
      <w:bookmarkStart w:id="377" w:name="_Toc353267004"/>
      <w:r>
        <w:t>Product Catalog</w:t>
      </w:r>
      <w:bookmarkEnd w:id="376"/>
      <w:bookmarkEnd w:id="377"/>
    </w:p>
    <w:p w:rsidR="0049069E" w:rsidRPr="00DC20F6" w:rsidRDefault="006F1E23" w:rsidP="0049069E">
      <w:pPr>
        <w:pStyle w:val="BodyText"/>
        <w:ind w:left="0"/>
      </w:pPr>
      <w:r w:rsidRPr="006F1E23">
        <w:t>Product Catalog is a single-point interface that manages all aspects of service provisioning in the solution. It allows quick and accurate creation and management of offers, bundles, plans, and terms. This can bring about dramatic reductions in operator product-development cycles. Product Catalog provides a holistic view of all relevant data and enables marketing-offer personalization and segmentation.</w:t>
      </w:r>
    </w:p>
    <w:p w:rsidR="0049069E" w:rsidRPr="00DC20F6" w:rsidRDefault="006F1E23" w:rsidP="0049069E">
      <w:pPr>
        <w:pStyle w:val="BodyText"/>
        <w:ind w:left="0"/>
      </w:pPr>
      <w:r w:rsidRPr="006F1E23">
        <w:t>Not only does Product Catalog eliminate duplication of efforts, it also facilitates coherence and enhances lifecycle management and eases operational constraints. Due to its easy-to-use object-oriented interface, you can achieve faster turn-around time from product conception to market availability.</w:t>
      </w:r>
    </w:p>
    <w:p w:rsidR="0049069E" w:rsidRPr="00DC20F6" w:rsidRDefault="006F1E23" w:rsidP="0049069E">
      <w:pPr>
        <w:pStyle w:val="BodyText"/>
        <w:ind w:left="0"/>
      </w:pPr>
      <w:r w:rsidRPr="006F1E23">
        <w:t>In addition, all prepaid and postpaid offers can be managed via a single interface, and multiple service categories (wire-line, mobile, cable, and so on) can be bundled together. Product Catalog also provides extensive capabilities for market segmentation, offer profiling, and inter-product rules. This allows operators to support brand and dealer offer segmentation. Data sets are versioned and are propagated in a coordinated manner.</w:t>
      </w:r>
    </w:p>
    <w:p w:rsidR="0049069E" w:rsidRPr="00DC20F6" w:rsidRDefault="006F1E23" w:rsidP="0049069E">
      <w:pPr>
        <w:pStyle w:val="BodyText"/>
        <w:ind w:left="0"/>
      </w:pPr>
      <w:r w:rsidRPr="006F1E23">
        <w:t>Product Catalog supports evolution from prepaid or postpaid to converged, along with single service to multi-plays evolution. This centralized management of rating and billing definitions improves accuracy of configuration and reduces revenue leakage. Multilingual and multicurrency product, billing, rating, and charging definitions are supported.</w:t>
      </w:r>
    </w:p>
    <w:p w:rsidR="0049069E" w:rsidRPr="00DC20F6" w:rsidRDefault="006F1E23" w:rsidP="0049069E">
      <w:pPr>
        <w:pStyle w:val="BodyText"/>
        <w:ind w:left="0"/>
      </w:pPr>
      <w:r w:rsidRPr="006F1E23">
        <w:t xml:space="preserve">Product Catalog interfaces </w:t>
      </w:r>
      <w:proofErr w:type="gramStart"/>
      <w:r w:rsidRPr="006F1E23">
        <w:t>are</w:t>
      </w:r>
      <w:proofErr w:type="gramEnd"/>
      <w:r w:rsidRPr="006F1E23">
        <w:t xml:space="preserve"> available for retrieving marketing offers and bundles and for loading basic rating and charging data.</w:t>
      </w:r>
    </w:p>
    <w:p w:rsidR="0049069E" w:rsidRPr="00DC20F6" w:rsidRDefault="006F1E23" w:rsidP="0049069E">
      <w:pPr>
        <w:pStyle w:val="BodyText"/>
        <w:ind w:left="0"/>
      </w:pPr>
      <w:r w:rsidRPr="006F1E23">
        <w:t>One of the most salient attributes of Product Catalog is its use of logical layers. These logical layers are aimed at different user groups. For instance, the Marketing/Packaging layer is where the customer-facing market offers are configured, while the Service layer is where services and usage activities are defined. Other layers are the Rating and Billing Definition layer, and the Basic System Infrastructure layer.</w:t>
      </w:r>
    </w:p>
    <w:p w:rsidR="0049069E" w:rsidRPr="00DC20F6" w:rsidRDefault="006F1E23" w:rsidP="0049069E">
      <w:pPr>
        <w:pStyle w:val="BodyText"/>
        <w:ind w:left="0"/>
      </w:pPr>
      <w:r w:rsidRPr="006F1E23">
        <w:t>Product Catalog enables coherent and flexible service provisioning in the solution via a single easy-to-use interface. It is organized into logical layers corresponding to different operational domains and user groups:</w:t>
      </w:r>
    </w:p>
    <w:p w:rsidR="002F7EC0" w:rsidRDefault="006F1E23" w:rsidP="007E1CDA">
      <w:pPr>
        <w:pStyle w:val="BodyText"/>
        <w:numPr>
          <w:ilvl w:val="0"/>
          <w:numId w:val="30"/>
        </w:numPr>
      </w:pPr>
      <w:r w:rsidRPr="006F1E23">
        <w:t>Basic System Infrastructure Layer: For configuration of basic system data such as units and currencies</w:t>
      </w:r>
    </w:p>
    <w:p w:rsidR="002F7EC0" w:rsidRDefault="006F1E23" w:rsidP="007E1CDA">
      <w:pPr>
        <w:pStyle w:val="BodyText"/>
        <w:numPr>
          <w:ilvl w:val="0"/>
          <w:numId w:val="30"/>
        </w:numPr>
      </w:pPr>
      <w:r w:rsidRPr="006F1E23">
        <w:t>Service Layer: For defining usage activities and service-related details such as notifications and access numbers</w:t>
      </w:r>
    </w:p>
    <w:p w:rsidR="002F7EC0" w:rsidRDefault="006F1E23" w:rsidP="007E1CDA">
      <w:pPr>
        <w:pStyle w:val="BodyText"/>
        <w:numPr>
          <w:ilvl w:val="0"/>
          <w:numId w:val="30"/>
        </w:numPr>
      </w:pPr>
      <w:r w:rsidRPr="006F1E23">
        <w:t>Rating and Billing Definition Layer: For setting up rates, balances, accumulators, and promotions</w:t>
      </w:r>
    </w:p>
    <w:p w:rsidR="002F7EC0" w:rsidDel="00D332AA" w:rsidRDefault="006F1E23" w:rsidP="007E1CDA">
      <w:pPr>
        <w:pStyle w:val="BodyText"/>
        <w:numPr>
          <w:ilvl w:val="0"/>
          <w:numId w:val="30"/>
        </w:numPr>
        <w:rPr>
          <w:del w:id="378" w:author="NT" w:date="2013-04-09T10:29:00Z"/>
        </w:rPr>
      </w:pPr>
      <w:r w:rsidRPr="006F1E23">
        <w:t xml:space="preserve">Marketing/Packaging Layer: For configuring customer-facing market offers </w:t>
      </w:r>
    </w:p>
    <w:p w:rsidR="007C7CEF" w:rsidRDefault="007C7CEF">
      <w:pPr>
        <w:pStyle w:val="BodyText"/>
        <w:numPr>
          <w:ilvl w:val="0"/>
          <w:numId w:val="30"/>
        </w:numPr>
        <w:rPr>
          <w:rFonts w:asciiTheme="majorBidi" w:hAnsiTheme="majorBidi" w:cstheme="majorBidi"/>
          <w:b/>
          <w:szCs w:val="22"/>
          <w:rPrChange w:id="379" w:author="NT" w:date="2013-04-09T10:29:00Z">
            <w:rPr/>
          </w:rPrChange>
        </w:rPr>
        <w:pPrChange w:id="380" w:author="NT" w:date="2013-04-09T10:29:00Z">
          <w:pPr>
            <w:pStyle w:val="ListBullet"/>
            <w:tabs>
              <w:tab w:val="clear" w:pos="360"/>
            </w:tabs>
          </w:pPr>
        </w:pPrChange>
      </w:pPr>
    </w:p>
    <w:p w:rsidR="002F7EC0" w:rsidRDefault="006F1E23">
      <w:pPr>
        <w:pStyle w:val="BodyText"/>
        <w:ind w:left="0"/>
      </w:pPr>
      <w:r w:rsidRPr="006F1E23">
        <w:t>The figure below is a schematic view of the Product Catalog model and its organization within the GUI.</w:t>
      </w:r>
    </w:p>
    <w:p w:rsidR="0049069E" w:rsidRPr="00B17A54" w:rsidRDefault="002F7EC0" w:rsidP="0049069E">
      <w:pPr>
        <w:pStyle w:val="ListBullet"/>
        <w:tabs>
          <w:tab w:val="clear" w:pos="360"/>
        </w:tabs>
        <w:jc w:val="center"/>
        <w:rPr>
          <w:sz w:val="22"/>
          <w:szCs w:val="22"/>
        </w:rPr>
      </w:pPr>
      <w:r>
        <w:rPr>
          <w:noProof/>
          <w:lang w:bidi="ar-SA"/>
        </w:rPr>
        <w:drawing>
          <wp:inline distT="0" distB="0" distL="0" distR="0">
            <wp:extent cx="4800600" cy="2897060"/>
            <wp:effectExtent l="19050" t="0" r="0" b="0"/>
            <wp:docPr id="40" name="Picture 67" descr="Converged-PC-Catalog-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onverged-PC-Catalog-Model"/>
                    <pic:cNvPicPr>
                      <a:picLocks noChangeAspect="1" noChangeArrowheads="1"/>
                    </pic:cNvPicPr>
                  </pic:nvPicPr>
                  <pic:blipFill>
                    <a:blip r:embed="rId26"/>
                    <a:srcRect/>
                    <a:stretch>
                      <a:fillRect/>
                    </a:stretch>
                  </pic:blipFill>
                  <pic:spPr bwMode="auto">
                    <a:xfrm>
                      <a:off x="0" y="0"/>
                      <a:ext cx="4811049" cy="2903366"/>
                    </a:xfrm>
                    <a:prstGeom prst="rect">
                      <a:avLst/>
                    </a:prstGeom>
                    <a:noFill/>
                    <a:ln w="9525">
                      <a:noFill/>
                      <a:miter lim="800000"/>
                      <a:headEnd/>
                      <a:tailEnd/>
                    </a:ln>
                  </pic:spPr>
                </pic:pic>
              </a:graphicData>
            </a:graphic>
          </wp:inline>
        </w:drawing>
      </w:r>
    </w:p>
    <w:p w:rsidR="002F7EC0" w:rsidRDefault="008549B2">
      <w:pPr>
        <w:pStyle w:val="Heading2"/>
        <w:tabs>
          <w:tab w:val="num" w:pos="1800"/>
        </w:tabs>
        <w:ind w:left="1800" w:hanging="1800"/>
      </w:pPr>
      <w:bookmarkStart w:id="381" w:name="_Toc319999210"/>
      <w:bookmarkStart w:id="382" w:name="_Toc320018322"/>
      <w:bookmarkStart w:id="383" w:name="_Toc353267005"/>
      <w:bookmarkEnd w:id="381"/>
      <w:bookmarkEnd w:id="382"/>
      <w:r>
        <w:t>Unified Platform Manager</w:t>
      </w:r>
      <w:bookmarkEnd w:id="383"/>
    </w:p>
    <w:p w:rsidR="00005A0D" w:rsidRDefault="00005A0D" w:rsidP="00005A0D">
      <w:pPr>
        <w:pStyle w:val="BodyText"/>
        <w:ind w:left="0"/>
      </w:pPr>
      <w:r>
        <w:t xml:space="preserve">The Unified Platform Manager provides a single centralized control point for all OA&amp;M functions in the solution. This allows a single GUI and command-line interface (CLI) presentation </w:t>
      </w:r>
      <w:r w:rsidRPr="00D64D02">
        <w:t xml:space="preserve">to </w:t>
      </w:r>
      <w:r>
        <w:t>o</w:t>
      </w:r>
      <w:r w:rsidRPr="00D64D02">
        <w:t>perate</w:t>
      </w:r>
      <w:r>
        <w:t>, a</w:t>
      </w:r>
      <w:r w:rsidRPr="00D64D02">
        <w:t>dminister</w:t>
      </w:r>
      <w:r>
        <w:t>, and maintain</w:t>
      </w:r>
      <w:r w:rsidRPr="00D64D02">
        <w:t xml:space="preserve"> the entire </w:t>
      </w:r>
      <w:r>
        <w:t>solution system and to present the administrative capabilities such as process management and alarm notifications, for all units in the solution.</w:t>
      </w:r>
    </w:p>
    <w:p w:rsidR="00005A0D" w:rsidRDefault="00005A0D" w:rsidP="00005A0D">
      <w:pPr>
        <w:pStyle w:val="BodyText"/>
        <w:ind w:left="0"/>
      </w:pPr>
      <w:bookmarkStart w:id="384" w:name="_Toc181166331"/>
      <w:r>
        <w:t>To support operations, the solution provides an interface for c</w:t>
      </w:r>
      <w:r w:rsidRPr="006C5966">
        <w:t xml:space="preserve">ustomers to operate the back-office </w:t>
      </w:r>
      <w:r>
        <w:t>applications</w:t>
      </w:r>
      <w:r w:rsidRPr="006C5966">
        <w:t xml:space="preserve"> (</w:t>
      </w:r>
      <w:r>
        <w:t>for example, Rating</w:t>
      </w:r>
      <w:r w:rsidRPr="006C5966">
        <w:t>)</w:t>
      </w:r>
      <w:r>
        <w:t>. This allows you to schedule and manage</w:t>
      </w:r>
      <w:r w:rsidRPr="006C5966">
        <w:t xml:space="preserve"> business processes</w:t>
      </w:r>
      <w:r>
        <w:t>. Scheduling solution system-wide activities (for example, backup procedures, jobs, workflows across the system, archiving activities) can be done centrally. The platform is oriented toward low-touch operations and helpful w</w:t>
      </w:r>
      <w:r w:rsidRPr="006C5966">
        <w:t>atchdog processes to monitor and restart continuously running processes (</w:t>
      </w:r>
      <w:r>
        <w:t>for example, Unified Rating Engine and</w:t>
      </w:r>
      <w:r w:rsidRPr="006C5966">
        <w:t xml:space="preserve"> </w:t>
      </w:r>
      <w:r>
        <w:t>d</w:t>
      </w:r>
      <w:r w:rsidRPr="006C5966">
        <w:t>atabase)</w:t>
      </w:r>
      <w:r>
        <w:t>.</w:t>
      </w:r>
      <w:bookmarkEnd w:id="384"/>
    </w:p>
    <w:p w:rsidR="00E85D27" w:rsidRDefault="00E85D27" w:rsidP="00005A0D">
      <w:pPr>
        <w:pStyle w:val="BodyText"/>
        <w:ind w:left="0"/>
      </w:pPr>
      <w:r>
        <w:t>The following diagram shows the OAM perspectives of Unified Platform Manager</w:t>
      </w:r>
    </w:p>
    <w:p w:rsidR="00E85D27" w:rsidRDefault="00E85D27" w:rsidP="00E230AE">
      <w:pPr>
        <w:pStyle w:val="BodyText"/>
        <w:ind w:left="0"/>
        <w:jc w:val="center"/>
      </w:pPr>
      <w:r>
        <w:rPr>
          <w:noProof/>
          <w:lang w:bidi="ar-SA"/>
        </w:rPr>
        <w:lastRenderedPageBreak/>
        <w:drawing>
          <wp:inline distT="0" distB="0" distL="0" distR="0">
            <wp:extent cx="4389497" cy="3323942"/>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4395568" cy="3328539"/>
                    </a:xfrm>
                    <a:prstGeom prst="rect">
                      <a:avLst/>
                    </a:prstGeom>
                    <a:noFill/>
                    <a:ln w="9525">
                      <a:noFill/>
                      <a:miter lim="800000"/>
                      <a:headEnd/>
                      <a:tailEnd/>
                    </a:ln>
                  </pic:spPr>
                </pic:pic>
              </a:graphicData>
            </a:graphic>
          </wp:inline>
        </w:drawing>
      </w:r>
    </w:p>
    <w:p w:rsidR="004447E2" w:rsidRPr="00F23585" w:rsidRDefault="008A7E41" w:rsidP="00F23585">
      <w:pPr>
        <w:pStyle w:val="Caption"/>
        <w:jc w:val="center"/>
      </w:pPr>
      <w:bookmarkStart w:id="385" w:name="_Toc320018355"/>
      <w:r>
        <w:t xml:space="preserve">Figure </w:t>
      </w:r>
      <w:fldSimple w:instr=" SEQ Figure \* ARABIC ">
        <w:r>
          <w:rPr>
            <w:noProof/>
          </w:rPr>
          <w:t>14</w:t>
        </w:r>
      </w:fldSimple>
      <w:r>
        <w:t xml:space="preserve"> -- UPM Architecture</w:t>
      </w:r>
      <w:bookmarkEnd w:id="385"/>
    </w:p>
    <w:p w:rsidR="002F7EC0" w:rsidRDefault="008549B2">
      <w:pPr>
        <w:pStyle w:val="Heading2"/>
        <w:tabs>
          <w:tab w:val="num" w:pos="1800"/>
        </w:tabs>
        <w:ind w:left="1800" w:hanging="1800"/>
      </w:pPr>
      <w:bookmarkStart w:id="386" w:name="_Toc353267006"/>
      <w:r>
        <w:t>Security Server</w:t>
      </w:r>
      <w:bookmarkEnd w:id="386"/>
    </w:p>
    <w:p w:rsidR="008549B2" w:rsidRDefault="008549B2" w:rsidP="008549B2">
      <w:pPr>
        <w:pStyle w:val="BodyText"/>
        <w:ind w:left="0"/>
        <w:rPr>
          <w:rStyle w:val="Strong"/>
          <w:rFonts w:eastAsia="SimSun"/>
          <w:b w:val="0"/>
          <w:bCs w:val="0"/>
          <w:color w:val="000000"/>
        </w:rPr>
      </w:pPr>
      <w:r>
        <w:rPr>
          <w:rStyle w:val="Strong"/>
          <w:rFonts w:eastAsia="SimSun"/>
          <w:b w:val="0"/>
          <w:bCs w:val="0"/>
          <w:color w:val="000000"/>
        </w:rPr>
        <w:t xml:space="preserve">The solution provides security services that allow VNP to safeguard their data and enable users to do the work they need to do to maintain and use the system. Additionally, these capabilities can be used to achieve Sarbanes-Oxley compliance. </w:t>
      </w:r>
      <w:r w:rsidRPr="00D93C71">
        <w:rPr>
          <w:rStyle w:val="Strong"/>
          <w:rFonts w:eastAsia="SimSun"/>
          <w:b w:val="0"/>
          <w:bCs w:val="0"/>
          <w:color w:val="000000"/>
        </w:rPr>
        <w:t>The Security Server provide</w:t>
      </w:r>
      <w:r>
        <w:rPr>
          <w:rStyle w:val="Strong"/>
          <w:rFonts w:eastAsia="SimSun"/>
          <w:b w:val="0"/>
          <w:bCs w:val="0"/>
          <w:color w:val="000000"/>
        </w:rPr>
        <w:t>s</w:t>
      </w:r>
      <w:r w:rsidRPr="00D93C71">
        <w:rPr>
          <w:rStyle w:val="Strong"/>
          <w:rFonts w:eastAsia="SimSun"/>
          <w:b w:val="0"/>
          <w:bCs w:val="0"/>
          <w:color w:val="000000"/>
        </w:rPr>
        <w:t xml:space="preserve"> centralized authentication,</w:t>
      </w:r>
      <w:r>
        <w:rPr>
          <w:rStyle w:val="Strong"/>
          <w:rFonts w:eastAsia="SimSun"/>
          <w:b w:val="0"/>
          <w:bCs w:val="0"/>
          <w:color w:val="000000"/>
        </w:rPr>
        <w:t xml:space="preserve"> authorization, and accounting to help achieve these ends.</w:t>
      </w:r>
    </w:p>
    <w:p w:rsidR="008549B2" w:rsidRDefault="008549B2" w:rsidP="008549B2">
      <w:pPr>
        <w:pStyle w:val="BodyText"/>
        <w:ind w:left="0"/>
      </w:pPr>
      <w:r>
        <w:t>Security services are most easily remembered as AAA, for Authentication, Authorization, and Accounting. The solution provides excellent capabilities for all three of these areas.</w:t>
      </w:r>
    </w:p>
    <w:p w:rsidR="008549B2" w:rsidRDefault="008549B2" w:rsidP="008549B2">
      <w:pPr>
        <w:pStyle w:val="BodyText"/>
        <w:ind w:left="0"/>
      </w:pPr>
      <w:r w:rsidRPr="008549B2">
        <w:rPr>
          <w:b/>
          <w:bCs/>
        </w:rPr>
        <w:t>Authentication</w:t>
      </w:r>
      <w:r>
        <w:t xml:space="preserve"> is the ability to identify the intended user and to verify that the user requesting access is one of the users of the system. This authentication is provided through the exchange login and password security credentials. A robust password creation scheme allows administrators to set the terms and constraints of passwords to ensure that strong passwords are used. </w:t>
      </w:r>
      <w:bookmarkStart w:id="387" w:name="OLE_LINK14"/>
      <w:bookmarkStart w:id="388" w:name="OLE_LINK15"/>
      <w:r>
        <w:t>Functionality includes:</w:t>
      </w:r>
      <w:bookmarkEnd w:id="387"/>
      <w:bookmarkEnd w:id="388"/>
    </w:p>
    <w:p w:rsidR="008549B2" w:rsidRPr="00236E5C" w:rsidRDefault="008549B2" w:rsidP="00F4297D">
      <w:pPr>
        <w:pStyle w:val="ListParagraph"/>
        <w:numPr>
          <w:ilvl w:val="0"/>
          <w:numId w:val="23"/>
        </w:numPr>
        <w:rPr>
          <w:sz w:val="22"/>
          <w:szCs w:val="22"/>
        </w:rPr>
      </w:pPr>
      <w:r w:rsidRPr="00236E5C">
        <w:rPr>
          <w:sz w:val="22"/>
          <w:szCs w:val="22"/>
        </w:rPr>
        <w:t>Security Server authenticates and provides security assertions that are exchanged between applications</w:t>
      </w:r>
    </w:p>
    <w:p w:rsidR="008549B2" w:rsidRPr="00236E5C" w:rsidRDefault="008549B2" w:rsidP="00F4297D">
      <w:pPr>
        <w:pStyle w:val="ListParagraph"/>
        <w:numPr>
          <w:ilvl w:val="0"/>
          <w:numId w:val="23"/>
        </w:numPr>
        <w:rPr>
          <w:sz w:val="22"/>
          <w:szCs w:val="22"/>
        </w:rPr>
      </w:pPr>
      <w:r w:rsidRPr="00236E5C">
        <w:rPr>
          <w:sz w:val="22"/>
          <w:szCs w:val="22"/>
        </w:rPr>
        <w:t>All security assertions exchanged between applications are digitally signed</w:t>
      </w:r>
    </w:p>
    <w:p w:rsidR="008549B2" w:rsidRPr="00236E5C" w:rsidRDefault="008549B2" w:rsidP="00F4297D">
      <w:pPr>
        <w:pStyle w:val="ListParagraph"/>
        <w:numPr>
          <w:ilvl w:val="0"/>
          <w:numId w:val="23"/>
        </w:numPr>
        <w:rPr>
          <w:sz w:val="22"/>
          <w:szCs w:val="22"/>
        </w:rPr>
      </w:pPr>
      <w:r w:rsidRPr="00236E5C">
        <w:rPr>
          <w:sz w:val="22"/>
          <w:szCs w:val="22"/>
        </w:rPr>
        <w:t>Applications use the Security API to retrieve public keys that are managed by the Security Server</w:t>
      </w:r>
    </w:p>
    <w:p w:rsidR="008549B2" w:rsidRPr="00236E5C" w:rsidRDefault="008549B2" w:rsidP="00F4297D">
      <w:pPr>
        <w:pStyle w:val="ListParagraph"/>
        <w:numPr>
          <w:ilvl w:val="0"/>
          <w:numId w:val="23"/>
        </w:numPr>
        <w:rPr>
          <w:rFonts w:eastAsia="SimSun"/>
          <w:sz w:val="22"/>
          <w:szCs w:val="22"/>
        </w:rPr>
      </w:pPr>
      <w:r w:rsidRPr="00236E5C">
        <w:rPr>
          <w:sz w:val="22"/>
          <w:szCs w:val="22"/>
        </w:rPr>
        <w:t>Applications use the Security Server to authenticate the subject’s credentials</w:t>
      </w:r>
    </w:p>
    <w:p w:rsidR="008549B2" w:rsidRDefault="008549B2" w:rsidP="008549B2">
      <w:pPr>
        <w:pStyle w:val="BodyText"/>
        <w:ind w:left="0"/>
      </w:pPr>
      <w:r w:rsidRPr="008549B2">
        <w:rPr>
          <w:b/>
          <w:bCs/>
        </w:rPr>
        <w:lastRenderedPageBreak/>
        <w:t>Authorization</w:t>
      </w:r>
      <w:r>
        <w:t xml:space="preserve"> occurs when the system grants access and functionality privileges to authenticated users so they can do work. A system of roles and privileges allows administrators control of the user’s access to data and the capabilities to view and change the data. Functionality includes:</w:t>
      </w:r>
    </w:p>
    <w:p w:rsidR="008549B2" w:rsidRPr="00236E5C" w:rsidRDefault="008549B2" w:rsidP="00F4297D">
      <w:pPr>
        <w:pStyle w:val="ListParagraph"/>
        <w:numPr>
          <w:ilvl w:val="0"/>
          <w:numId w:val="24"/>
        </w:numPr>
        <w:rPr>
          <w:sz w:val="22"/>
          <w:szCs w:val="22"/>
        </w:rPr>
      </w:pPr>
      <w:r w:rsidRPr="00236E5C">
        <w:rPr>
          <w:sz w:val="22"/>
          <w:szCs w:val="22"/>
        </w:rPr>
        <w:t>GUI applications enforce Role-Based Access Control (RBAC) based on roles carried in the Security Assertion Markup Language (SAML) authentication statement</w:t>
      </w:r>
    </w:p>
    <w:p w:rsidR="008549B2" w:rsidRPr="00236E5C" w:rsidRDefault="008549B2" w:rsidP="00F4297D">
      <w:pPr>
        <w:pStyle w:val="ListParagraph"/>
        <w:numPr>
          <w:ilvl w:val="0"/>
          <w:numId w:val="24"/>
        </w:numPr>
        <w:rPr>
          <w:sz w:val="22"/>
          <w:szCs w:val="22"/>
        </w:rPr>
      </w:pPr>
      <w:r w:rsidRPr="00236E5C">
        <w:rPr>
          <w:sz w:val="22"/>
          <w:szCs w:val="22"/>
        </w:rPr>
        <w:t>The Unified API Server uses Extensible Access Control Markup Language (XACML) to enforce Policy-Based Access Control (PBAC)</w:t>
      </w:r>
    </w:p>
    <w:p w:rsidR="008549B2" w:rsidRDefault="008549B2" w:rsidP="008549B2">
      <w:pPr>
        <w:pStyle w:val="BodyText"/>
        <w:ind w:left="0"/>
      </w:pPr>
      <w:r w:rsidRPr="008549B2">
        <w:rPr>
          <w:b/>
          <w:bCs/>
        </w:rPr>
        <w:t>Accounting</w:t>
      </w:r>
      <w:r>
        <w:t xml:space="preserve"> is (1) the process of tracking the work that is occurring on the system and (2) the ability to associate any work back to a user. User actions are tracked by user activity records stored in logs, which allows any transaction to be traced to the user who performed the action if needed. The user activity records can be viewed centrally for the entire system. Functionality includes:</w:t>
      </w:r>
    </w:p>
    <w:p w:rsidR="008549B2" w:rsidRPr="009E3E55" w:rsidRDefault="006F1E23" w:rsidP="00F4297D">
      <w:pPr>
        <w:pStyle w:val="ListParagraph"/>
        <w:numPr>
          <w:ilvl w:val="0"/>
          <w:numId w:val="25"/>
        </w:numPr>
        <w:rPr>
          <w:sz w:val="22"/>
          <w:szCs w:val="22"/>
        </w:rPr>
      </w:pPr>
      <w:r w:rsidRPr="006F1E23">
        <w:rPr>
          <w:sz w:val="22"/>
          <w:szCs w:val="22"/>
        </w:rPr>
        <w:t>The Unified API server and Unified Rating Engine use the Security API to construct and store user activity records locally</w:t>
      </w:r>
    </w:p>
    <w:p w:rsidR="008549B2" w:rsidRPr="009E3E55" w:rsidRDefault="006F1E23" w:rsidP="00F4297D">
      <w:pPr>
        <w:pStyle w:val="ListParagraph"/>
        <w:numPr>
          <w:ilvl w:val="0"/>
          <w:numId w:val="25"/>
        </w:numPr>
        <w:rPr>
          <w:sz w:val="22"/>
          <w:szCs w:val="22"/>
        </w:rPr>
      </w:pPr>
      <w:r w:rsidRPr="006F1E23">
        <w:rPr>
          <w:sz w:val="22"/>
          <w:szCs w:val="22"/>
        </w:rPr>
        <w:t>The Operations Agent periodically transfers the user activity records from the local nodes to a central location</w:t>
      </w:r>
    </w:p>
    <w:p w:rsidR="008549B2" w:rsidRPr="009E3E55" w:rsidRDefault="006F1E23" w:rsidP="00F4297D">
      <w:pPr>
        <w:pStyle w:val="ListParagraph"/>
        <w:numPr>
          <w:ilvl w:val="0"/>
          <w:numId w:val="25"/>
        </w:numPr>
        <w:rPr>
          <w:sz w:val="22"/>
          <w:szCs w:val="22"/>
        </w:rPr>
      </w:pPr>
      <w:r w:rsidRPr="006F1E23">
        <w:rPr>
          <w:sz w:val="22"/>
          <w:szCs w:val="22"/>
        </w:rPr>
        <w:t>Back-office users’ activity records are captured for all database transactions in the database</w:t>
      </w:r>
    </w:p>
    <w:p w:rsidR="008549B2" w:rsidRPr="009E3E55" w:rsidRDefault="006F1E23" w:rsidP="00F4297D">
      <w:pPr>
        <w:pStyle w:val="ListParagraph"/>
        <w:numPr>
          <w:ilvl w:val="0"/>
          <w:numId w:val="25"/>
        </w:numPr>
        <w:rPr>
          <w:sz w:val="22"/>
          <w:szCs w:val="22"/>
        </w:rPr>
      </w:pPr>
      <w:r w:rsidRPr="006F1E23">
        <w:rPr>
          <w:sz w:val="22"/>
          <w:szCs w:val="22"/>
        </w:rPr>
        <w:t>GUI applications that use a middleware rely on the middleware to capture the GUI users’ activities</w:t>
      </w:r>
    </w:p>
    <w:p w:rsidR="008549B2" w:rsidRPr="009E3E55" w:rsidRDefault="006F1E23" w:rsidP="00F4297D">
      <w:pPr>
        <w:pStyle w:val="ListParagraph"/>
        <w:numPr>
          <w:ilvl w:val="0"/>
          <w:numId w:val="25"/>
        </w:numPr>
        <w:rPr>
          <w:sz w:val="22"/>
          <w:szCs w:val="22"/>
        </w:rPr>
      </w:pPr>
      <w:r w:rsidRPr="006F1E23">
        <w:rPr>
          <w:sz w:val="22"/>
          <w:szCs w:val="22"/>
        </w:rPr>
        <w:t>GUI applications that directly use databases rely on the database to capture the GUI users’ activities</w:t>
      </w:r>
    </w:p>
    <w:p w:rsidR="00E230AE" w:rsidRDefault="008549B2" w:rsidP="008A7E41">
      <w:pPr>
        <w:pStyle w:val="Caption"/>
        <w:ind w:left="0"/>
        <w:jc w:val="center"/>
      </w:pPr>
      <w:r>
        <w:rPr>
          <w:noProof/>
          <w:lang w:bidi="ar-SA"/>
        </w:rPr>
        <w:lastRenderedPageBreak/>
        <w:drawing>
          <wp:inline distT="0" distB="0" distL="0" distR="0">
            <wp:extent cx="4345427" cy="2324100"/>
            <wp:effectExtent l="19050" t="0" r="0" b="0"/>
            <wp:docPr id="13" name="Picture 12" descr="Security_Func_Arc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curity_Func_Arch_1"/>
                    <pic:cNvPicPr>
                      <a:picLocks noChangeAspect="1" noChangeArrowheads="1"/>
                    </pic:cNvPicPr>
                  </pic:nvPicPr>
                  <pic:blipFill>
                    <a:blip r:embed="rId28"/>
                    <a:srcRect t="17375"/>
                    <a:stretch>
                      <a:fillRect/>
                    </a:stretch>
                  </pic:blipFill>
                  <pic:spPr bwMode="auto">
                    <a:xfrm>
                      <a:off x="0" y="0"/>
                      <a:ext cx="4364911" cy="2334521"/>
                    </a:xfrm>
                    <a:prstGeom prst="rect">
                      <a:avLst/>
                    </a:prstGeom>
                    <a:noFill/>
                    <a:ln w="9525">
                      <a:noFill/>
                      <a:miter lim="800000"/>
                      <a:headEnd/>
                      <a:tailEnd/>
                    </a:ln>
                  </pic:spPr>
                </pic:pic>
              </a:graphicData>
            </a:graphic>
          </wp:inline>
        </w:drawing>
      </w:r>
    </w:p>
    <w:p w:rsidR="00E230AE" w:rsidRPr="00E230AE" w:rsidRDefault="008A7E41" w:rsidP="004447E2">
      <w:pPr>
        <w:pStyle w:val="Caption"/>
        <w:ind w:left="0"/>
        <w:jc w:val="center"/>
      </w:pPr>
      <w:bookmarkStart w:id="389" w:name="_Toc320018356"/>
      <w:r>
        <w:t xml:space="preserve">Figure </w:t>
      </w:r>
      <w:fldSimple w:instr=" SEQ Figure \* ARABIC ">
        <w:r>
          <w:rPr>
            <w:noProof/>
          </w:rPr>
          <w:t>15</w:t>
        </w:r>
      </w:fldSimple>
      <w:r>
        <w:t xml:space="preserve"> -- Security functional architecture</w:t>
      </w:r>
      <w:bookmarkEnd w:id="389"/>
    </w:p>
    <w:p w:rsidR="002F7EC0" w:rsidRDefault="008549B2">
      <w:pPr>
        <w:pStyle w:val="Heading2"/>
        <w:tabs>
          <w:tab w:val="num" w:pos="1800"/>
        </w:tabs>
        <w:ind w:left="1800" w:hanging="1800"/>
      </w:pPr>
      <w:bookmarkStart w:id="390" w:name="_Toc353267007"/>
      <w:r>
        <w:t>Unified API (Single API – SAPI)</w:t>
      </w:r>
      <w:bookmarkEnd w:id="390"/>
    </w:p>
    <w:p w:rsidR="008549B2" w:rsidRDefault="008549B2" w:rsidP="008549B2">
      <w:pPr>
        <w:pStyle w:val="BodyText"/>
        <w:ind w:left="0"/>
      </w:pPr>
      <w:r w:rsidRPr="00862B73">
        <w:t>The Unified Ap</w:t>
      </w:r>
      <w:r>
        <w:t>plication Programming Interface</w:t>
      </w:r>
      <w:r w:rsidRPr="00862B73">
        <w:t xml:space="preserve"> (API) is a single framework that maintains full transactional integrity across the portfolio and is adaptive to deployment modes.</w:t>
      </w:r>
    </w:p>
    <w:p w:rsidR="008549B2" w:rsidRPr="00862B73" w:rsidRDefault="008549B2" w:rsidP="008549B2">
      <w:pPr>
        <w:pStyle w:val="BodyText"/>
        <w:ind w:left="0"/>
      </w:pPr>
      <w:r w:rsidRPr="00862B73">
        <w:t>The Unified API includes the following functionality:</w:t>
      </w:r>
    </w:p>
    <w:p w:rsidR="008549B2" w:rsidRPr="008549B2" w:rsidRDefault="008549B2" w:rsidP="00F4297D">
      <w:pPr>
        <w:pStyle w:val="ListBullet"/>
        <w:numPr>
          <w:ilvl w:val="0"/>
          <w:numId w:val="16"/>
        </w:numPr>
        <w:tabs>
          <w:tab w:val="num" w:pos="1260"/>
        </w:tabs>
        <w:rPr>
          <w:sz w:val="22"/>
          <w:szCs w:val="22"/>
        </w:rPr>
      </w:pPr>
      <w:r w:rsidRPr="008549B2">
        <w:rPr>
          <w:sz w:val="22"/>
          <w:szCs w:val="22"/>
        </w:rPr>
        <w:t>Supports online transaction processing (OLTP) and batch deployment modes</w:t>
      </w:r>
    </w:p>
    <w:p w:rsidR="008549B2" w:rsidRPr="008549B2" w:rsidRDefault="008549B2" w:rsidP="00F4297D">
      <w:pPr>
        <w:pStyle w:val="ListBullet"/>
        <w:numPr>
          <w:ilvl w:val="0"/>
          <w:numId w:val="16"/>
        </w:numPr>
        <w:tabs>
          <w:tab w:val="num" w:pos="1260"/>
        </w:tabs>
        <w:rPr>
          <w:sz w:val="22"/>
          <w:szCs w:val="22"/>
        </w:rPr>
      </w:pPr>
      <w:r w:rsidRPr="008549B2">
        <w:rPr>
          <w:sz w:val="22"/>
          <w:szCs w:val="22"/>
        </w:rPr>
        <w:t xml:space="preserve">Supports Web Services as a standard interface </w:t>
      </w:r>
    </w:p>
    <w:p w:rsidR="008549B2" w:rsidRPr="008549B2" w:rsidRDefault="008549B2" w:rsidP="00F4297D">
      <w:pPr>
        <w:pStyle w:val="ListBullet"/>
        <w:numPr>
          <w:ilvl w:val="0"/>
          <w:numId w:val="16"/>
        </w:numPr>
        <w:tabs>
          <w:tab w:val="num" w:pos="1260"/>
        </w:tabs>
        <w:rPr>
          <w:sz w:val="22"/>
          <w:szCs w:val="22"/>
        </w:rPr>
      </w:pPr>
      <w:r w:rsidRPr="008549B2">
        <w:rPr>
          <w:sz w:val="22"/>
          <w:szCs w:val="22"/>
        </w:rPr>
        <w:t>The Unified API also includes an Enterprise JavaBeans (EJB) interface, but this interface is highly abstracted and is not intended for direct use by client applications that do not use the client SDK</w:t>
      </w:r>
    </w:p>
    <w:p w:rsidR="008549B2" w:rsidRPr="008549B2" w:rsidRDefault="008549B2" w:rsidP="00F4297D">
      <w:pPr>
        <w:pStyle w:val="ListBullet"/>
        <w:numPr>
          <w:ilvl w:val="0"/>
          <w:numId w:val="16"/>
        </w:numPr>
        <w:tabs>
          <w:tab w:val="num" w:pos="1260"/>
        </w:tabs>
        <w:rPr>
          <w:sz w:val="22"/>
          <w:szCs w:val="22"/>
        </w:rPr>
      </w:pPr>
      <w:r w:rsidRPr="008549B2">
        <w:rPr>
          <w:sz w:val="22"/>
          <w:szCs w:val="22"/>
        </w:rPr>
        <w:t>Exposes a set of objects and methods that expose a full breadth of integration functions of the Offer including customer care, balance management, and so on</w:t>
      </w:r>
    </w:p>
    <w:p w:rsidR="008549B2" w:rsidRPr="008549B2" w:rsidRDefault="008549B2" w:rsidP="00F4297D">
      <w:pPr>
        <w:pStyle w:val="ListBullet"/>
        <w:numPr>
          <w:ilvl w:val="0"/>
          <w:numId w:val="16"/>
        </w:numPr>
        <w:tabs>
          <w:tab w:val="num" w:pos="1260"/>
        </w:tabs>
        <w:rPr>
          <w:sz w:val="22"/>
          <w:szCs w:val="22"/>
        </w:rPr>
      </w:pPr>
      <w:r w:rsidRPr="008549B2">
        <w:rPr>
          <w:sz w:val="22"/>
          <w:szCs w:val="22"/>
        </w:rPr>
        <w:t>Supports virtual network operator (VNO) and dealer concepts</w:t>
      </w:r>
    </w:p>
    <w:p w:rsidR="008549B2" w:rsidRPr="008549B2" w:rsidRDefault="008549B2" w:rsidP="00F4297D">
      <w:pPr>
        <w:pStyle w:val="ListBullet"/>
        <w:numPr>
          <w:ilvl w:val="0"/>
          <w:numId w:val="16"/>
        </w:numPr>
        <w:tabs>
          <w:tab w:val="num" w:pos="1260"/>
        </w:tabs>
        <w:rPr>
          <w:sz w:val="22"/>
          <w:szCs w:val="22"/>
        </w:rPr>
      </w:pPr>
      <w:r w:rsidRPr="008549B2">
        <w:rPr>
          <w:sz w:val="22"/>
          <w:szCs w:val="22"/>
        </w:rPr>
        <w:t>Customizable by third parties via client software development kits (SDK)</w:t>
      </w:r>
    </w:p>
    <w:p w:rsidR="008549B2" w:rsidRPr="008549B2" w:rsidRDefault="008549B2" w:rsidP="00F4297D">
      <w:pPr>
        <w:pStyle w:val="ListBullet"/>
        <w:numPr>
          <w:ilvl w:val="0"/>
          <w:numId w:val="16"/>
        </w:numPr>
        <w:tabs>
          <w:tab w:val="num" w:pos="1260"/>
        </w:tabs>
        <w:rPr>
          <w:sz w:val="22"/>
          <w:szCs w:val="22"/>
        </w:rPr>
      </w:pPr>
      <w:r w:rsidRPr="008549B2">
        <w:rPr>
          <w:sz w:val="22"/>
          <w:szCs w:val="22"/>
        </w:rPr>
        <w:t>Provides the technical foundation necessary for your organization to pursue SARBOX compliance</w:t>
      </w:r>
    </w:p>
    <w:p w:rsidR="008549B2" w:rsidRPr="008549B2" w:rsidRDefault="008549B2" w:rsidP="00F4297D">
      <w:pPr>
        <w:pStyle w:val="ListBullet"/>
        <w:numPr>
          <w:ilvl w:val="0"/>
          <w:numId w:val="16"/>
        </w:numPr>
        <w:tabs>
          <w:tab w:val="num" w:pos="1260"/>
        </w:tabs>
        <w:rPr>
          <w:sz w:val="22"/>
          <w:szCs w:val="22"/>
        </w:rPr>
      </w:pPr>
      <w:r w:rsidRPr="008549B2">
        <w:rPr>
          <w:sz w:val="22"/>
          <w:szCs w:val="22"/>
        </w:rPr>
        <w:t>Supports multiple languages and localization (I18N and L10N)</w:t>
      </w:r>
    </w:p>
    <w:p w:rsidR="008549B2" w:rsidRDefault="008549B2" w:rsidP="008549B2">
      <w:pPr>
        <w:pStyle w:val="BodyText"/>
        <w:keepNext/>
        <w:ind w:left="0"/>
      </w:pPr>
      <w:r w:rsidRPr="00862B73">
        <w:lastRenderedPageBreak/>
        <w:t>The figure below is a high-level view of the Unified API.</w:t>
      </w:r>
    </w:p>
    <w:p w:rsidR="00EE00A7" w:rsidRDefault="002F7EC0">
      <w:pPr>
        <w:pStyle w:val="BodyText"/>
        <w:keepNext/>
        <w:ind w:left="0"/>
        <w:jc w:val="center"/>
      </w:pPr>
      <w:r>
        <w:rPr>
          <w:noProof/>
          <w:lang w:bidi="ar-SA"/>
        </w:rPr>
        <w:drawing>
          <wp:inline distT="0" distB="0" distL="0" distR="0">
            <wp:extent cx="5305425" cy="4181475"/>
            <wp:effectExtent l="19050" t="0" r="952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5305425" cy="4181475"/>
                    </a:xfrm>
                    <a:prstGeom prst="rect">
                      <a:avLst/>
                    </a:prstGeom>
                    <a:noFill/>
                    <a:ln w="9525">
                      <a:noFill/>
                      <a:miter lim="800000"/>
                      <a:headEnd/>
                      <a:tailEnd/>
                    </a:ln>
                  </pic:spPr>
                </pic:pic>
              </a:graphicData>
            </a:graphic>
          </wp:inline>
        </w:drawing>
      </w:r>
    </w:p>
    <w:p w:rsidR="004447E2" w:rsidRPr="00F23585" w:rsidRDefault="008A7E41" w:rsidP="00F23585">
      <w:pPr>
        <w:pStyle w:val="Caption"/>
        <w:jc w:val="center"/>
      </w:pPr>
      <w:r>
        <w:t xml:space="preserve">Figure </w:t>
      </w:r>
      <w:fldSimple w:instr=" SEQ Figure \* ARABIC ">
        <w:r>
          <w:rPr>
            <w:noProof/>
          </w:rPr>
          <w:t>16</w:t>
        </w:r>
      </w:fldSimple>
      <w:r>
        <w:t xml:space="preserve"> -- UAPI Architecture</w:t>
      </w:r>
    </w:p>
    <w:p w:rsidR="00B82DF6" w:rsidRDefault="00B82DF6" w:rsidP="00B12570">
      <w:pPr>
        <w:pStyle w:val="Heading2"/>
      </w:pPr>
      <w:bookmarkStart w:id="391" w:name="_Toc353267008"/>
      <w:r>
        <w:t>Rating processing</w:t>
      </w:r>
      <w:bookmarkEnd w:id="391"/>
    </w:p>
    <w:p w:rsidR="00E85D27" w:rsidRPr="00E85D27" w:rsidRDefault="00E85D27" w:rsidP="00E85D27">
      <w:pPr>
        <w:ind w:left="0"/>
        <w:rPr>
          <w:sz w:val="22"/>
          <w:szCs w:val="22"/>
        </w:rPr>
      </w:pPr>
      <w:r w:rsidRPr="00E85D27">
        <w:rPr>
          <w:sz w:val="22"/>
          <w:szCs w:val="22"/>
        </w:rPr>
        <w:t xml:space="preserve">The Unified Rating Engine (URE) is a single rating engine for all usage rating in </w:t>
      </w:r>
      <w:r w:rsidR="00E11383">
        <w:rPr>
          <w:sz w:val="22"/>
          <w:szCs w:val="22"/>
        </w:rPr>
        <w:t>the solution</w:t>
      </w:r>
      <w:r w:rsidRPr="00E85D27">
        <w:rPr>
          <w:sz w:val="22"/>
          <w:szCs w:val="22"/>
        </w:rPr>
        <w:t xml:space="preserve">. The </w:t>
      </w:r>
      <w:r w:rsidR="00E11383">
        <w:rPr>
          <w:sz w:val="22"/>
          <w:szCs w:val="22"/>
        </w:rPr>
        <w:t>Solution</w:t>
      </w:r>
      <w:r w:rsidRPr="00E85D27">
        <w:rPr>
          <w:sz w:val="22"/>
          <w:szCs w:val="22"/>
        </w:rPr>
        <w:t xml:space="preserve"> Rating Library presents a single interface for any application performing any rating activity. The rating library is grouped in four modules:</w:t>
      </w:r>
    </w:p>
    <w:p w:rsidR="00E85D27" w:rsidRPr="00E85D27" w:rsidRDefault="00E85D27" w:rsidP="00F4297D">
      <w:pPr>
        <w:pStyle w:val="ListParagraph"/>
        <w:numPr>
          <w:ilvl w:val="0"/>
          <w:numId w:val="17"/>
        </w:numPr>
        <w:rPr>
          <w:sz w:val="22"/>
          <w:szCs w:val="22"/>
        </w:rPr>
      </w:pPr>
      <w:r w:rsidRPr="00E85D27">
        <w:rPr>
          <w:sz w:val="22"/>
          <w:szCs w:val="22"/>
        </w:rPr>
        <w:t>Guiding</w:t>
      </w:r>
    </w:p>
    <w:p w:rsidR="00E85D27" w:rsidRPr="00E85D27" w:rsidRDefault="00E85D27" w:rsidP="00F4297D">
      <w:pPr>
        <w:pStyle w:val="ListParagraph"/>
        <w:numPr>
          <w:ilvl w:val="0"/>
          <w:numId w:val="17"/>
        </w:numPr>
        <w:rPr>
          <w:sz w:val="22"/>
          <w:szCs w:val="22"/>
        </w:rPr>
      </w:pPr>
      <w:r w:rsidRPr="00E85D27">
        <w:rPr>
          <w:sz w:val="22"/>
          <w:szCs w:val="22"/>
        </w:rPr>
        <w:t>Pricing</w:t>
      </w:r>
    </w:p>
    <w:p w:rsidR="00E85D27" w:rsidRPr="00E85D27" w:rsidRDefault="00E85D27" w:rsidP="00F4297D">
      <w:pPr>
        <w:pStyle w:val="ListParagraph"/>
        <w:numPr>
          <w:ilvl w:val="0"/>
          <w:numId w:val="17"/>
        </w:numPr>
        <w:rPr>
          <w:sz w:val="22"/>
          <w:szCs w:val="22"/>
        </w:rPr>
      </w:pPr>
      <w:r w:rsidRPr="00E85D27">
        <w:rPr>
          <w:sz w:val="22"/>
          <w:szCs w:val="22"/>
        </w:rPr>
        <w:t>Charging</w:t>
      </w:r>
    </w:p>
    <w:p w:rsidR="00E85D27" w:rsidRPr="00E85D27" w:rsidRDefault="00E85D27" w:rsidP="00F4297D">
      <w:pPr>
        <w:pStyle w:val="ListParagraph"/>
        <w:numPr>
          <w:ilvl w:val="0"/>
          <w:numId w:val="17"/>
        </w:numPr>
        <w:rPr>
          <w:sz w:val="22"/>
          <w:szCs w:val="22"/>
        </w:rPr>
      </w:pPr>
      <w:r w:rsidRPr="00E85D27">
        <w:rPr>
          <w:sz w:val="22"/>
          <w:szCs w:val="22"/>
        </w:rPr>
        <w:t>Balance Management</w:t>
      </w:r>
    </w:p>
    <w:p w:rsidR="00E85D27" w:rsidRPr="00E85D27" w:rsidRDefault="00E85D27" w:rsidP="00E85D27">
      <w:pPr>
        <w:ind w:left="0"/>
        <w:rPr>
          <w:sz w:val="22"/>
          <w:szCs w:val="22"/>
        </w:rPr>
      </w:pPr>
      <w:r w:rsidRPr="00E85D27">
        <w:rPr>
          <w:sz w:val="22"/>
          <w:szCs w:val="22"/>
        </w:rPr>
        <w:t>These modules are hosted independently of each other and connect the rating libraries by functionality through a common URE API. The output of one, however, might serve as the input to another. Each module can contain one or more libraries.</w:t>
      </w:r>
      <w:r>
        <w:rPr>
          <w:sz w:val="22"/>
          <w:szCs w:val="22"/>
        </w:rPr>
        <w:t xml:space="preserve"> </w:t>
      </w:r>
      <w:r w:rsidRPr="00E85D27">
        <w:rPr>
          <w:sz w:val="22"/>
          <w:szCs w:val="22"/>
        </w:rPr>
        <w:t>The Rating Library has the following functions:</w:t>
      </w:r>
    </w:p>
    <w:p w:rsidR="00E85D27" w:rsidRPr="00E85D27" w:rsidRDefault="00E85D27" w:rsidP="00F4297D">
      <w:pPr>
        <w:pStyle w:val="ListParagraph"/>
        <w:numPr>
          <w:ilvl w:val="0"/>
          <w:numId w:val="18"/>
        </w:numPr>
        <w:rPr>
          <w:sz w:val="22"/>
          <w:szCs w:val="22"/>
        </w:rPr>
      </w:pPr>
      <w:r w:rsidRPr="00E85D27">
        <w:rPr>
          <w:sz w:val="22"/>
          <w:szCs w:val="22"/>
        </w:rPr>
        <w:t>determines Segmentation Keys</w:t>
      </w:r>
    </w:p>
    <w:p w:rsidR="00E85D27" w:rsidRPr="00E85D27" w:rsidRDefault="00E85D27" w:rsidP="00F4297D">
      <w:pPr>
        <w:pStyle w:val="ListParagraph"/>
        <w:numPr>
          <w:ilvl w:val="0"/>
          <w:numId w:val="18"/>
        </w:numPr>
        <w:rPr>
          <w:sz w:val="22"/>
          <w:szCs w:val="22"/>
        </w:rPr>
      </w:pPr>
      <w:r w:rsidRPr="00E85D27">
        <w:rPr>
          <w:sz w:val="22"/>
          <w:szCs w:val="22"/>
        </w:rPr>
        <w:lastRenderedPageBreak/>
        <w:t>determines Final AUT</w:t>
      </w:r>
    </w:p>
    <w:p w:rsidR="00E85D27" w:rsidRPr="00E85D27" w:rsidRDefault="00E85D27" w:rsidP="00F4297D">
      <w:pPr>
        <w:pStyle w:val="ListParagraph"/>
        <w:numPr>
          <w:ilvl w:val="0"/>
          <w:numId w:val="18"/>
        </w:numPr>
        <w:rPr>
          <w:sz w:val="22"/>
          <w:szCs w:val="22"/>
        </w:rPr>
      </w:pPr>
      <w:r w:rsidRPr="00E85D27">
        <w:rPr>
          <w:sz w:val="22"/>
          <w:szCs w:val="22"/>
        </w:rPr>
        <w:t>determines Offer and Tariff information</w:t>
      </w:r>
    </w:p>
    <w:p w:rsidR="00E85D27" w:rsidRPr="00E85D27" w:rsidRDefault="00E85D27" w:rsidP="00F4297D">
      <w:pPr>
        <w:pStyle w:val="ListParagraph"/>
        <w:numPr>
          <w:ilvl w:val="0"/>
          <w:numId w:val="18"/>
        </w:numPr>
        <w:rPr>
          <w:sz w:val="22"/>
          <w:szCs w:val="22"/>
        </w:rPr>
      </w:pPr>
      <w:r w:rsidRPr="00E85D27">
        <w:rPr>
          <w:sz w:val="22"/>
          <w:szCs w:val="22"/>
        </w:rPr>
        <w:t>determines Discount and Bonus information</w:t>
      </w:r>
    </w:p>
    <w:p w:rsidR="00E85D27" w:rsidRPr="00E85D27" w:rsidRDefault="00E85D27" w:rsidP="00F4297D">
      <w:pPr>
        <w:pStyle w:val="ListParagraph"/>
        <w:numPr>
          <w:ilvl w:val="0"/>
          <w:numId w:val="18"/>
        </w:numPr>
        <w:rPr>
          <w:sz w:val="22"/>
          <w:szCs w:val="22"/>
        </w:rPr>
      </w:pPr>
      <w:r w:rsidRPr="00E85D27">
        <w:rPr>
          <w:sz w:val="22"/>
          <w:szCs w:val="22"/>
        </w:rPr>
        <w:t>determines Liable Party</w:t>
      </w:r>
    </w:p>
    <w:p w:rsidR="00F23585" w:rsidRPr="00F23585" w:rsidRDefault="00E85D27" w:rsidP="00F4297D">
      <w:pPr>
        <w:pStyle w:val="ListParagraph"/>
        <w:numPr>
          <w:ilvl w:val="0"/>
          <w:numId w:val="18"/>
        </w:numPr>
        <w:rPr>
          <w:sz w:val="22"/>
          <w:szCs w:val="22"/>
        </w:rPr>
      </w:pPr>
      <w:r w:rsidRPr="00E85D27">
        <w:rPr>
          <w:sz w:val="22"/>
          <w:szCs w:val="22"/>
        </w:rPr>
        <w:t>checks Service Eligibility</w:t>
      </w:r>
    </w:p>
    <w:p w:rsidR="0044441E" w:rsidRDefault="0044441E" w:rsidP="0044441E">
      <w:pPr>
        <w:ind w:left="0"/>
        <w:rPr>
          <w:sz w:val="22"/>
          <w:szCs w:val="22"/>
        </w:rPr>
      </w:pPr>
      <w:r>
        <w:rPr>
          <w:sz w:val="22"/>
          <w:szCs w:val="22"/>
        </w:rPr>
        <w:t>The following diagram shows the URE architecture</w:t>
      </w:r>
    </w:p>
    <w:p w:rsidR="0044441E" w:rsidRDefault="0044441E" w:rsidP="00E230AE">
      <w:pPr>
        <w:pStyle w:val="BodyText"/>
        <w:ind w:left="0"/>
        <w:jc w:val="center"/>
      </w:pPr>
      <w:r>
        <w:rPr>
          <w:noProof/>
          <w:lang w:bidi="ar-SA"/>
        </w:rPr>
        <w:drawing>
          <wp:inline distT="0" distB="0" distL="0" distR="0">
            <wp:extent cx="4778582" cy="3310081"/>
            <wp:effectExtent l="19050" t="0" r="2968"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4785879" cy="3315135"/>
                    </a:xfrm>
                    <a:prstGeom prst="rect">
                      <a:avLst/>
                    </a:prstGeom>
                    <a:noFill/>
                    <a:ln w="9525">
                      <a:noFill/>
                      <a:miter lim="800000"/>
                      <a:headEnd/>
                      <a:tailEnd/>
                    </a:ln>
                  </pic:spPr>
                </pic:pic>
              </a:graphicData>
            </a:graphic>
          </wp:inline>
        </w:drawing>
      </w:r>
    </w:p>
    <w:p w:rsidR="008A7E41" w:rsidRDefault="008A7E41" w:rsidP="00E230AE">
      <w:pPr>
        <w:pStyle w:val="Caption"/>
        <w:jc w:val="center"/>
      </w:pPr>
      <w:bookmarkStart w:id="392" w:name="_Toc320018357"/>
      <w:r>
        <w:t xml:space="preserve">Figure </w:t>
      </w:r>
      <w:fldSimple w:instr=" SEQ Figure \* ARABIC ">
        <w:r>
          <w:rPr>
            <w:noProof/>
          </w:rPr>
          <w:t>17</w:t>
        </w:r>
      </w:fldSimple>
      <w:r>
        <w:t xml:space="preserve"> -- URE Architecture</w:t>
      </w:r>
      <w:bookmarkEnd w:id="392"/>
    </w:p>
    <w:p w:rsidR="004447E2" w:rsidRPr="004447E2" w:rsidRDefault="004447E2" w:rsidP="004447E2">
      <w:pPr>
        <w:pStyle w:val="BodyText"/>
      </w:pPr>
    </w:p>
    <w:p w:rsidR="0044441E" w:rsidRPr="00862B73" w:rsidRDefault="0044441E" w:rsidP="0044441E">
      <w:pPr>
        <w:pStyle w:val="BodyText"/>
        <w:ind w:left="0"/>
        <w:jc w:val="both"/>
      </w:pPr>
      <w:r w:rsidRPr="00862B73">
        <w:t xml:space="preserve">The real-time applications such as call processor, CAMEL 3 SMS/GPRS, Event Charging, OSA, </w:t>
      </w:r>
      <w:r>
        <w:t xml:space="preserve">and </w:t>
      </w:r>
      <w:r w:rsidRPr="00862B73">
        <w:t>Diameter (Comverse SLE, Packet Switch, and IMS) provide input to the Unified Rating Engine in real time. The Unified Rating Engine is run in online mode to process usage events received via real-time applications</w:t>
      </w:r>
      <w:bookmarkStart w:id="393" w:name="OLE_LINK39"/>
      <w:bookmarkStart w:id="394" w:name="OLE_LINK40"/>
      <w:r>
        <w:t xml:space="preserve">. </w:t>
      </w:r>
      <w:r w:rsidRPr="00862B73">
        <w:t xml:space="preserve">The figure below shows the processing of events via the </w:t>
      </w:r>
      <w:bookmarkStart w:id="395" w:name="OLE_LINK43"/>
      <w:bookmarkStart w:id="396" w:name="OLE_LINK44"/>
      <w:r w:rsidRPr="00862B73">
        <w:t xml:space="preserve">Unified Rating Engine in </w:t>
      </w:r>
      <w:r>
        <w:t>o</w:t>
      </w:r>
      <w:r w:rsidRPr="00862B73">
        <w:t>nline mode</w:t>
      </w:r>
      <w:bookmarkEnd w:id="395"/>
      <w:bookmarkEnd w:id="396"/>
      <w:r w:rsidRPr="00862B73">
        <w:t>.</w:t>
      </w:r>
      <w:bookmarkEnd w:id="393"/>
      <w:bookmarkEnd w:id="394"/>
    </w:p>
    <w:p w:rsidR="0044441E" w:rsidRDefault="0044441E" w:rsidP="0044441E">
      <w:pPr>
        <w:pStyle w:val="BodyText"/>
        <w:keepNext/>
        <w:ind w:left="0"/>
        <w:jc w:val="center"/>
      </w:pPr>
      <w:r>
        <w:rPr>
          <w:noProof/>
          <w:lang w:bidi="ar-SA"/>
        </w:rPr>
        <w:lastRenderedPageBreak/>
        <w:drawing>
          <wp:inline distT="0" distB="0" distL="0" distR="0">
            <wp:extent cx="5475605" cy="2934335"/>
            <wp:effectExtent l="19050" t="0" r="0" b="0"/>
            <wp:docPr id="19" name="Picture 89" descr="Rating-Charging-Promotions-OnlineEvent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Rating-Charging-Promotions-OnlineEventProcessing"/>
                    <pic:cNvPicPr>
                      <a:picLocks noChangeAspect="1" noChangeArrowheads="1"/>
                    </pic:cNvPicPr>
                  </pic:nvPicPr>
                  <pic:blipFill>
                    <a:blip r:embed="rId31"/>
                    <a:srcRect/>
                    <a:stretch>
                      <a:fillRect/>
                    </a:stretch>
                  </pic:blipFill>
                  <pic:spPr bwMode="auto">
                    <a:xfrm>
                      <a:off x="0" y="0"/>
                      <a:ext cx="5475605" cy="2934335"/>
                    </a:xfrm>
                    <a:prstGeom prst="rect">
                      <a:avLst/>
                    </a:prstGeom>
                    <a:noFill/>
                    <a:ln w="9525">
                      <a:noFill/>
                      <a:miter lim="800000"/>
                      <a:headEnd/>
                      <a:tailEnd/>
                    </a:ln>
                  </pic:spPr>
                </pic:pic>
              </a:graphicData>
            </a:graphic>
          </wp:inline>
        </w:drawing>
      </w:r>
    </w:p>
    <w:p w:rsidR="008A7E41" w:rsidRDefault="008A7E41" w:rsidP="00E230AE">
      <w:pPr>
        <w:pStyle w:val="Caption"/>
        <w:jc w:val="center"/>
      </w:pPr>
      <w:bookmarkStart w:id="397" w:name="_Toc320018358"/>
      <w:r>
        <w:t xml:space="preserve">Figure </w:t>
      </w:r>
      <w:fldSimple w:instr=" SEQ Figure \* ARABIC ">
        <w:r>
          <w:rPr>
            <w:noProof/>
          </w:rPr>
          <w:t>18</w:t>
        </w:r>
      </w:fldSimple>
      <w:r>
        <w:t xml:space="preserve"> -- Online URE</w:t>
      </w:r>
      <w:bookmarkEnd w:id="397"/>
    </w:p>
    <w:p w:rsidR="0044441E" w:rsidRPr="00862B73" w:rsidRDefault="0044441E" w:rsidP="0044441E">
      <w:pPr>
        <w:pStyle w:val="BodyText"/>
        <w:ind w:left="0"/>
        <w:jc w:val="both"/>
      </w:pPr>
      <w:r w:rsidRPr="00862B73">
        <w:t xml:space="preserve">The Unified Rating Engine processes usage events received from </w:t>
      </w:r>
      <w:r>
        <w:t>Comverse</w:t>
      </w:r>
      <w:r w:rsidRPr="00862B73">
        <w:t xml:space="preserve"> Mediation via files in batch mode. The Unified Rating Engine is run in offline mode for processing the events received in batch mode. The Unified Rating Engine also processes the outage records in an offline mode. Outage records are internal and external records created during partial outages or temporary database unavailability for the purpose of revenue recovery.</w:t>
      </w:r>
      <w:r>
        <w:t xml:space="preserve"> </w:t>
      </w:r>
      <w:r w:rsidRPr="00862B73">
        <w:t xml:space="preserve">The figure below shows the processing of events via the </w:t>
      </w:r>
      <w:bookmarkStart w:id="398" w:name="OLE_LINK47"/>
      <w:bookmarkStart w:id="399" w:name="OLE_LINK48"/>
      <w:r w:rsidRPr="00862B73">
        <w:t xml:space="preserve">Unified Rating Engine in </w:t>
      </w:r>
      <w:r>
        <w:t>o</w:t>
      </w:r>
      <w:r w:rsidRPr="00862B73">
        <w:t>ffline mode</w:t>
      </w:r>
      <w:bookmarkEnd w:id="398"/>
      <w:bookmarkEnd w:id="399"/>
      <w:r>
        <w:t>.</w:t>
      </w:r>
    </w:p>
    <w:p w:rsidR="0044441E" w:rsidRDefault="0044441E" w:rsidP="0044441E">
      <w:pPr>
        <w:pStyle w:val="BodyText"/>
        <w:keepNext/>
        <w:ind w:left="0"/>
        <w:jc w:val="center"/>
      </w:pPr>
      <w:r>
        <w:rPr>
          <w:noProof/>
          <w:lang w:bidi="ar-SA"/>
        </w:rPr>
        <w:drawing>
          <wp:inline distT="0" distB="0" distL="0" distR="0">
            <wp:extent cx="5486400" cy="2828290"/>
            <wp:effectExtent l="19050" t="0" r="0" b="0"/>
            <wp:docPr id="24" name="Picture 90" descr="Rating-Charging-Promotions-OfflineEvent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Rating-Charging-Promotions-OfflineEventProcessing"/>
                    <pic:cNvPicPr>
                      <a:picLocks noChangeAspect="1" noChangeArrowheads="1"/>
                    </pic:cNvPicPr>
                  </pic:nvPicPr>
                  <pic:blipFill>
                    <a:blip r:embed="rId32"/>
                    <a:srcRect/>
                    <a:stretch>
                      <a:fillRect/>
                    </a:stretch>
                  </pic:blipFill>
                  <pic:spPr bwMode="auto">
                    <a:xfrm>
                      <a:off x="0" y="0"/>
                      <a:ext cx="5486400" cy="2828290"/>
                    </a:xfrm>
                    <a:prstGeom prst="rect">
                      <a:avLst/>
                    </a:prstGeom>
                    <a:noFill/>
                    <a:ln w="9525">
                      <a:noFill/>
                      <a:miter lim="800000"/>
                      <a:headEnd/>
                      <a:tailEnd/>
                    </a:ln>
                  </pic:spPr>
                </pic:pic>
              </a:graphicData>
            </a:graphic>
          </wp:inline>
        </w:drawing>
      </w:r>
    </w:p>
    <w:p w:rsidR="008A7E41" w:rsidRDefault="008A7E41" w:rsidP="00E230AE">
      <w:pPr>
        <w:pStyle w:val="Caption"/>
        <w:jc w:val="center"/>
      </w:pPr>
      <w:bookmarkStart w:id="400" w:name="_Toc320018359"/>
      <w:r>
        <w:t xml:space="preserve">Figure </w:t>
      </w:r>
      <w:fldSimple w:instr=" SEQ Figure \* ARABIC ">
        <w:r>
          <w:rPr>
            <w:noProof/>
          </w:rPr>
          <w:t>19</w:t>
        </w:r>
      </w:fldSimple>
      <w:r>
        <w:t xml:space="preserve"> -- Offline URE</w:t>
      </w:r>
      <w:bookmarkEnd w:id="400"/>
    </w:p>
    <w:p w:rsidR="0044441E" w:rsidRPr="0044441E" w:rsidRDefault="0044441E" w:rsidP="0044441E">
      <w:pPr>
        <w:pStyle w:val="BodyText"/>
        <w:ind w:left="0"/>
      </w:pPr>
    </w:p>
    <w:p w:rsidR="00BD443D" w:rsidRDefault="00BD443D" w:rsidP="00B12570">
      <w:pPr>
        <w:pStyle w:val="Heading2"/>
      </w:pPr>
      <w:bookmarkStart w:id="401" w:name="_Toc353267009"/>
      <w:bookmarkStart w:id="402" w:name="_Toc241081539"/>
      <w:r>
        <w:lastRenderedPageBreak/>
        <w:t>Re-Rating</w:t>
      </w:r>
      <w:bookmarkEnd w:id="401"/>
    </w:p>
    <w:p w:rsidR="00BD443D" w:rsidRPr="00BD443D" w:rsidRDefault="00BD443D" w:rsidP="00BD443D">
      <w:pPr>
        <w:ind w:left="0"/>
        <w:rPr>
          <w:sz w:val="22"/>
          <w:szCs w:val="22"/>
        </w:rPr>
      </w:pPr>
      <w:r w:rsidRPr="00BD443D">
        <w:rPr>
          <w:sz w:val="22"/>
          <w:szCs w:val="22"/>
        </w:rPr>
        <w:t>Rerating is the ability to recalculate charges for previously rated or charged activities such as voice</w:t>
      </w:r>
      <w:r>
        <w:rPr>
          <w:sz w:val="22"/>
          <w:szCs w:val="22"/>
        </w:rPr>
        <w:t xml:space="preserve"> </w:t>
      </w:r>
      <w:r w:rsidRPr="00BD443D">
        <w:rPr>
          <w:sz w:val="22"/>
          <w:szCs w:val="22"/>
        </w:rPr>
        <w:t>calls, data sessions, SMS, and so on. The following are possible reasons for re</w:t>
      </w:r>
      <w:r>
        <w:rPr>
          <w:sz w:val="22"/>
          <w:szCs w:val="22"/>
        </w:rPr>
        <w:t>-rating</w:t>
      </w:r>
      <w:r w:rsidRPr="00BD443D">
        <w:rPr>
          <w:sz w:val="22"/>
          <w:szCs w:val="22"/>
        </w:rPr>
        <w:t>:</w:t>
      </w:r>
    </w:p>
    <w:p w:rsidR="00BD443D" w:rsidRPr="00BD443D" w:rsidRDefault="00BD443D" w:rsidP="00F4297D">
      <w:pPr>
        <w:pStyle w:val="ListParagraph"/>
        <w:numPr>
          <w:ilvl w:val="0"/>
          <w:numId w:val="19"/>
        </w:numPr>
        <w:rPr>
          <w:sz w:val="22"/>
          <w:szCs w:val="22"/>
        </w:rPr>
      </w:pPr>
      <w:r w:rsidRPr="00BD443D">
        <w:rPr>
          <w:sz w:val="22"/>
          <w:szCs w:val="22"/>
        </w:rPr>
        <w:t>To comply with retroactive rate change, which may be caused by regulatory decisions</w:t>
      </w:r>
    </w:p>
    <w:p w:rsidR="00BD443D" w:rsidRPr="00BD443D" w:rsidRDefault="00BD443D" w:rsidP="00F4297D">
      <w:pPr>
        <w:pStyle w:val="ListParagraph"/>
        <w:numPr>
          <w:ilvl w:val="0"/>
          <w:numId w:val="19"/>
        </w:numPr>
        <w:rPr>
          <w:sz w:val="22"/>
          <w:szCs w:val="22"/>
        </w:rPr>
      </w:pPr>
      <w:r w:rsidRPr="00BD443D">
        <w:rPr>
          <w:sz w:val="22"/>
          <w:szCs w:val="22"/>
        </w:rPr>
        <w:t>To correct faulty configurations, which could include such things as the wrong tariff, wrong</w:t>
      </w:r>
      <w:r>
        <w:rPr>
          <w:sz w:val="22"/>
          <w:szCs w:val="22"/>
        </w:rPr>
        <w:t xml:space="preserve"> </w:t>
      </w:r>
      <w:r w:rsidRPr="00BD443D">
        <w:rPr>
          <w:sz w:val="22"/>
          <w:szCs w:val="22"/>
        </w:rPr>
        <w:t>calendar, or wrong location setup</w:t>
      </w:r>
    </w:p>
    <w:p w:rsidR="00BD443D" w:rsidRPr="00BD443D" w:rsidRDefault="00BD443D" w:rsidP="00F4297D">
      <w:pPr>
        <w:pStyle w:val="ListParagraph"/>
        <w:numPr>
          <w:ilvl w:val="0"/>
          <w:numId w:val="19"/>
        </w:numPr>
        <w:rPr>
          <w:sz w:val="22"/>
          <w:szCs w:val="22"/>
        </w:rPr>
      </w:pPr>
      <w:r w:rsidRPr="00BD443D">
        <w:rPr>
          <w:sz w:val="22"/>
          <w:szCs w:val="22"/>
        </w:rPr>
        <w:t>To deal with CDRs received in a sequence that differs from the order in which the</w:t>
      </w:r>
      <w:r>
        <w:rPr>
          <w:sz w:val="22"/>
          <w:szCs w:val="22"/>
        </w:rPr>
        <w:t xml:space="preserve"> </w:t>
      </w:r>
      <w:r w:rsidRPr="00BD443D">
        <w:rPr>
          <w:sz w:val="22"/>
          <w:szCs w:val="22"/>
        </w:rPr>
        <w:t>transaction occurred</w:t>
      </w:r>
    </w:p>
    <w:p w:rsidR="00BD443D" w:rsidRPr="00BD443D" w:rsidRDefault="00BD443D" w:rsidP="00F4297D">
      <w:pPr>
        <w:pStyle w:val="ListParagraph"/>
        <w:numPr>
          <w:ilvl w:val="0"/>
          <w:numId w:val="19"/>
        </w:numPr>
        <w:rPr>
          <w:sz w:val="22"/>
          <w:szCs w:val="22"/>
        </w:rPr>
      </w:pPr>
      <w:r w:rsidRPr="00BD443D">
        <w:rPr>
          <w:sz w:val="22"/>
          <w:szCs w:val="22"/>
        </w:rPr>
        <w:t>Billing period change</w:t>
      </w:r>
    </w:p>
    <w:p w:rsidR="00BD443D" w:rsidRDefault="00BD443D" w:rsidP="00F4297D">
      <w:pPr>
        <w:pStyle w:val="ListParagraph"/>
        <w:numPr>
          <w:ilvl w:val="0"/>
          <w:numId w:val="19"/>
        </w:numPr>
        <w:rPr>
          <w:sz w:val="22"/>
          <w:szCs w:val="22"/>
        </w:rPr>
      </w:pPr>
      <w:r w:rsidRPr="00BD443D">
        <w:rPr>
          <w:sz w:val="22"/>
          <w:szCs w:val="22"/>
        </w:rPr>
        <w:t>Backdating a rate plan for a subscriber</w:t>
      </w:r>
    </w:p>
    <w:p w:rsidR="00BD443D" w:rsidRPr="00BD443D" w:rsidRDefault="00BD443D" w:rsidP="00BD443D">
      <w:pPr>
        <w:ind w:left="0"/>
        <w:rPr>
          <w:sz w:val="22"/>
          <w:szCs w:val="22"/>
        </w:rPr>
      </w:pPr>
      <w:r w:rsidRPr="00BD443D">
        <w:rPr>
          <w:sz w:val="22"/>
          <w:szCs w:val="22"/>
        </w:rPr>
        <w:t xml:space="preserve">Rerating selects unbilled usage and re-applies rates and pricing, re-guiding usage if necessary. The URC module collects unbilled usage data from such tables as CDR_DATA, sorting and </w:t>
      </w:r>
      <w:r>
        <w:rPr>
          <w:sz w:val="22"/>
          <w:szCs w:val="22"/>
        </w:rPr>
        <w:t>packaging the data into files</w:t>
      </w:r>
      <w:r w:rsidRPr="00BD443D">
        <w:rPr>
          <w:sz w:val="22"/>
          <w:szCs w:val="22"/>
        </w:rPr>
        <w:t xml:space="preserve"> having C-CAP pick up and process those files and then call the URE to refund the original charge and apply new pricing to the usage. </w:t>
      </w:r>
    </w:p>
    <w:p w:rsidR="00BD443D" w:rsidRPr="00BD443D" w:rsidRDefault="00BD443D" w:rsidP="00BD443D">
      <w:pPr>
        <w:ind w:left="0"/>
        <w:rPr>
          <w:sz w:val="22"/>
          <w:szCs w:val="22"/>
        </w:rPr>
      </w:pPr>
      <w:r w:rsidRPr="00BD443D">
        <w:rPr>
          <w:sz w:val="22"/>
          <w:szCs w:val="22"/>
        </w:rPr>
        <w:t>The rerating process involves the following steps:</w:t>
      </w:r>
    </w:p>
    <w:p w:rsidR="00BD443D" w:rsidRPr="00BD443D" w:rsidRDefault="00BD443D" w:rsidP="00F4297D">
      <w:pPr>
        <w:pStyle w:val="ListParagraph"/>
        <w:numPr>
          <w:ilvl w:val="0"/>
          <w:numId w:val="20"/>
        </w:numPr>
        <w:rPr>
          <w:sz w:val="22"/>
          <w:szCs w:val="22"/>
        </w:rPr>
      </w:pPr>
      <w:r w:rsidRPr="00BD443D">
        <w:rPr>
          <w:sz w:val="22"/>
          <w:szCs w:val="22"/>
        </w:rPr>
        <w:t>Trigger rerating by initiating a rerating request</w:t>
      </w:r>
    </w:p>
    <w:p w:rsidR="00BD443D" w:rsidRPr="00BD443D" w:rsidRDefault="00BD443D" w:rsidP="00F4297D">
      <w:pPr>
        <w:pStyle w:val="ListParagraph"/>
        <w:numPr>
          <w:ilvl w:val="0"/>
          <w:numId w:val="20"/>
        </w:numPr>
        <w:rPr>
          <w:sz w:val="22"/>
          <w:szCs w:val="22"/>
        </w:rPr>
      </w:pPr>
      <w:r w:rsidRPr="00BD443D">
        <w:rPr>
          <w:sz w:val="22"/>
          <w:szCs w:val="22"/>
        </w:rPr>
        <w:t>Identify and collect records and pre-processing</w:t>
      </w:r>
    </w:p>
    <w:p w:rsidR="00BD443D" w:rsidRPr="00BD443D" w:rsidRDefault="00BD443D" w:rsidP="00F4297D">
      <w:pPr>
        <w:pStyle w:val="ListParagraph"/>
        <w:numPr>
          <w:ilvl w:val="0"/>
          <w:numId w:val="20"/>
        </w:numPr>
        <w:rPr>
          <w:sz w:val="22"/>
          <w:szCs w:val="22"/>
        </w:rPr>
      </w:pPr>
      <w:r w:rsidRPr="00BD443D">
        <w:rPr>
          <w:sz w:val="22"/>
          <w:szCs w:val="22"/>
        </w:rPr>
        <w:t>Subscriber record and store rerating histories</w:t>
      </w:r>
    </w:p>
    <w:p w:rsidR="00BD443D" w:rsidRPr="00BD443D" w:rsidRDefault="00BD443D" w:rsidP="00F4297D">
      <w:pPr>
        <w:pStyle w:val="ListParagraph"/>
        <w:numPr>
          <w:ilvl w:val="0"/>
          <w:numId w:val="20"/>
        </w:numPr>
        <w:rPr>
          <w:sz w:val="22"/>
          <w:szCs w:val="22"/>
        </w:rPr>
      </w:pPr>
      <w:r w:rsidRPr="00BD443D">
        <w:rPr>
          <w:sz w:val="22"/>
          <w:szCs w:val="22"/>
        </w:rPr>
        <w:t>Identify applicable service data and calculate the re-rated charges</w:t>
      </w:r>
    </w:p>
    <w:p w:rsidR="00BD443D" w:rsidRPr="00BD443D" w:rsidRDefault="00BD443D" w:rsidP="00BD443D">
      <w:pPr>
        <w:ind w:left="0"/>
        <w:rPr>
          <w:sz w:val="22"/>
          <w:szCs w:val="22"/>
        </w:rPr>
      </w:pPr>
      <w:r w:rsidRPr="00BD443D">
        <w:rPr>
          <w:sz w:val="22"/>
          <w:szCs w:val="22"/>
        </w:rPr>
        <w:t>Rerating is either basic or standard.</w:t>
      </w:r>
    </w:p>
    <w:p w:rsidR="00BD443D" w:rsidRPr="00BD443D" w:rsidRDefault="00BD443D" w:rsidP="00F4297D">
      <w:pPr>
        <w:pStyle w:val="ListParagraph"/>
        <w:numPr>
          <w:ilvl w:val="0"/>
          <w:numId w:val="21"/>
        </w:numPr>
        <w:rPr>
          <w:sz w:val="22"/>
          <w:szCs w:val="22"/>
        </w:rPr>
      </w:pPr>
      <w:r w:rsidRPr="00BD443D">
        <w:rPr>
          <w:sz w:val="22"/>
          <w:szCs w:val="22"/>
        </w:rPr>
        <w:t>Basic rerating -- Consider only directly affected records. Each record is re-rated individually with a delta recorded for each activity. The deltas of all affected records are tallied and the subscriber record is updated with the total.</w:t>
      </w:r>
    </w:p>
    <w:p w:rsidR="00BD443D" w:rsidRPr="00BD443D" w:rsidRDefault="00BD443D" w:rsidP="00F4297D">
      <w:pPr>
        <w:pStyle w:val="ListParagraph"/>
        <w:numPr>
          <w:ilvl w:val="0"/>
          <w:numId w:val="21"/>
        </w:numPr>
        <w:rPr>
          <w:sz w:val="22"/>
          <w:szCs w:val="22"/>
        </w:rPr>
      </w:pPr>
      <w:r w:rsidRPr="00BD443D">
        <w:rPr>
          <w:sz w:val="22"/>
          <w:szCs w:val="22"/>
        </w:rPr>
        <w:t>Standard rerating -- Consider all records for an individual subscriber within a period that includes all activities not directly affected.</w:t>
      </w:r>
    </w:p>
    <w:p w:rsidR="00BD443D" w:rsidRDefault="00BD443D" w:rsidP="00BD443D">
      <w:pPr>
        <w:ind w:left="0"/>
        <w:rPr>
          <w:sz w:val="22"/>
          <w:szCs w:val="22"/>
        </w:rPr>
      </w:pPr>
      <w:r w:rsidRPr="00BD443D">
        <w:rPr>
          <w:sz w:val="22"/>
          <w:szCs w:val="22"/>
        </w:rPr>
        <w:t xml:space="preserve">In </w:t>
      </w:r>
      <w:r w:rsidR="00E11383">
        <w:rPr>
          <w:sz w:val="22"/>
          <w:szCs w:val="22"/>
        </w:rPr>
        <w:t xml:space="preserve">the solution </w:t>
      </w:r>
      <w:r w:rsidRPr="00BD443D">
        <w:rPr>
          <w:sz w:val="22"/>
          <w:szCs w:val="22"/>
        </w:rPr>
        <w:t>the initial data comes from the CDR_DATA table. If in addition re-guiding is necessary, it may be necessary to apply usage to a different account or subscriber on a different database server than the original one.</w:t>
      </w:r>
    </w:p>
    <w:p w:rsidR="00BD443D" w:rsidRPr="00BD443D" w:rsidRDefault="00BD443D" w:rsidP="003043A1">
      <w:pPr>
        <w:pStyle w:val="Heading3"/>
        <w:ind w:left="1800" w:hanging="1800"/>
      </w:pPr>
      <w:bookmarkStart w:id="403" w:name="_Toc353267010"/>
      <w:r w:rsidRPr="00BD443D">
        <w:t>Rerating Criteria</w:t>
      </w:r>
      <w:bookmarkEnd w:id="403"/>
    </w:p>
    <w:p w:rsidR="00BD443D" w:rsidRPr="00BD443D" w:rsidRDefault="00BD443D" w:rsidP="00BD443D">
      <w:pPr>
        <w:ind w:left="0"/>
        <w:rPr>
          <w:sz w:val="22"/>
          <w:szCs w:val="22"/>
        </w:rPr>
      </w:pPr>
      <w:r w:rsidRPr="00BD443D">
        <w:rPr>
          <w:sz w:val="22"/>
          <w:szCs w:val="22"/>
        </w:rPr>
        <w:t>Many scenarios can trigger rerating; as a result it is very difficult to determine which subscriber and transactions have been affected and must be re-rated. The following list describes as many scenarios as possible, but it is not and could not be a complete list.</w:t>
      </w:r>
    </w:p>
    <w:p w:rsidR="00BD443D" w:rsidRPr="00BD443D" w:rsidRDefault="00BD443D" w:rsidP="00F4297D">
      <w:pPr>
        <w:pStyle w:val="ListParagraph"/>
        <w:numPr>
          <w:ilvl w:val="0"/>
          <w:numId w:val="22"/>
        </w:numPr>
        <w:rPr>
          <w:sz w:val="22"/>
          <w:szCs w:val="22"/>
        </w:rPr>
      </w:pPr>
      <w:r w:rsidRPr="00BD443D">
        <w:rPr>
          <w:sz w:val="22"/>
          <w:szCs w:val="22"/>
        </w:rPr>
        <w:t>Retroactive Rate Change</w:t>
      </w:r>
    </w:p>
    <w:p w:rsidR="00BD443D" w:rsidRPr="00BD443D" w:rsidRDefault="00BD443D" w:rsidP="00BD443D">
      <w:pPr>
        <w:pStyle w:val="ListParagraph"/>
        <w:rPr>
          <w:sz w:val="22"/>
          <w:szCs w:val="22"/>
        </w:rPr>
      </w:pPr>
      <w:r w:rsidRPr="00BD443D">
        <w:rPr>
          <w:sz w:val="22"/>
          <w:szCs w:val="22"/>
        </w:rPr>
        <w:lastRenderedPageBreak/>
        <w:t>Rates are retroactively changed mainly as the result of a regulatory decision. For example, a</w:t>
      </w:r>
      <w:r>
        <w:rPr>
          <w:sz w:val="22"/>
          <w:szCs w:val="22"/>
        </w:rPr>
        <w:t xml:space="preserve"> </w:t>
      </w:r>
      <w:r w:rsidRPr="00BD443D">
        <w:rPr>
          <w:sz w:val="22"/>
          <w:szCs w:val="22"/>
        </w:rPr>
        <w:t>tax bill enforced by government requires application of a tax over the previous six months.</w:t>
      </w:r>
    </w:p>
    <w:p w:rsidR="00BD443D" w:rsidRPr="00BD443D" w:rsidRDefault="00BD443D" w:rsidP="00F4297D">
      <w:pPr>
        <w:pStyle w:val="ListParagraph"/>
        <w:numPr>
          <w:ilvl w:val="0"/>
          <w:numId w:val="22"/>
        </w:numPr>
        <w:rPr>
          <w:sz w:val="22"/>
          <w:szCs w:val="22"/>
        </w:rPr>
      </w:pPr>
      <w:r w:rsidRPr="00BD443D">
        <w:rPr>
          <w:sz w:val="22"/>
          <w:szCs w:val="22"/>
        </w:rPr>
        <w:t>Bad configuration</w:t>
      </w:r>
    </w:p>
    <w:p w:rsidR="00BD443D" w:rsidRPr="00BD443D" w:rsidRDefault="00BD443D" w:rsidP="00BD443D">
      <w:pPr>
        <w:pStyle w:val="ListParagraph"/>
        <w:rPr>
          <w:sz w:val="22"/>
          <w:szCs w:val="22"/>
        </w:rPr>
      </w:pPr>
      <w:r w:rsidRPr="00BD443D">
        <w:rPr>
          <w:sz w:val="22"/>
          <w:szCs w:val="22"/>
        </w:rPr>
        <w:t>The scope of bad configuration could be very extensive. To name a few:</w:t>
      </w:r>
    </w:p>
    <w:p w:rsidR="00BD443D" w:rsidRPr="00BD443D" w:rsidRDefault="00BD443D" w:rsidP="00F4297D">
      <w:pPr>
        <w:pStyle w:val="ListParagraph"/>
        <w:numPr>
          <w:ilvl w:val="0"/>
          <w:numId w:val="22"/>
        </w:numPr>
        <w:rPr>
          <w:sz w:val="22"/>
          <w:szCs w:val="22"/>
        </w:rPr>
      </w:pPr>
      <w:r w:rsidRPr="00BD443D">
        <w:rPr>
          <w:sz w:val="22"/>
          <w:szCs w:val="22"/>
        </w:rPr>
        <w:t>Provisioning staff make mistakes in provisioning tariff. For example, a tariff in</w:t>
      </w:r>
      <w:r>
        <w:rPr>
          <w:sz w:val="22"/>
          <w:szCs w:val="22"/>
        </w:rPr>
        <w:t xml:space="preserve"> </w:t>
      </w:r>
      <w:r w:rsidRPr="00BD443D">
        <w:rPr>
          <w:sz w:val="22"/>
          <w:szCs w:val="22"/>
        </w:rPr>
        <w:t>production reads $0.10/60Sec when it should be $0.09/60Sec.</w:t>
      </w:r>
    </w:p>
    <w:p w:rsidR="00BD443D" w:rsidRPr="00BD443D" w:rsidRDefault="00BD443D" w:rsidP="00F4297D">
      <w:pPr>
        <w:pStyle w:val="ListParagraph"/>
        <w:numPr>
          <w:ilvl w:val="0"/>
          <w:numId w:val="22"/>
        </w:numPr>
        <w:rPr>
          <w:sz w:val="22"/>
          <w:szCs w:val="22"/>
        </w:rPr>
      </w:pPr>
      <w:r w:rsidRPr="00BD443D">
        <w:rPr>
          <w:sz w:val="22"/>
          <w:szCs w:val="22"/>
        </w:rPr>
        <w:t>Provisioning staff make mistakes in provisioning calendar. For example, a tariff</w:t>
      </w:r>
      <w:r>
        <w:rPr>
          <w:sz w:val="22"/>
          <w:szCs w:val="22"/>
        </w:rPr>
        <w:t xml:space="preserve"> </w:t>
      </w:r>
      <w:r w:rsidRPr="00BD443D">
        <w:rPr>
          <w:sz w:val="22"/>
          <w:szCs w:val="22"/>
        </w:rPr>
        <w:t>plan in production is associated with a wrong calendar or a calendar in production</w:t>
      </w:r>
      <w:r>
        <w:rPr>
          <w:sz w:val="22"/>
          <w:szCs w:val="22"/>
        </w:rPr>
        <w:t xml:space="preserve"> </w:t>
      </w:r>
      <w:r w:rsidRPr="00BD443D">
        <w:rPr>
          <w:sz w:val="22"/>
          <w:szCs w:val="22"/>
        </w:rPr>
        <w:t>is associated with wrong time type (is off-peak when should be peak)</w:t>
      </w:r>
    </w:p>
    <w:p w:rsidR="00BD443D" w:rsidRPr="00BD443D" w:rsidRDefault="00BD443D" w:rsidP="00F4297D">
      <w:pPr>
        <w:pStyle w:val="ListParagraph"/>
        <w:numPr>
          <w:ilvl w:val="0"/>
          <w:numId w:val="22"/>
        </w:numPr>
        <w:rPr>
          <w:sz w:val="22"/>
          <w:szCs w:val="22"/>
        </w:rPr>
      </w:pPr>
      <w:r w:rsidRPr="00BD443D">
        <w:rPr>
          <w:sz w:val="22"/>
          <w:szCs w:val="22"/>
        </w:rPr>
        <w:t>Configuration files related to Location Resolution is wrong. For example, when</w:t>
      </w:r>
      <w:r>
        <w:rPr>
          <w:sz w:val="22"/>
          <w:szCs w:val="22"/>
        </w:rPr>
        <w:t xml:space="preserve"> </w:t>
      </w:r>
      <w:r w:rsidRPr="00BD443D">
        <w:rPr>
          <w:sz w:val="22"/>
          <w:szCs w:val="22"/>
        </w:rPr>
        <w:t>supposed to use cell-id to resolve A-Location, a number is used instead.</w:t>
      </w:r>
    </w:p>
    <w:p w:rsidR="00BD443D" w:rsidRPr="00BD443D" w:rsidRDefault="00BD443D" w:rsidP="00F4297D">
      <w:pPr>
        <w:pStyle w:val="ListParagraph"/>
        <w:numPr>
          <w:ilvl w:val="0"/>
          <w:numId w:val="22"/>
        </w:numPr>
        <w:rPr>
          <w:sz w:val="22"/>
          <w:szCs w:val="22"/>
        </w:rPr>
      </w:pPr>
      <w:r w:rsidRPr="00BD443D">
        <w:rPr>
          <w:sz w:val="22"/>
          <w:szCs w:val="22"/>
        </w:rPr>
        <w:t>Subtype translation provisioning error. For example, a long-distance voice call</w:t>
      </w:r>
      <w:r>
        <w:rPr>
          <w:sz w:val="22"/>
          <w:szCs w:val="22"/>
        </w:rPr>
        <w:t xml:space="preserve"> </w:t>
      </w:r>
      <w:r w:rsidRPr="00BD443D">
        <w:rPr>
          <w:sz w:val="22"/>
          <w:szCs w:val="22"/>
        </w:rPr>
        <w:t>subtype along with F&amp;F special feature is translated to normal-long-distance-voice</w:t>
      </w:r>
      <w:r>
        <w:rPr>
          <w:sz w:val="22"/>
          <w:szCs w:val="22"/>
        </w:rPr>
        <w:t xml:space="preserve"> </w:t>
      </w:r>
      <w:r w:rsidRPr="00BD443D">
        <w:rPr>
          <w:sz w:val="22"/>
          <w:szCs w:val="22"/>
        </w:rPr>
        <w:t>instead of F&amp;F-long-distance-voice.</w:t>
      </w:r>
    </w:p>
    <w:p w:rsidR="00BD443D" w:rsidRPr="00BD443D" w:rsidRDefault="00BD443D" w:rsidP="00F4297D">
      <w:pPr>
        <w:pStyle w:val="ListParagraph"/>
        <w:numPr>
          <w:ilvl w:val="0"/>
          <w:numId w:val="22"/>
        </w:numPr>
        <w:rPr>
          <w:sz w:val="22"/>
          <w:szCs w:val="22"/>
        </w:rPr>
      </w:pPr>
      <w:r w:rsidRPr="00BD443D">
        <w:rPr>
          <w:sz w:val="22"/>
          <w:szCs w:val="22"/>
        </w:rPr>
        <w:t>Wrong paying parties identified because provision errors.</w:t>
      </w:r>
    </w:p>
    <w:p w:rsidR="00BD443D" w:rsidRPr="00BD443D" w:rsidRDefault="00BD443D" w:rsidP="00F4297D">
      <w:pPr>
        <w:pStyle w:val="ListParagraph"/>
        <w:numPr>
          <w:ilvl w:val="0"/>
          <w:numId w:val="22"/>
        </w:numPr>
        <w:rPr>
          <w:sz w:val="22"/>
          <w:szCs w:val="22"/>
        </w:rPr>
      </w:pPr>
      <w:r w:rsidRPr="00BD443D">
        <w:rPr>
          <w:sz w:val="22"/>
          <w:szCs w:val="22"/>
        </w:rPr>
        <w:t>Special feature discounts not applied because of wrong provisioning</w:t>
      </w:r>
    </w:p>
    <w:p w:rsidR="00BD443D" w:rsidRPr="00BD443D" w:rsidRDefault="00BD443D" w:rsidP="00F4297D">
      <w:pPr>
        <w:pStyle w:val="ListParagraph"/>
        <w:numPr>
          <w:ilvl w:val="0"/>
          <w:numId w:val="22"/>
        </w:numPr>
        <w:rPr>
          <w:sz w:val="22"/>
          <w:szCs w:val="22"/>
        </w:rPr>
      </w:pPr>
      <w:r w:rsidRPr="00BD443D">
        <w:rPr>
          <w:sz w:val="22"/>
          <w:szCs w:val="22"/>
        </w:rPr>
        <w:t>Bad configuration could happen anywhere in the system and any</w:t>
      </w:r>
      <w:r>
        <w:rPr>
          <w:sz w:val="22"/>
          <w:szCs w:val="22"/>
        </w:rPr>
        <w:t xml:space="preserve"> </w:t>
      </w:r>
      <w:r w:rsidRPr="00BD443D">
        <w:rPr>
          <w:sz w:val="22"/>
          <w:szCs w:val="22"/>
        </w:rPr>
        <w:t>configuration parameters related to billing could make rerating being necessary.</w:t>
      </w:r>
    </w:p>
    <w:p w:rsidR="00BD443D" w:rsidRPr="00BD443D" w:rsidRDefault="00BD443D" w:rsidP="00F4297D">
      <w:pPr>
        <w:pStyle w:val="ListParagraph"/>
        <w:numPr>
          <w:ilvl w:val="0"/>
          <w:numId w:val="22"/>
        </w:numPr>
        <w:rPr>
          <w:sz w:val="22"/>
          <w:szCs w:val="22"/>
        </w:rPr>
      </w:pPr>
      <w:r w:rsidRPr="00BD443D">
        <w:rPr>
          <w:sz w:val="22"/>
          <w:szCs w:val="22"/>
        </w:rPr>
        <w:t>Rating Schema</w:t>
      </w:r>
    </w:p>
    <w:p w:rsidR="00BD443D" w:rsidRPr="00BD443D" w:rsidRDefault="00BD443D" w:rsidP="00BD443D">
      <w:pPr>
        <w:pStyle w:val="ListParagraph"/>
        <w:rPr>
          <w:sz w:val="22"/>
          <w:szCs w:val="22"/>
        </w:rPr>
      </w:pPr>
      <w:r w:rsidRPr="00BD443D">
        <w:rPr>
          <w:sz w:val="22"/>
          <w:szCs w:val="22"/>
        </w:rPr>
        <w:t xml:space="preserve">Sometimes the rating schema itself might cause rerating to </w:t>
      </w:r>
      <w:del w:id="404" w:author="thaodh" w:date="2013-04-15T09:49:00Z">
        <w:r w:rsidRPr="00BD443D" w:rsidDel="007C7CEF">
          <w:rPr>
            <w:sz w:val="22"/>
            <w:szCs w:val="22"/>
          </w:rPr>
          <w:delText>occor</w:delText>
        </w:r>
      </w:del>
      <w:ins w:id="405" w:author="thaodh" w:date="2013-04-15T09:49:00Z">
        <w:r w:rsidR="007C7CEF" w:rsidRPr="00BD443D">
          <w:rPr>
            <w:sz w:val="22"/>
            <w:szCs w:val="22"/>
          </w:rPr>
          <w:t>occur</w:t>
        </w:r>
      </w:ins>
      <w:r w:rsidRPr="00BD443D">
        <w:rPr>
          <w:sz w:val="22"/>
          <w:szCs w:val="22"/>
        </w:rPr>
        <w:t>. For example, in the case of</w:t>
      </w:r>
      <w:r>
        <w:rPr>
          <w:sz w:val="22"/>
          <w:szCs w:val="22"/>
        </w:rPr>
        <w:t xml:space="preserve"> </w:t>
      </w:r>
      <w:r w:rsidRPr="00BD443D">
        <w:rPr>
          <w:sz w:val="22"/>
          <w:szCs w:val="22"/>
        </w:rPr>
        <w:t>tiered rating, while a subscriber's usage is under 100 minutes, the rate might be 10 cents</w:t>
      </w:r>
      <w:r>
        <w:rPr>
          <w:sz w:val="22"/>
          <w:szCs w:val="22"/>
        </w:rPr>
        <w:t xml:space="preserve"> </w:t>
      </w:r>
      <w:r w:rsidRPr="00BD443D">
        <w:rPr>
          <w:sz w:val="22"/>
          <w:szCs w:val="22"/>
        </w:rPr>
        <w:t>a</w:t>
      </w:r>
      <w:r>
        <w:rPr>
          <w:sz w:val="22"/>
          <w:szCs w:val="22"/>
        </w:rPr>
        <w:t xml:space="preserve"> </w:t>
      </w:r>
      <w:r w:rsidRPr="00BD443D">
        <w:rPr>
          <w:sz w:val="22"/>
          <w:szCs w:val="22"/>
        </w:rPr>
        <w:t>minute, but when usage exceeds 100 minutes, the rate goes down</w:t>
      </w:r>
      <w:r>
        <w:rPr>
          <w:sz w:val="22"/>
          <w:szCs w:val="22"/>
        </w:rPr>
        <w:t xml:space="preserve"> </w:t>
      </w:r>
      <w:r w:rsidRPr="00BD443D">
        <w:rPr>
          <w:sz w:val="22"/>
          <w:szCs w:val="22"/>
        </w:rPr>
        <w:t>be 9 cents a minute.</w:t>
      </w:r>
    </w:p>
    <w:p w:rsidR="00BD443D" w:rsidRPr="00BD443D" w:rsidRDefault="00BD443D" w:rsidP="00F4297D">
      <w:pPr>
        <w:pStyle w:val="ListParagraph"/>
        <w:numPr>
          <w:ilvl w:val="0"/>
          <w:numId w:val="22"/>
        </w:numPr>
        <w:rPr>
          <w:sz w:val="22"/>
          <w:szCs w:val="22"/>
        </w:rPr>
      </w:pPr>
      <w:r w:rsidRPr="00BD443D">
        <w:rPr>
          <w:sz w:val="22"/>
          <w:szCs w:val="22"/>
        </w:rPr>
        <w:t>CDRs out of order</w:t>
      </w:r>
    </w:p>
    <w:p w:rsidR="00BD443D" w:rsidRPr="00BD443D" w:rsidRDefault="00BD443D" w:rsidP="00BD443D">
      <w:pPr>
        <w:pStyle w:val="ListParagraph"/>
        <w:rPr>
          <w:sz w:val="22"/>
          <w:szCs w:val="22"/>
        </w:rPr>
      </w:pPr>
      <w:r w:rsidRPr="00BD443D">
        <w:rPr>
          <w:sz w:val="22"/>
          <w:szCs w:val="22"/>
        </w:rPr>
        <w:t>When events are processed in the order</w:t>
      </w:r>
      <w:r>
        <w:rPr>
          <w:sz w:val="22"/>
          <w:szCs w:val="22"/>
        </w:rPr>
        <w:t xml:space="preserve"> </w:t>
      </w:r>
      <w:r w:rsidRPr="00BD443D">
        <w:rPr>
          <w:sz w:val="22"/>
          <w:szCs w:val="22"/>
        </w:rPr>
        <w:t>in which URE receives them, rather than in the order</w:t>
      </w:r>
      <w:r>
        <w:rPr>
          <w:sz w:val="22"/>
          <w:szCs w:val="22"/>
        </w:rPr>
        <w:t xml:space="preserve"> o</w:t>
      </w:r>
      <w:r w:rsidRPr="00BD443D">
        <w:rPr>
          <w:sz w:val="22"/>
          <w:szCs w:val="22"/>
        </w:rPr>
        <w:t>f occurrence, promotional balances can be applied to wrong CDR.</w:t>
      </w:r>
    </w:p>
    <w:p w:rsidR="00BD443D" w:rsidRPr="00BD443D" w:rsidRDefault="00BD443D" w:rsidP="00F4297D">
      <w:pPr>
        <w:pStyle w:val="ListParagraph"/>
        <w:numPr>
          <w:ilvl w:val="0"/>
          <w:numId w:val="22"/>
        </w:numPr>
        <w:rPr>
          <w:sz w:val="22"/>
          <w:szCs w:val="22"/>
        </w:rPr>
      </w:pPr>
      <w:r w:rsidRPr="00BD443D">
        <w:rPr>
          <w:sz w:val="22"/>
          <w:szCs w:val="22"/>
        </w:rPr>
        <w:t>Billing period Change</w:t>
      </w:r>
    </w:p>
    <w:p w:rsidR="00BD443D" w:rsidRDefault="00BD443D" w:rsidP="00BD443D">
      <w:pPr>
        <w:pStyle w:val="ListParagraph"/>
        <w:rPr>
          <w:sz w:val="22"/>
          <w:szCs w:val="22"/>
        </w:rPr>
      </w:pPr>
      <w:r w:rsidRPr="00BD443D">
        <w:rPr>
          <w:sz w:val="22"/>
          <w:szCs w:val="22"/>
        </w:rPr>
        <w:t>Signing up for promotion or promotion plan changes during a billing period can make</w:t>
      </w:r>
      <w:r>
        <w:rPr>
          <w:sz w:val="22"/>
          <w:szCs w:val="22"/>
        </w:rPr>
        <w:t xml:space="preserve"> </w:t>
      </w:r>
      <w:r w:rsidRPr="00BD443D">
        <w:rPr>
          <w:sz w:val="22"/>
          <w:szCs w:val="22"/>
        </w:rPr>
        <w:t>rerating necessary because the subscriber might accumulate enough usage to cross</w:t>
      </w:r>
      <w:r>
        <w:rPr>
          <w:sz w:val="22"/>
          <w:szCs w:val="22"/>
        </w:rPr>
        <w:t xml:space="preserve"> </w:t>
      </w:r>
      <w:r w:rsidRPr="00BD443D">
        <w:rPr>
          <w:sz w:val="22"/>
          <w:szCs w:val="22"/>
        </w:rPr>
        <w:t>threshold for this billing period, or the accumulator may not have been set up.</w:t>
      </w:r>
    </w:p>
    <w:p w:rsidR="00BD443D" w:rsidRPr="00BD443D" w:rsidRDefault="00BD443D" w:rsidP="00BD443D">
      <w:pPr>
        <w:pStyle w:val="ListParagraph"/>
        <w:rPr>
          <w:sz w:val="22"/>
          <w:szCs w:val="22"/>
        </w:rPr>
      </w:pPr>
      <w:r w:rsidRPr="00BD443D">
        <w:rPr>
          <w:sz w:val="22"/>
          <w:szCs w:val="22"/>
        </w:rPr>
        <w:t>Free units have been over consumed when billing period change/for the under consumed</w:t>
      </w:r>
      <w:r>
        <w:rPr>
          <w:sz w:val="22"/>
          <w:szCs w:val="22"/>
        </w:rPr>
        <w:t xml:space="preserve"> </w:t>
      </w:r>
      <w:r w:rsidRPr="00BD443D">
        <w:rPr>
          <w:sz w:val="22"/>
          <w:szCs w:val="22"/>
        </w:rPr>
        <w:t>case, just reset free unit</w:t>
      </w:r>
    </w:p>
    <w:p w:rsidR="00BD443D" w:rsidRPr="00BD443D" w:rsidRDefault="00BD443D" w:rsidP="00F4297D">
      <w:pPr>
        <w:pStyle w:val="ListParagraph"/>
        <w:numPr>
          <w:ilvl w:val="0"/>
          <w:numId w:val="22"/>
        </w:numPr>
        <w:rPr>
          <w:sz w:val="22"/>
          <w:szCs w:val="22"/>
        </w:rPr>
      </w:pPr>
      <w:r w:rsidRPr="00BD443D">
        <w:rPr>
          <w:sz w:val="22"/>
          <w:szCs w:val="22"/>
        </w:rPr>
        <w:t>Backdating a rate plan for a subscriber</w:t>
      </w:r>
    </w:p>
    <w:p w:rsidR="00BD443D" w:rsidRDefault="00BD443D" w:rsidP="00BD443D">
      <w:pPr>
        <w:pStyle w:val="ListParagraph"/>
        <w:rPr>
          <w:sz w:val="22"/>
          <w:szCs w:val="22"/>
        </w:rPr>
      </w:pPr>
      <w:r w:rsidRPr="00BD443D">
        <w:rPr>
          <w:sz w:val="22"/>
          <w:szCs w:val="22"/>
        </w:rPr>
        <w:lastRenderedPageBreak/>
        <w:t>A CSR could back-date a</w:t>
      </w:r>
      <w:r>
        <w:rPr>
          <w:sz w:val="22"/>
          <w:szCs w:val="22"/>
        </w:rPr>
        <w:t xml:space="preserve"> </w:t>
      </w:r>
      <w:r w:rsidRPr="00BD443D">
        <w:rPr>
          <w:sz w:val="22"/>
          <w:szCs w:val="22"/>
        </w:rPr>
        <w:t>subscriber’s rate plan because the service order placed by the</w:t>
      </w:r>
      <w:r>
        <w:rPr>
          <w:sz w:val="22"/>
          <w:szCs w:val="22"/>
        </w:rPr>
        <w:t xml:space="preserve"> </w:t>
      </w:r>
      <w:r w:rsidRPr="00BD443D">
        <w:rPr>
          <w:sz w:val="22"/>
          <w:szCs w:val="22"/>
        </w:rPr>
        <w:t>subscriber was not processed in a timely fashion or CSR could back-date the rate plan for</w:t>
      </w:r>
      <w:r>
        <w:rPr>
          <w:sz w:val="22"/>
          <w:szCs w:val="22"/>
        </w:rPr>
        <w:t xml:space="preserve"> </w:t>
      </w:r>
      <w:r w:rsidRPr="00BD443D">
        <w:rPr>
          <w:sz w:val="22"/>
          <w:szCs w:val="22"/>
        </w:rPr>
        <w:t>promotion purposes.</w:t>
      </w:r>
    </w:p>
    <w:p w:rsidR="00A13D20" w:rsidRPr="00A13D20" w:rsidRDefault="00A13D20" w:rsidP="003043A1">
      <w:pPr>
        <w:pStyle w:val="Heading3"/>
        <w:ind w:left="1800" w:hanging="1800"/>
      </w:pPr>
      <w:bookmarkStart w:id="406" w:name="_Toc353267011"/>
      <w:r w:rsidRPr="00A13D20">
        <w:t>Criteria for Identifying Subscribers and Transactions Affected</w:t>
      </w:r>
      <w:bookmarkEnd w:id="406"/>
    </w:p>
    <w:p w:rsidR="00A13D20" w:rsidRPr="00A13D20" w:rsidRDefault="00A13D20" w:rsidP="00A13D20">
      <w:pPr>
        <w:ind w:left="0"/>
        <w:rPr>
          <w:sz w:val="22"/>
          <w:szCs w:val="22"/>
        </w:rPr>
      </w:pPr>
      <w:r w:rsidRPr="00A13D20">
        <w:rPr>
          <w:sz w:val="22"/>
          <w:szCs w:val="22"/>
        </w:rPr>
        <w:t>Since many scenarios can cause rerating, it is critical to ide</w:t>
      </w:r>
      <w:r>
        <w:rPr>
          <w:sz w:val="22"/>
          <w:szCs w:val="22"/>
        </w:rPr>
        <w:t>ntify which subscriber and what transaction</w:t>
      </w:r>
      <w:r w:rsidRPr="00A13D20">
        <w:rPr>
          <w:sz w:val="22"/>
          <w:szCs w:val="22"/>
        </w:rPr>
        <w:t xml:space="preserve"> rerating affects. Promotional balances, balance charge order, and account hie</w:t>
      </w:r>
      <w:r>
        <w:rPr>
          <w:sz w:val="22"/>
          <w:szCs w:val="22"/>
        </w:rPr>
        <w:t xml:space="preserve">rarchy </w:t>
      </w:r>
      <w:r w:rsidRPr="00A13D20">
        <w:rPr>
          <w:sz w:val="22"/>
          <w:szCs w:val="22"/>
        </w:rPr>
        <w:t>make it more difficult to determine which subscribers/transactions are affected.</w:t>
      </w:r>
    </w:p>
    <w:p w:rsidR="00A13D20" w:rsidRPr="00CC7460" w:rsidRDefault="00A13D20" w:rsidP="00F4297D">
      <w:pPr>
        <w:pStyle w:val="ListParagraph"/>
        <w:numPr>
          <w:ilvl w:val="0"/>
          <w:numId w:val="22"/>
        </w:numPr>
        <w:rPr>
          <w:sz w:val="22"/>
          <w:szCs w:val="22"/>
        </w:rPr>
      </w:pPr>
      <w:r w:rsidRPr="00CC7460">
        <w:rPr>
          <w:sz w:val="22"/>
          <w:szCs w:val="22"/>
        </w:rPr>
        <w:t>Rerating one subscriber's activity can affect other subscribers in the same group; they share</w:t>
      </w:r>
      <w:r w:rsidR="00CC7460">
        <w:rPr>
          <w:sz w:val="22"/>
          <w:szCs w:val="22"/>
        </w:rPr>
        <w:t xml:space="preserve"> </w:t>
      </w:r>
      <w:r w:rsidRPr="00CC7460">
        <w:rPr>
          <w:sz w:val="22"/>
          <w:szCs w:val="22"/>
        </w:rPr>
        <w:t>spending limit, for example; the same is true for any shared resources</w:t>
      </w:r>
    </w:p>
    <w:p w:rsidR="00A13D20" w:rsidRPr="00CC7460" w:rsidRDefault="00A13D20" w:rsidP="00F4297D">
      <w:pPr>
        <w:pStyle w:val="ListParagraph"/>
        <w:numPr>
          <w:ilvl w:val="0"/>
          <w:numId w:val="22"/>
        </w:numPr>
        <w:rPr>
          <w:sz w:val="22"/>
          <w:szCs w:val="22"/>
        </w:rPr>
      </w:pPr>
      <w:r w:rsidRPr="00CC7460">
        <w:rPr>
          <w:sz w:val="22"/>
          <w:szCs w:val="22"/>
        </w:rPr>
        <w:t>Rerating one subscriber's activities affects others who have a liability redirection</w:t>
      </w:r>
      <w:r w:rsidR="00CC7460">
        <w:rPr>
          <w:sz w:val="22"/>
          <w:szCs w:val="22"/>
        </w:rPr>
        <w:t xml:space="preserve"> </w:t>
      </w:r>
      <w:r w:rsidRPr="00CC7460">
        <w:rPr>
          <w:sz w:val="22"/>
          <w:szCs w:val="22"/>
        </w:rPr>
        <w:t>relationship with the subscriber</w:t>
      </w:r>
    </w:p>
    <w:p w:rsidR="00A13D20" w:rsidRPr="00CC7460" w:rsidRDefault="00A13D20" w:rsidP="00F4297D">
      <w:pPr>
        <w:pStyle w:val="ListParagraph"/>
        <w:numPr>
          <w:ilvl w:val="0"/>
          <w:numId w:val="22"/>
        </w:numPr>
        <w:rPr>
          <w:sz w:val="22"/>
          <w:szCs w:val="22"/>
        </w:rPr>
      </w:pPr>
      <w:r w:rsidRPr="00CC7460">
        <w:rPr>
          <w:sz w:val="22"/>
          <w:szCs w:val="22"/>
        </w:rPr>
        <w:t>Rerating one subscriber's activities can affect other subscribers who share accumulators</w:t>
      </w:r>
    </w:p>
    <w:p w:rsidR="00A13D20" w:rsidRPr="00CC7460" w:rsidRDefault="00A13D20" w:rsidP="00F4297D">
      <w:pPr>
        <w:pStyle w:val="ListParagraph"/>
        <w:numPr>
          <w:ilvl w:val="0"/>
          <w:numId w:val="22"/>
        </w:numPr>
        <w:rPr>
          <w:sz w:val="22"/>
          <w:szCs w:val="22"/>
        </w:rPr>
      </w:pPr>
      <w:r w:rsidRPr="00CC7460">
        <w:rPr>
          <w:sz w:val="22"/>
          <w:szCs w:val="22"/>
        </w:rPr>
        <w:t>Rerating one transaction can affect any subsequent transactions even ones that do not</w:t>
      </w:r>
      <w:r w:rsidR="00CC7460">
        <w:rPr>
          <w:sz w:val="22"/>
          <w:szCs w:val="22"/>
        </w:rPr>
        <w:t xml:space="preserve"> </w:t>
      </w:r>
      <w:r w:rsidRPr="00CC7460">
        <w:rPr>
          <w:sz w:val="22"/>
          <w:szCs w:val="22"/>
        </w:rPr>
        <w:t>directly relate to the transaction being re-rated</w:t>
      </w:r>
    </w:p>
    <w:p w:rsidR="00A13D20" w:rsidRPr="00CC7460" w:rsidRDefault="00A13D20" w:rsidP="00F4297D">
      <w:pPr>
        <w:pStyle w:val="ListParagraph"/>
        <w:numPr>
          <w:ilvl w:val="0"/>
          <w:numId w:val="22"/>
        </w:numPr>
        <w:rPr>
          <w:sz w:val="22"/>
          <w:szCs w:val="22"/>
        </w:rPr>
      </w:pPr>
      <w:r w:rsidRPr="00CC7460">
        <w:rPr>
          <w:sz w:val="22"/>
          <w:szCs w:val="22"/>
        </w:rPr>
        <w:t>Any monetary transactions such as recharge, recurring charge, refund, and the time when</w:t>
      </w:r>
      <w:r w:rsidR="00CC7460">
        <w:rPr>
          <w:sz w:val="22"/>
          <w:szCs w:val="22"/>
        </w:rPr>
        <w:t xml:space="preserve"> </w:t>
      </w:r>
      <w:r w:rsidRPr="00CC7460">
        <w:rPr>
          <w:sz w:val="22"/>
          <w:szCs w:val="22"/>
        </w:rPr>
        <w:t>these happen can affect rerating result</w:t>
      </w:r>
    </w:p>
    <w:p w:rsidR="00A13D20" w:rsidRPr="00CC7460" w:rsidRDefault="00A13D20" w:rsidP="00F4297D">
      <w:pPr>
        <w:pStyle w:val="ListParagraph"/>
        <w:numPr>
          <w:ilvl w:val="0"/>
          <w:numId w:val="22"/>
        </w:numPr>
        <w:rPr>
          <w:sz w:val="22"/>
          <w:szCs w:val="22"/>
        </w:rPr>
      </w:pPr>
      <w:r w:rsidRPr="00CC7460">
        <w:rPr>
          <w:sz w:val="22"/>
          <w:szCs w:val="22"/>
        </w:rPr>
        <w:t>Any attribute related to rating changes in a subscriber record can affect rerating. For</w:t>
      </w:r>
      <w:r w:rsidR="00CC7460">
        <w:rPr>
          <w:sz w:val="22"/>
          <w:szCs w:val="22"/>
        </w:rPr>
        <w:t xml:space="preserve"> </w:t>
      </w:r>
      <w:r w:rsidRPr="00CC7460">
        <w:rPr>
          <w:sz w:val="22"/>
          <w:szCs w:val="22"/>
        </w:rPr>
        <w:t>example, a subscriber who bought a la Cart service or changed class of service during the</w:t>
      </w:r>
      <w:r w:rsidR="00CC7460">
        <w:rPr>
          <w:sz w:val="22"/>
          <w:szCs w:val="22"/>
        </w:rPr>
        <w:t xml:space="preserve"> </w:t>
      </w:r>
      <w:r w:rsidRPr="00CC7460">
        <w:rPr>
          <w:sz w:val="22"/>
          <w:szCs w:val="22"/>
        </w:rPr>
        <w:t>period when transactions needs to be re-rated.</w:t>
      </w:r>
    </w:p>
    <w:p w:rsidR="00A13D20" w:rsidRPr="00CC7460" w:rsidRDefault="00A13D20" w:rsidP="00F4297D">
      <w:pPr>
        <w:pStyle w:val="ListParagraph"/>
        <w:numPr>
          <w:ilvl w:val="0"/>
          <w:numId w:val="22"/>
        </w:numPr>
        <w:rPr>
          <w:sz w:val="22"/>
          <w:szCs w:val="22"/>
        </w:rPr>
      </w:pPr>
      <w:r w:rsidRPr="00CC7460">
        <w:rPr>
          <w:sz w:val="22"/>
          <w:szCs w:val="22"/>
        </w:rPr>
        <w:t>All accumulations must be re-processed. Any bonus/discount as the result of accumulation</w:t>
      </w:r>
      <w:r w:rsidR="00CC7460">
        <w:rPr>
          <w:sz w:val="22"/>
          <w:szCs w:val="22"/>
        </w:rPr>
        <w:t xml:space="preserve"> </w:t>
      </w:r>
      <w:r w:rsidRPr="00CC7460">
        <w:rPr>
          <w:sz w:val="22"/>
          <w:szCs w:val="22"/>
        </w:rPr>
        <w:t>must also be re-calculated.</w:t>
      </w:r>
    </w:p>
    <w:p w:rsidR="00A13D20" w:rsidRPr="00CC7460" w:rsidRDefault="00A13D20" w:rsidP="00F4297D">
      <w:pPr>
        <w:pStyle w:val="ListParagraph"/>
        <w:numPr>
          <w:ilvl w:val="0"/>
          <w:numId w:val="22"/>
        </w:numPr>
        <w:rPr>
          <w:sz w:val="22"/>
          <w:szCs w:val="22"/>
        </w:rPr>
      </w:pPr>
      <w:r w:rsidRPr="00CC7460">
        <w:rPr>
          <w:sz w:val="22"/>
          <w:szCs w:val="22"/>
        </w:rPr>
        <w:t>Any group, F&amp;F, VPN, and Calling Circle, related changes could affect rerating. In the</w:t>
      </w:r>
      <w:r w:rsidR="00CC7460">
        <w:rPr>
          <w:sz w:val="22"/>
          <w:szCs w:val="22"/>
        </w:rPr>
        <w:t xml:space="preserve"> online ca</w:t>
      </w:r>
      <w:r w:rsidRPr="00CC7460">
        <w:rPr>
          <w:sz w:val="22"/>
          <w:szCs w:val="22"/>
        </w:rPr>
        <w:t xml:space="preserve">se, we do NOT know what his F&amp;F </w:t>
      </w:r>
      <w:r w:rsidR="00CC7460">
        <w:rPr>
          <w:sz w:val="22"/>
          <w:szCs w:val="22"/>
        </w:rPr>
        <w:t>at earlier point is. In offline</w:t>
      </w:r>
      <w:r w:rsidRPr="00CC7460">
        <w:rPr>
          <w:sz w:val="22"/>
          <w:szCs w:val="22"/>
        </w:rPr>
        <w:t>, an operator can</w:t>
      </w:r>
      <w:r w:rsidR="00CC7460">
        <w:rPr>
          <w:sz w:val="22"/>
          <w:szCs w:val="22"/>
        </w:rPr>
        <w:t xml:space="preserve"> </w:t>
      </w:r>
      <w:r w:rsidRPr="00CC7460">
        <w:rPr>
          <w:sz w:val="22"/>
          <w:szCs w:val="22"/>
        </w:rPr>
        <w:t>set up bonus and discount induced by special features to be retroactive, which would</w:t>
      </w:r>
      <w:r w:rsidR="00CC7460">
        <w:rPr>
          <w:sz w:val="22"/>
          <w:szCs w:val="22"/>
        </w:rPr>
        <w:t xml:space="preserve"> </w:t>
      </w:r>
      <w:r w:rsidRPr="00CC7460">
        <w:rPr>
          <w:sz w:val="22"/>
          <w:szCs w:val="22"/>
        </w:rPr>
        <w:t>require re-rat</w:t>
      </w:r>
      <w:r w:rsidR="00CC7460">
        <w:rPr>
          <w:sz w:val="22"/>
          <w:szCs w:val="22"/>
        </w:rPr>
        <w:t>i</w:t>
      </w:r>
      <w:r w:rsidRPr="00CC7460">
        <w:rPr>
          <w:sz w:val="22"/>
          <w:szCs w:val="22"/>
        </w:rPr>
        <w:t>ng.</w:t>
      </w:r>
    </w:p>
    <w:p w:rsidR="00A13D20" w:rsidRPr="00CC7460" w:rsidRDefault="00A13D20" w:rsidP="00F4297D">
      <w:pPr>
        <w:pStyle w:val="ListParagraph"/>
        <w:numPr>
          <w:ilvl w:val="0"/>
          <w:numId w:val="22"/>
        </w:numPr>
        <w:rPr>
          <w:sz w:val="22"/>
          <w:szCs w:val="22"/>
        </w:rPr>
      </w:pPr>
      <w:r w:rsidRPr="00CC7460">
        <w:rPr>
          <w:sz w:val="22"/>
          <w:szCs w:val="22"/>
        </w:rPr>
        <w:t>Expiration of balances and expiration of free units can affect rerating</w:t>
      </w:r>
    </w:p>
    <w:p w:rsidR="00A13D20" w:rsidRPr="00CC7460" w:rsidRDefault="00A13D20" w:rsidP="00F4297D">
      <w:pPr>
        <w:pStyle w:val="ListParagraph"/>
        <w:numPr>
          <w:ilvl w:val="0"/>
          <w:numId w:val="22"/>
        </w:numPr>
        <w:rPr>
          <w:sz w:val="22"/>
          <w:szCs w:val="22"/>
        </w:rPr>
      </w:pPr>
      <w:r w:rsidRPr="00CC7460">
        <w:rPr>
          <w:sz w:val="22"/>
          <w:szCs w:val="22"/>
        </w:rPr>
        <w:t>Any on-going activities after rerating request initiated may also need to be re-rated</w:t>
      </w:r>
    </w:p>
    <w:p w:rsidR="00A13D20" w:rsidRPr="00CC7460" w:rsidRDefault="00A13D20" w:rsidP="00F4297D">
      <w:pPr>
        <w:pStyle w:val="ListParagraph"/>
        <w:numPr>
          <w:ilvl w:val="0"/>
          <w:numId w:val="22"/>
        </w:numPr>
        <w:rPr>
          <w:sz w:val="22"/>
          <w:szCs w:val="22"/>
        </w:rPr>
      </w:pPr>
      <w:r w:rsidRPr="00CC7460">
        <w:rPr>
          <w:sz w:val="22"/>
          <w:szCs w:val="22"/>
        </w:rPr>
        <w:t>Offline rerating is restricted to unbilled call data, involving only a single bill cycle of data.</w:t>
      </w:r>
      <w:r w:rsidR="00CC7460">
        <w:rPr>
          <w:sz w:val="22"/>
          <w:szCs w:val="22"/>
        </w:rPr>
        <w:t xml:space="preserve"> </w:t>
      </w:r>
      <w:r w:rsidRPr="00CC7460">
        <w:rPr>
          <w:sz w:val="22"/>
          <w:szCs w:val="22"/>
        </w:rPr>
        <w:t>However, by delaying bill generation or by backing out bills, it is possible to re-rate call</w:t>
      </w:r>
      <w:r w:rsidR="00CC7460" w:rsidRPr="00CC7460">
        <w:rPr>
          <w:sz w:val="22"/>
          <w:szCs w:val="22"/>
        </w:rPr>
        <w:t xml:space="preserve"> </w:t>
      </w:r>
      <w:r w:rsidRPr="00CC7460">
        <w:rPr>
          <w:sz w:val="22"/>
          <w:szCs w:val="22"/>
        </w:rPr>
        <w:t>records for multiple bill cycles. Online balances and accumulations are actively reset at the</w:t>
      </w:r>
      <w:r w:rsidR="00CC7460">
        <w:rPr>
          <w:sz w:val="22"/>
          <w:szCs w:val="22"/>
        </w:rPr>
        <w:t xml:space="preserve"> </w:t>
      </w:r>
      <w:r w:rsidRPr="00CC7460">
        <w:rPr>
          <w:sz w:val="22"/>
          <w:szCs w:val="22"/>
        </w:rPr>
        <w:t>balance expiration or refresh/reset interval so rerating calls that were originally rated before</w:t>
      </w:r>
      <w:r w:rsidR="00CC7460">
        <w:rPr>
          <w:sz w:val="22"/>
          <w:szCs w:val="22"/>
        </w:rPr>
        <w:t xml:space="preserve"> </w:t>
      </w:r>
      <w:r w:rsidRPr="00CC7460">
        <w:rPr>
          <w:sz w:val="22"/>
          <w:szCs w:val="22"/>
        </w:rPr>
        <w:t>the balance was reset would cause problems in the accumulations and potentially cause</w:t>
      </w:r>
      <w:r w:rsidR="00CC7460">
        <w:rPr>
          <w:sz w:val="22"/>
          <w:szCs w:val="22"/>
        </w:rPr>
        <w:t xml:space="preserve"> </w:t>
      </w:r>
      <w:r w:rsidRPr="00CC7460">
        <w:rPr>
          <w:sz w:val="22"/>
          <w:szCs w:val="22"/>
        </w:rPr>
        <w:t xml:space="preserve">problems in the refreshed balances. </w:t>
      </w:r>
      <w:r w:rsidR="00CC7460" w:rsidRPr="00CC7460">
        <w:rPr>
          <w:sz w:val="22"/>
          <w:szCs w:val="22"/>
        </w:rPr>
        <w:t>R</w:t>
      </w:r>
      <w:r w:rsidRPr="00CC7460">
        <w:rPr>
          <w:sz w:val="22"/>
          <w:szCs w:val="22"/>
        </w:rPr>
        <w:t>e</w:t>
      </w:r>
      <w:r w:rsidR="00CC7460">
        <w:rPr>
          <w:sz w:val="22"/>
          <w:szCs w:val="22"/>
        </w:rPr>
        <w:t>-</w:t>
      </w:r>
      <w:r w:rsidRPr="00CC7460">
        <w:rPr>
          <w:sz w:val="22"/>
          <w:szCs w:val="22"/>
        </w:rPr>
        <w:t>rating usage that affects online balances and</w:t>
      </w:r>
      <w:r w:rsidR="00CC7460">
        <w:rPr>
          <w:sz w:val="22"/>
          <w:szCs w:val="22"/>
        </w:rPr>
        <w:t xml:space="preserve"> </w:t>
      </w:r>
      <w:r w:rsidRPr="00CC7460">
        <w:rPr>
          <w:sz w:val="22"/>
          <w:szCs w:val="22"/>
        </w:rPr>
        <w:t>accumu</w:t>
      </w:r>
      <w:r w:rsidR="00B369B8">
        <w:rPr>
          <w:sz w:val="22"/>
          <w:szCs w:val="22"/>
        </w:rPr>
        <w:t>lations that have been refresh</w:t>
      </w:r>
      <w:r w:rsidRPr="00CC7460">
        <w:rPr>
          <w:sz w:val="22"/>
          <w:szCs w:val="22"/>
        </w:rPr>
        <w:t>/reset requires different handling of the rerating.</w:t>
      </w:r>
    </w:p>
    <w:p w:rsidR="0044441E" w:rsidRPr="00D17FCB" w:rsidRDefault="006F1E23" w:rsidP="00B12570">
      <w:pPr>
        <w:pStyle w:val="Heading2"/>
      </w:pPr>
      <w:bookmarkStart w:id="407" w:name="_Toc319998545"/>
      <w:bookmarkStart w:id="408" w:name="_Toc353267012"/>
      <w:r w:rsidRPr="00D17FCB">
        <w:lastRenderedPageBreak/>
        <w:t>Offline CDR Information</w:t>
      </w:r>
      <w:bookmarkEnd w:id="407"/>
      <w:bookmarkEnd w:id="408"/>
    </w:p>
    <w:p w:rsidR="0044441E" w:rsidRPr="00C03C13" w:rsidRDefault="006F1E23" w:rsidP="0044441E">
      <w:pPr>
        <w:autoSpaceDE w:val="0"/>
        <w:autoSpaceDN w:val="0"/>
        <w:adjustRightInd w:val="0"/>
        <w:spacing w:before="0"/>
        <w:ind w:left="0"/>
        <w:rPr>
          <w:rFonts w:cs="Palatino-Roman"/>
          <w:sz w:val="22"/>
          <w:szCs w:val="22"/>
          <w:lang w:bidi="th-TH"/>
        </w:rPr>
      </w:pPr>
      <w:r w:rsidRPr="006F1E23">
        <w:rPr>
          <w:rFonts w:cs="Palatino-Roman"/>
          <w:sz w:val="22"/>
          <w:szCs w:val="22"/>
          <w:lang w:bidi="th-TH"/>
        </w:rPr>
        <w:t>An offline CDR is a proprietary offline usage file that is an input to Comverse ONE, and is in the form of an ASCII file generated by the mediation device. It is a formatted file with a header that describes the format. Currently there are 40 record types for about 20 file types.</w:t>
      </w:r>
    </w:p>
    <w:p w:rsidR="00647985" w:rsidRPr="00D17FCB" w:rsidRDefault="006F1E23" w:rsidP="00B12570">
      <w:pPr>
        <w:pStyle w:val="Heading2"/>
      </w:pPr>
      <w:bookmarkStart w:id="409" w:name="_Toc319998546"/>
      <w:bookmarkStart w:id="410" w:name="_Toc353267013"/>
      <w:r w:rsidRPr="00D17FCB">
        <w:t>ORP CDR Information</w:t>
      </w:r>
      <w:bookmarkEnd w:id="409"/>
      <w:bookmarkEnd w:id="410"/>
    </w:p>
    <w:p w:rsidR="00647985" w:rsidRPr="00C03C13" w:rsidRDefault="006F1E23" w:rsidP="00647985">
      <w:pPr>
        <w:ind w:left="0"/>
        <w:rPr>
          <w:sz w:val="22"/>
          <w:szCs w:val="22"/>
        </w:rPr>
      </w:pPr>
      <w:r w:rsidRPr="006F1E23">
        <w:rPr>
          <w:sz w:val="22"/>
          <w:szCs w:val="22"/>
        </w:rPr>
        <w:t>The Outage Record Processor (ORP) processes calls that may not have been rated at run time by a real-time process because the SDP was unavailable when the call occurred. Despite the Rating server being down, the subscriber can continue/complete the call. CDRs generated while an SDP is down are re-rated by the ORP. Call details during the outage are stored in the form of a CDR called the Outage Record. Outage Records are stored in the Outage Record file. ORP processes Outage Records, re-rates the call, and applies the appropriate charge for the activity.</w:t>
      </w:r>
    </w:p>
    <w:p w:rsidR="00647985" w:rsidRPr="00C03C13" w:rsidRDefault="006F1E23" w:rsidP="00647985">
      <w:pPr>
        <w:ind w:left="0"/>
        <w:rPr>
          <w:sz w:val="22"/>
          <w:szCs w:val="22"/>
        </w:rPr>
      </w:pPr>
      <w:r w:rsidRPr="006F1E23">
        <w:rPr>
          <w:sz w:val="22"/>
          <w:szCs w:val="22"/>
        </w:rPr>
        <w:t>Each Outage Record File consists of a file header followed by one or more outage records. The file header is 7 fixed-length fields. Each header field is null-terminated and consists of the ASCII representations of numbers, names, and so on. Data stored in these fields includes a checksum, file creation time stamp, and record count. The outage record comprises many variable-length fields, delimited by pipes, and containing ASCII representations of numbers, names, and so on. An empty field is indicated by two consecutive pipe delimiters (that is, '||'). Data stored in the fields include the usage activity's start and end date/time, a consumption amount, and an outage record processing result. Each outage record is terminated by a carriage return.</w:t>
      </w:r>
    </w:p>
    <w:p w:rsidR="00B82DF6" w:rsidRPr="00D17FCB" w:rsidRDefault="006F1E23" w:rsidP="00B12570">
      <w:pPr>
        <w:pStyle w:val="Heading2"/>
      </w:pPr>
      <w:bookmarkStart w:id="411" w:name="_Toc319998547"/>
      <w:bookmarkStart w:id="412" w:name="_Toc353267014"/>
      <w:r w:rsidRPr="00D17FCB">
        <w:t>Real Time CDR Information</w:t>
      </w:r>
      <w:bookmarkEnd w:id="411"/>
      <w:bookmarkEnd w:id="412"/>
    </w:p>
    <w:p w:rsidR="0044441E" w:rsidRPr="00C03C13" w:rsidRDefault="006F1E23" w:rsidP="0044441E">
      <w:pPr>
        <w:ind w:left="0"/>
        <w:rPr>
          <w:sz w:val="22"/>
          <w:szCs w:val="22"/>
        </w:rPr>
      </w:pPr>
      <w:r w:rsidRPr="006F1E23">
        <w:rPr>
          <w:sz w:val="22"/>
          <w:szCs w:val="22"/>
        </w:rPr>
        <w:t xml:space="preserve">The Rating Server generates real-time CDRs in the form of an ASCII text file that contains information in addition to that provided in usage files. </w:t>
      </w:r>
    </w:p>
    <w:p w:rsidR="001C6DF8" w:rsidRPr="00C03C13" w:rsidRDefault="006F1E23" w:rsidP="001C6DF8">
      <w:pPr>
        <w:ind w:left="0"/>
        <w:rPr>
          <w:sz w:val="22"/>
          <w:szCs w:val="22"/>
        </w:rPr>
      </w:pPr>
      <w:r w:rsidRPr="006F1E23">
        <w:rPr>
          <w:sz w:val="22"/>
          <w:szCs w:val="22"/>
        </w:rPr>
        <w:t xml:space="preserve">This information includes initial AUT, Tariff, and so on, as well as a lot of information that is also found in a usage file. Unlike the usage file, however, the CDR contains information about both completed and uncompleted calls. A completed call results in the creation of both a usage file and a CDR; an uncompleted call produces a CDR only. These records are created primarily for traffic analysis, although they can also be used in real-time deployments to feed downstream applications. Since they provide information about uncompleted calls, CDRs provide operators with a useful tool. Real-time CDRs are generated by the real-time applications (for example, by the Call Processor application) whenever a call ends (completed or uncompleted). The real-time application writes the CDR directly to the file system on the Rating Server where the application resides. These CDRs are subsequently picked up by an archival process and centrally stored on the UPM. Such files are generated on a service-level-configurable, periodic basis (as defined by the value of a service-level attribute). The default is one file every hour and the </w:t>
      </w:r>
      <w:r w:rsidRPr="006F1E23">
        <w:rPr>
          <w:sz w:val="22"/>
          <w:szCs w:val="22"/>
        </w:rPr>
        <w:lastRenderedPageBreak/>
        <w:t xml:space="preserve">maximum frequency is one file every minute. </w:t>
      </w:r>
      <w:r w:rsidRPr="006F1E23">
        <w:t>The CDR types are listed in the following table</w:t>
      </w:r>
    </w:p>
    <w:p w:rsidR="00B82DF6" w:rsidRPr="00C03C13" w:rsidRDefault="002F7EC0" w:rsidP="00E230AE">
      <w:pPr>
        <w:pStyle w:val="BodyText"/>
        <w:ind w:left="0"/>
        <w:jc w:val="center"/>
      </w:pPr>
      <w:r>
        <w:rPr>
          <w:noProof/>
          <w:lang w:bidi="ar-SA"/>
        </w:rPr>
        <w:drawing>
          <wp:inline distT="0" distB="0" distL="0" distR="0">
            <wp:extent cx="4433360" cy="2197873"/>
            <wp:effectExtent l="19050" t="0" r="52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srcRect/>
                    <a:stretch>
                      <a:fillRect/>
                    </a:stretch>
                  </pic:blipFill>
                  <pic:spPr bwMode="auto">
                    <a:xfrm>
                      <a:off x="0" y="0"/>
                      <a:ext cx="4443041" cy="2202672"/>
                    </a:xfrm>
                    <a:prstGeom prst="rect">
                      <a:avLst/>
                    </a:prstGeom>
                    <a:noFill/>
                    <a:ln w="9525">
                      <a:noFill/>
                      <a:miter lim="800000"/>
                      <a:headEnd/>
                      <a:tailEnd/>
                    </a:ln>
                  </pic:spPr>
                </pic:pic>
              </a:graphicData>
            </a:graphic>
          </wp:inline>
        </w:drawing>
      </w:r>
    </w:p>
    <w:p w:rsidR="00B82DF6" w:rsidRPr="00C03C13" w:rsidRDefault="006F1E23" w:rsidP="00E230AE">
      <w:pPr>
        <w:pStyle w:val="Caption"/>
        <w:jc w:val="center"/>
        <w:rPr>
          <w:lang w:bidi="th-TH"/>
        </w:rPr>
      </w:pPr>
      <w:bookmarkStart w:id="413" w:name="_Toc320018360"/>
      <w:r w:rsidRPr="006F1E23">
        <w:t xml:space="preserve">Figure </w:t>
      </w:r>
      <w:fldSimple w:instr=" SEQ Figure \* ARABIC ">
        <w:r w:rsidRPr="006F1E23">
          <w:rPr>
            <w:noProof/>
          </w:rPr>
          <w:t>20</w:t>
        </w:r>
      </w:fldSimple>
      <w:r w:rsidRPr="006F1E23">
        <w:t xml:space="preserve">: CDR </w:t>
      </w:r>
      <w:proofErr w:type="gramStart"/>
      <w:r w:rsidRPr="006F1E23">
        <w:t>service</w:t>
      </w:r>
      <w:proofErr w:type="gramEnd"/>
      <w:r w:rsidRPr="006F1E23">
        <w:t xml:space="preserve"> parameters</w:t>
      </w:r>
      <w:bookmarkEnd w:id="413"/>
    </w:p>
    <w:p w:rsidR="00B82DF6" w:rsidRPr="00D17FCB" w:rsidRDefault="006F1E23" w:rsidP="00D17FCB">
      <w:pPr>
        <w:pStyle w:val="Heading3"/>
        <w:ind w:left="1800" w:hanging="1800"/>
      </w:pPr>
      <w:bookmarkStart w:id="414" w:name="_Toc319998548"/>
      <w:bookmarkStart w:id="415" w:name="_Toc353267015"/>
      <w:r w:rsidRPr="00D17FCB">
        <w:t xml:space="preserve">Real Time CDR File </w:t>
      </w:r>
      <w:bookmarkEnd w:id="402"/>
      <w:r w:rsidRPr="00D17FCB">
        <w:t>name</w:t>
      </w:r>
      <w:bookmarkEnd w:id="414"/>
      <w:bookmarkEnd w:id="415"/>
      <w:r w:rsidRPr="00D17FCB">
        <w:t xml:space="preserve"> </w:t>
      </w:r>
    </w:p>
    <w:p w:rsidR="001C6DF8" w:rsidRPr="00C03C13" w:rsidRDefault="006F1E23" w:rsidP="001C6DF8">
      <w:pPr>
        <w:autoSpaceDE w:val="0"/>
        <w:autoSpaceDN w:val="0"/>
        <w:adjustRightInd w:val="0"/>
        <w:spacing w:before="0"/>
        <w:ind w:left="0"/>
        <w:rPr>
          <w:rFonts w:cs="Palatino-Roman"/>
          <w:sz w:val="22"/>
          <w:szCs w:val="22"/>
          <w:lang w:bidi="th-TH"/>
        </w:rPr>
      </w:pPr>
      <w:r w:rsidRPr="006F1E23">
        <w:rPr>
          <w:rFonts w:cs="Palatino-Roman"/>
          <w:sz w:val="22"/>
          <w:szCs w:val="22"/>
          <w:lang w:bidi="th-TH"/>
        </w:rPr>
        <w:t>The name of any billing file has the following format:</w:t>
      </w:r>
    </w:p>
    <w:p w:rsidR="001C6DF8" w:rsidRPr="00C03C13" w:rsidRDefault="006F1E23" w:rsidP="001C6DF8">
      <w:pPr>
        <w:autoSpaceDE w:val="0"/>
        <w:autoSpaceDN w:val="0"/>
        <w:adjustRightInd w:val="0"/>
        <w:spacing w:before="0"/>
        <w:ind w:left="720"/>
        <w:rPr>
          <w:rFonts w:cs="Courier New"/>
          <w:sz w:val="24"/>
          <w:lang w:bidi="th-TH"/>
        </w:rPr>
      </w:pPr>
      <w:proofErr w:type="spellStart"/>
      <w:r w:rsidRPr="006F1E23">
        <w:rPr>
          <w:rFonts w:cs="Courier New"/>
          <w:sz w:val="24"/>
          <w:lang w:bidi="th-TH"/>
        </w:rPr>
        <w:t>IPbill</w:t>
      </w:r>
      <w:proofErr w:type="spellEnd"/>
      <w:proofErr w:type="gramStart"/>
      <w:r w:rsidRPr="006F1E23">
        <w:rPr>
          <w:rFonts w:cs="Courier New"/>
          <w:sz w:val="24"/>
          <w:lang w:bidi="th-TH"/>
        </w:rPr>
        <w:t>.&lt;</w:t>
      </w:r>
      <w:proofErr w:type="spellStart"/>
      <w:proofErr w:type="gramEnd"/>
      <w:r w:rsidRPr="006F1E23">
        <w:rPr>
          <w:rFonts w:cs="Courier New"/>
          <w:i/>
          <w:iCs/>
          <w:sz w:val="24"/>
          <w:lang w:bidi="th-TH"/>
        </w:rPr>
        <w:t>cename</w:t>
      </w:r>
      <w:proofErr w:type="spellEnd"/>
      <w:r w:rsidRPr="006F1E23">
        <w:rPr>
          <w:rFonts w:cs="Courier New"/>
          <w:sz w:val="24"/>
          <w:lang w:bidi="th-TH"/>
        </w:rPr>
        <w:t>&gt;.&lt;</w:t>
      </w:r>
      <w:proofErr w:type="spellStart"/>
      <w:r w:rsidRPr="006F1E23">
        <w:rPr>
          <w:rFonts w:cs="Courier New"/>
          <w:i/>
          <w:iCs/>
          <w:sz w:val="24"/>
          <w:lang w:bidi="th-TH"/>
        </w:rPr>
        <w:t>seq</w:t>
      </w:r>
      <w:proofErr w:type="spellEnd"/>
      <w:r w:rsidRPr="006F1E23">
        <w:rPr>
          <w:rFonts w:cs="Courier New"/>
          <w:sz w:val="24"/>
          <w:lang w:bidi="th-TH"/>
        </w:rPr>
        <w:t>&gt;.&lt;</w:t>
      </w:r>
      <w:proofErr w:type="spellStart"/>
      <w:r w:rsidRPr="006F1E23">
        <w:rPr>
          <w:rFonts w:cs="Courier New"/>
          <w:i/>
          <w:iCs/>
          <w:sz w:val="24"/>
          <w:lang w:bidi="th-TH"/>
        </w:rPr>
        <w:t>nnnnnnnnnn</w:t>
      </w:r>
      <w:proofErr w:type="spellEnd"/>
      <w:r w:rsidRPr="006F1E23">
        <w:rPr>
          <w:rFonts w:cs="Courier New"/>
          <w:sz w:val="24"/>
          <w:lang w:bidi="th-TH"/>
        </w:rPr>
        <w:t>&gt;</w:t>
      </w:r>
    </w:p>
    <w:p w:rsidR="001C6DF8" w:rsidRPr="00C03C13" w:rsidRDefault="006F1E23" w:rsidP="001C6DF8">
      <w:pPr>
        <w:autoSpaceDE w:val="0"/>
        <w:autoSpaceDN w:val="0"/>
        <w:adjustRightInd w:val="0"/>
        <w:spacing w:before="0"/>
        <w:ind w:left="1440"/>
        <w:rPr>
          <w:rFonts w:cs="Palatino-Roman"/>
          <w:sz w:val="24"/>
          <w:lang w:bidi="th-TH"/>
        </w:rPr>
      </w:pPr>
      <w:proofErr w:type="gramStart"/>
      <w:r w:rsidRPr="006F1E23">
        <w:rPr>
          <w:rFonts w:cs="Palatino-Roman"/>
          <w:sz w:val="24"/>
          <w:lang w:bidi="th-TH"/>
        </w:rPr>
        <w:t>where</w:t>
      </w:r>
      <w:proofErr w:type="gramEnd"/>
      <w:r w:rsidRPr="006F1E23">
        <w:rPr>
          <w:rFonts w:cs="Palatino-Roman"/>
          <w:sz w:val="24"/>
          <w:lang w:bidi="th-TH"/>
        </w:rPr>
        <w:t>:</w:t>
      </w:r>
    </w:p>
    <w:p w:rsidR="001C6DF8" w:rsidRPr="00C03C13" w:rsidRDefault="006F1E23" w:rsidP="001C6DF8">
      <w:pPr>
        <w:autoSpaceDE w:val="0"/>
        <w:autoSpaceDN w:val="0"/>
        <w:adjustRightInd w:val="0"/>
        <w:spacing w:before="0"/>
        <w:ind w:left="1440"/>
        <w:rPr>
          <w:rFonts w:cs="Palatino-Roman"/>
          <w:sz w:val="24"/>
          <w:lang w:bidi="th-TH"/>
        </w:rPr>
      </w:pPr>
      <w:r w:rsidRPr="006F1E23">
        <w:rPr>
          <w:rFonts w:cs="Courier New"/>
          <w:sz w:val="24"/>
          <w:lang w:bidi="th-TH"/>
        </w:rPr>
        <w:t>&lt;</w:t>
      </w:r>
      <w:proofErr w:type="spellStart"/>
      <w:proofErr w:type="gramStart"/>
      <w:r w:rsidRPr="006F1E23">
        <w:rPr>
          <w:rFonts w:cs="Courier New"/>
          <w:i/>
          <w:iCs/>
          <w:sz w:val="24"/>
          <w:lang w:bidi="th-TH"/>
        </w:rPr>
        <w:t>cename</w:t>
      </w:r>
      <w:proofErr w:type="spellEnd"/>
      <w:proofErr w:type="gramEnd"/>
      <w:r w:rsidRPr="006F1E23">
        <w:rPr>
          <w:rFonts w:cs="Courier New"/>
          <w:sz w:val="24"/>
          <w:lang w:bidi="th-TH"/>
        </w:rPr>
        <w:t xml:space="preserve">&gt; </w:t>
      </w:r>
      <w:r w:rsidRPr="006F1E23">
        <w:rPr>
          <w:rFonts w:cs="Palatino-Roman"/>
          <w:sz w:val="24"/>
          <w:lang w:bidi="th-TH"/>
        </w:rPr>
        <w:t>is the host name of the SLU</w:t>
      </w:r>
    </w:p>
    <w:p w:rsidR="001C6DF8" w:rsidRPr="00C03C13" w:rsidRDefault="006F1E23" w:rsidP="001C6DF8">
      <w:pPr>
        <w:autoSpaceDE w:val="0"/>
        <w:autoSpaceDN w:val="0"/>
        <w:adjustRightInd w:val="0"/>
        <w:spacing w:before="0"/>
        <w:ind w:left="1440"/>
        <w:rPr>
          <w:rFonts w:cs="Palatino-Roman"/>
          <w:sz w:val="24"/>
          <w:lang w:bidi="th-TH"/>
        </w:rPr>
      </w:pPr>
      <w:r w:rsidRPr="006F1E23">
        <w:rPr>
          <w:rFonts w:cs="Courier New"/>
          <w:sz w:val="24"/>
          <w:lang w:bidi="th-TH"/>
        </w:rPr>
        <w:t>&lt;</w:t>
      </w:r>
      <w:proofErr w:type="spellStart"/>
      <w:proofErr w:type="gramStart"/>
      <w:r w:rsidRPr="006F1E23">
        <w:rPr>
          <w:rFonts w:cs="Courier New"/>
          <w:i/>
          <w:iCs/>
          <w:sz w:val="24"/>
          <w:lang w:bidi="th-TH"/>
        </w:rPr>
        <w:t>seq</w:t>
      </w:r>
      <w:proofErr w:type="spellEnd"/>
      <w:proofErr w:type="gramEnd"/>
      <w:r w:rsidRPr="006F1E23">
        <w:rPr>
          <w:rFonts w:cs="Courier New"/>
          <w:sz w:val="24"/>
          <w:lang w:bidi="th-TH"/>
        </w:rPr>
        <w:t xml:space="preserve">&gt; </w:t>
      </w:r>
      <w:r w:rsidRPr="006F1E23">
        <w:rPr>
          <w:rFonts w:cs="Palatino-Roman"/>
          <w:sz w:val="24"/>
          <w:lang w:bidi="th-TH"/>
        </w:rPr>
        <w:t xml:space="preserve">is a 4-digit zero-filled sequence number from 0001 to 9999. The value of the sequence number is stored in the </w:t>
      </w:r>
      <w:r w:rsidRPr="006F1E23">
        <w:rPr>
          <w:rFonts w:cs="Courier New"/>
          <w:sz w:val="24"/>
          <w:lang w:bidi="th-TH"/>
        </w:rPr>
        <w:t>data/</w:t>
      </w:r>
      <w:proofErr w:type="spellStart"/>
      <w:r w:rsidRPr="006F1E23">
        <w:rPr>
          <w:rFonts w:cs="Courier New"/>
          <w:sz w:val="24"/>
          <w:lang w:bidi="th-TH"/>
        </w:rPr>
        <w:t>cename</w:t>
      </w:r>
      <w:proofErr w:type="spellEnd"/>
      <w:r w:rsidRPr="006F1E23">
        <w:rPr>
          <w:rFonts w:cs="Courier New"/>
          <w:sz w:val="24"/>
          <w:lang w:bidi="th-TH"/>
        </w:rPr>
        <w:t>/</w:t>
      </w:r>
      <w:proofErr w:type="spellStart"/>
      <w:r w:rsidRPr="006F1E23">
        <w:rPr>
          <w:rFonts w:cs="Courier New"/>
          <w:sz w:val="24"/>
          <w:lang w:bidi="th-TH"/>
        </w:rPr>
        <w:t>IPbillseq</w:t>
      </w:r>
      <w:proofErr w:type="spellEnd"/>
      <w:r w:rsidRPr="006F1E23">
        <w:rPr>
          <w:rFonts w:cs="Courier New"/>
          <w:sz w:val="24"/>
          <w:lang w:bidi="th-TH"/>
        </w:rPr>
        <w:t xml:space="preserve"> </w:t>
      </w:r>
      <w:r w:rsidRPr="006F1E23">
        <w:rPr>
          <w:rFonts w:cs="Palatino-Roman"/>
          <w:sz w:val="24"/>
          <w:lang w:bidi="th-TH"/>
        </w:rPr>
        <w:t>file.</w:t>
      </w:r>
    </w:p>
    <w:p w:rsidR="001C6DF8" w:rsidRPr="00C03C13" w:rsidRDefault="006F1E23" w:rsidP="001C6DF8">
      <w:pPr>
        <w:autoSpaceDE w:val="0"/>
        <w:autoSpaceDN w:val="0"/>
        <w:adjustRightInd w:val="0"/>
        <w:spacing w:before="0"/>
        <w:ind w:left="1440"/>
        <w:rPr>
          <w:rFonts w:cs="Palatino-Roman"/>
          <w:sz w:val="24"/>
          <w:lang w:bidi="th-TH"/>
        </w:rPr>
      </w:pPr>
      <w:r w:rsidRPr="006F1E23">
        <w:rPr>
          <w:rFonts w:cs="Courier New"/>
          <w:sz w:val="24"/>
          <w:lang w:bidi="th-TH"/>
        </w:rPr>
        <w:t>&lt;</w:t>
      </w:r>
      <w:proofErr w:type="spellStart"/>
      <w:proofErr w:type="gramStart"/>
      <w:r w:rsidRPr="006F1E23">
        <w:rPr>
          <w:rFonts w:cs="Courier New"/>
          <w:i/>
          <w:iCs/>
          <w:sz w:val="24"/>
          <w:lang w:bidi="th-TH"/>
        </w:rPr>
        <w:t>nnnnnnnnnn</w:t>
      </w:r>
      <w:proofErr w:type="spellEnd"/>
      <w:proofErr w:type="gramEnd"/>
      <w:r w:rsidRPr="006F1E23">
        <w:rPr>
          <w:rFonts w:cs="Courier New"/>
          <w:sz w:val="24"/>
          <w:lang w:bidi="th-TH"/>
        </w:rPr>
        <w:t xml:space="preserve">&gt; </w:t>
      </w:r>
      <w:r w:rsidRPr="006F1E23">
        <w:rPr>
          <w:rFonts w:cs="Palatino-Roman"/>
          <w:sz w:val="24"/>
          <w:lang w:bidi="th-TH"/>
        </w:rPr>
        <w:t xml:space="preserve">is a 10-digit representation of the coordinated universal time (UTC) in seconds (since 00:00:00 UTC, January 1, 1970. See </w:t>
      </w:r>
      <w:r w:rsidRPr="006F1E23">
        <w:rPr>
          <w:rFonts w:cs="Courier New"/>
          <w:sz w:val="24"/>
          <w:lang w:bidi="th-TH"/>
        </w:rPr>
        <w:t xml:space="preserve">time (2) </w:t>
      </w:r>
      <w:r w:rsidRPr="006F1E23">
        <w:rPr>
          <w:rFonts w:cs="Palatino-Roman"/>
          <w:sz w:val="24"/>
          <w:lang w:bidi="th-TH"/>
        </w:rPr>
        <w:t>when the file is open.</w:t>
      </w:r>
    </w:p>
    <w:p w:rsidR="00E230AE" w:rsidRPr="00C03C13" w:rsidRDefault="00E230AE" w:rsidP="001C6DF8">
      <w:pPr>
        <w:autoSpaceDE w:val="0"/>
        <w:autoSpaceDN w:val="0"/>
        <w:adjustRightInd w:val="0"/>
        <w:spacing w:before="0"/>
        <w:ind w:left="0"/>
        <w:rPr>
          <w:rFonts w:cs="Palatino-Roman"/>
          <w:sz w:val="22"/>
          <w:szCs w:val="22"/>
          <w:lang w:bidi="th-TH"/>
        </w:rPr>
      </w:pPr>
    </w:p>
    <w:p w:rsidR="001C6DF8" w:rsidRPr="00C03C13" w:rsidRDefault="006F1E23" w:rsidP="001C6DF8">
      <w:pPr>
        <w:autoSpaceDE w:val="0"/>
        <w:autoSpaceDN w:val="0"/>
        <w:adjustRightInd w:val="0"/>
        <w:spacing w:before="0"/>
        <w:ind w:left="0"/>
        <w:rPr>
          <w:rFonts w:cs="Palatino-Roman"/>
          <w:sz w:val="22"/>
          <w:szCs w:val="22"/>
          <w:lang w:bidi="th-TH"/>
        </w:rPr>
      </w:pPr>
      <w:r w:rsidRPr="006F1E23">
        <w:rPr>
          <w:rFonts w:cs="Palatino-Roman"/>
          <w:sz w:val="22"/>
          <w:szCs w:val="22"/>
          <w:lang w:bidi="th-TH"/>
        </w:rPr>
        <w:t>Example:</w:t>
      </w:r>
    </w:p>
    <w:p w:rsidR="001C6DF8" w:rsidRPr="00C03C13" w:rsidRDefault="006F1E23" w:rsidP="001C6DF8">
      <w:pPr>
        <w:autoSpaceDE w:val="0"/>
        <w:autoSpaceDN w:val="0"/>
        <w:adjustRightInd w:val="0"/>
        <w:spacing w:before="0"/>
        <w:ind w:left="0"/>
        <w:rPr>
          <w:rFonts w:cs="Palatino-Roman"/>
          <w:sz w:val="22"/>
          <w:szCs w:val="22"/>
          <w:lang w:bidi="th-TH"/>
        </w:rPr>
      </w:pPr>
      <w:r w:rsidRPr="006F1E23">
        <w:rPr>
          <w:rFonts w:cs="Palatino-Roman"/>
          <w:sz w:val="22"/>
          <w:szCs w:val="22"/>
          <w:lang w:bidi="th-TH"/>
        </w:rPr>
        <w:t xml:space="preserve">The active Billing Manager on </w:t>
      </w:r>
      <w:r w:rsidRPr="006F1E23">
        <w:rPr>
          <w:rFonts w:cs="Courier New"/>
          <w:sz w:val="22"/>
          <w:szCs w:val="22"/>
          <w:lang w:bidi="th-TH"/>
        </w:rPr>
        <w:t xml:space="preserve">slu1 </w:t>
      </w:r>
      <w:r w:rsidRPr="006F1E23">
        <w:rPr>
          <w:rFonts w:cs="Palatino-Roman"/>
          <w:sz w:val="22"/>
          <w:szCs w:val="22"/>
          <w:lang w:bidi="th-TH"/>
        </w:rPr>
        <w:t>opens the file named:</w:t>
      </w:r>
    </w:p>
    <w:p w:rsidR="001C6DF8" w:rsidRPr="00C03C13" w:rsidRDefault="001C6DF8" w:rsidP="001C6DF8">
      <w:pPr>
        <w:autoSpaceDE w:val="0"/>
        <w:autoSpaceDN w:val="0"/>
        <w:adjustRightInd w:val="0"/>
        <w:spacing w:before="0"/>
        <w:ind w:left="0"/>
        <w:rPr>
          <w:rFonts w:cs="Courier New"/>
          <w:sz w:val="22"/>
          <w:szCs w:val="22"/>
          <w:lang w:bidi="th-TH"/>
        </w:rPr>
      </w:pPr>
    </w:p>
    <w:p w:rsidR="001C6DF8" w:rsidRPr="00C03C13" w:rsidRDefault="006F1E23" w:rsidP="001C6DF8">
      <w:pPr>
        <w:autoSpaceDE w:val="0"/>
        <w:autoSpaceDN w:val="0"/>
        <w:adjustRightInd w:val="0"/>
        <w:spacing w:before="0"/>
        <w:ind w:left="0"/>
        <w:rPr>
          <w:rFonts w:cs="Courier New"/>
          <w:sz w:val="22"/>
          <w:szCs w:val="22"/>
          <w:lang w:bidi="th-TH"/>
        </w:rPr>
      </w:pPr>
      <w:r w:rsidRPr="006F1E23">
        <w:rPr>
          <w:rFonts w:cs="Courier New"/>
          <w:sz w:val="22"/>
          <w:szCs w:val="22"/>
          <w:lang w:bidi="th-TH"/>
        </w:rPr>
        <w:t>IPbill.slu1.0001.0000000000</w:t>
      </w:r>
    </w:p>
    <w:p w:rsidR="00B82DF6" w:rsidRPr="00C03C13" w:rsidRDefault="006F1E23" w:rsidP="001C6DF8">
      <w:pPr>
        <w:autoSpaceDE w:val="0"/>
        <w:autoSpaceDN w:val="0"/>
        <w:adjustRightInd w:val="0"/>
        <w:spacing w:before="0"/>
        <w:ind w:left="0"/>
        <w:rPr>
          <w:rFonts w:cs="Courier New"/>
          <w:sz w:val="22"/>
          <w:szCs w:val="22"/>
          <w:lang w:bidi="th-TH"/>
        </w:rPr>
      </w:pPr>
      <w:proofErr w:type="gramStart"/>
      <w:r w:rsidRPr="006F1E23">
        <w:rPr>
          <w:rFonts w:cs="Palatino-Roman"/>
          <w:sz w:val="22"/>
          <w:szCs w:val="22"/>
          <w:lang w:bidi="th-TH"/>
        </w:rPr>
        <w:t>if</w:t>
      </w:r>
      <w:proofErr w:type="gramEnd"/>
      <w:r w:rsidRPr="006F1E23">
        <w:rPr>
          <w:rFonts w:cs="Palatino-Roman"/>
          <w:sz w:val="22"/>
          <w:szCs w:val="22"/>
          <w:lang w:bidi="th-TH"/>
        </w:rPr>
        <w:t xml:space="preserve"> the system is started on 00:00:00 UTC, January 1, 1970.</w:t>
      </w:r>
    </w:p>
    <w:p w:rsidR="00B82DF6" w:rsidRPr="00D17FCB" w:rsidRDefault="006F1E23" w:rsidP="00D17FCB">
      <w:pPr>
        <w:pStyle w:val="Heading3"/>
        <w:ind w:left="1800" w:hanging="1800"/>
      </w:pPr>
      <w:bookmarkStart w:id="416" w:name="_Toc319998549"/>
      <w:bookmarkStart w:id="417" w:name="_Toc353267016"/>
      <w:r w:rsidRPr="00D17FCB">
        <w:t>Real Time CDR file format</w:t>
      </w:r>
      <w:bookmarkEnd w:id="416"/>
      <w:bookmarkEnd w:id="417"/>
    </w:p>
    <w:p w:rsidR="00B82DF6" w:rsidRPr="00C03C13" w:rsidRDefault="006F1E23" w:rsidP="0001252A">
      <w:pPr>
        <w:pStyle w:val="BodyText"/>
        <w:ind w:left="0"/>
        <w:rPr>
          <w:lang w:bidi="th-TH"/>
        </w:rPr>
      </w:pPr>
      <w:r w:rsidRPr="006F1E23">
        <w:rPr>
          <w:lang w:bidi="th-TH"/>
        </w:rPr>
        <w:t xml:space="preserve">Each CDR file will contain a file header, followed by one or more CDRs. Each CDR has a CDR header. </w:t>
      </w:r>
    </w:p>
    <w:p w:rsidR="00B82DF6" w:rsidRPr="00C03C13" w:rsidRDefault="002F7EC0" w:rsidP="0001252A">
      <w:pPr>
        <w:pStyle w:val="BodyText"/>
        <w:ind w:left="0"/>
        <w:rPr>
          <w:lang w:bidi="th-TH"/>
        </w:rPr>
      </w:pPr>
      <w:r>
        <w:rPr>
          <w:noProof/>
          <w:lang w:bidi="ar-SA"/>
        </w:rPr>
        <w:lastRenderedPageBreak/>
        <w:drawing>
          <wp:inline distT="0" distB="0" distL="0" distR="0">
            <wp:extent cx="5469890" cy="3779516"/>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srcRect/>
                    <a:stretch>
                      <a:fillRect/>
                    </a:stretch>
                  </pic:blipFill>
                  <pic:spPr bwMode="auto">
                    <a:xfrm>
                      <a:off x="0" y="0"/>
                      <a:ext cx="5469890" cy="3779516"/>
                    </a:xfrm>
                    <a:prstGeom prst="rect">
                      <a:avLst/>
                    </a:prstGeom>
                    <a:noFill/>
                    <a:ln w="9525">
                      <a:noFill/>
                      <a:miter lim="800000"/>
                      <a:headEnd/>
                      <a:tailEnd/>
                    </a:ln>
                  </pic:spPr>
                </pic:pic>
              </a:graphicData>
            </a:graphic>
          </wp:inline>
        </w:drawing>
      </w:r>
    </w:p>
    <w:p w:rsidR="00B82DF6" w:rsidRPr="00C03C13" w:rsidRDefault="006F1E23" w:rsidP="008F609A">
      <w:pPr>
        <w:pStyle w:val="Caption"/>
        <w:rPr>
          <w:lang w:bidi="th-TH"/>
        </w:rPr>
      </w:pPr>
      <w:bookmarkStart w:id="418" w:name="_Toc320018361"/>
      <w:r w:rsidRPr="006F1E23">
        <w:t xml:space="preserve">Figure </w:t>
      </w:r>
      <w:fldSimple w:instr=" SEQ Figure \* ARABIC ">
        <w:r w:rsidRPr="006F1E23">
          <w:rPr>
            <w:noProof/>
          </w:rPr>
          <w:t>21</w:t>
        </w:r>
      </w:fldSimple>
      <w:r w:rsidRPr="006F1E23">
        <w:t>: CDR header format</w:t>
      </w:r>
      <w:bookmarkEnd w:id="418"/>
    </w:p>
    <w:p w:rsidR="00B82DF6" w:rsidRPr="00C03C13" w:rsidRDefault="006F1E23" w:rsidP="0001252A">
      <w:pPr>
        <w:pStyle w:val="BodyText"/>
        <w:ind w:left="0"/>
        <w:rPr>
          <w:lang w:bidi="th-TH"/>
        </w:rPr>
      </w:pPr>
      <w:r w:rsidRPr="006F1E23">
        <w:rPr>
          <w:lang w:bidi="th-TH"/>
        </w:rPr>
        <w:t xml:space="preserve">The CDR file has a dynamic set of Balances, Spending Limits, Accumulators and Extension information based on the subscriber’s configuration. The number of fields in a CDR record varies across the same type of activities, depending on the configuration specified in the format file. </w:t>
      </w:r>
    </w:p>
    <w:p w:rsidR="008F609A" w:rsidRPr="00130FCF" w:rsidRDefault="006F1E23" w:rsidP="00130FCF">
      <w:pPr>
        <w:pStyle w:val="Heading3"/>
        <w:ind w:left="1800" w:hanging="1800"/>
      </w:pPr>
      <w:bookmarkStart w:id="419" w:name="_Toc319998550"/>
      <w:bookmarkStart w:id="420" w:name="_Toc353267017"/>
      <w:r w:rsidRPr="00130FCF">
        <w:t>Real Time CDR Format configuration</w:t>
      </w:r>
      <w:bookmarkEnd w:id="419"/>
      <w:bookmarkEnd w:id="420"/>
    </w:p>
    <w:p w:rsidR="008F609A" w:rsidRPr="00C03C13" w:rsidRDefault="006F1E23" w:rsidP="008F609A">
      <w:pPr>
        <w:ind w:left="0"/>
        <w:rPr>
          <w:sz w:val="22"/>
          <w:szCs w:val="22"/>
        </w:rPr>
      </w:pPr>
      <w:r w:rsidRPr="006F1E23">
        <w:rPr>
          <w:sz w:val="22"/>
          <w:szCs w:val="22"/>
        </w:rPr>
        <w:t>The default format of a real-</w:t>
      </w:r>
      <w:proofErr w:type="spellStart"/>
      <w:r w:rsidRPr="006F1E23">
        <w:rPr>
          <w:sz w:val="22"/>
          <w:szCs w:val="22"/>
        </w:rPr>
        <w:t>tme</w:t>
      </w:r>
      <w:proofErr w:type="spellEnd"/>
      <w:r w:rsidRPr="006F1E23">
        <w:rPr>
          <w:sz w:val="22"/>
          <w:szCs w:val="22"/>
        </w:rPr>
        <w:t xml:space="preserve"> CDR is an ASCII, field-delimited record terminated by a newline character. A delimited CDR can vary in length as well as the fields contained within it. "|” is the default delimiter for a CDR </w:t>
      </w:r>
      <w:proofErr w:type="gramStart"/>
      <w:r w:rsidRPr="006F1E23">
        <w:rPr>
          <w:sz w:val="22"/>
          <w:szCs w:val="22"/>
        </w:rPr>
        <w:t>field</w:t>
      </w:r>
      <w:proofErr w:type="gramEnd"/>
      <w:r w:rsidRPr="006F1E23">
        <w:rPr>
          <w:sz w:val="22"/>
          <w:szCs w:val="22"/>
        </w:rPr>
        <w:t xml:space="preserve">. The delimiter is configured in the </w:t>
      </w:r>
      <w:proofErr w:type="spellStart"/>
      <w:r w:rsidRPr="006F1E23">
        <w:rPr>
          <w:sz w:val="22"/>
          <w:szCs w:val="22"/>
        </w:rPr>
        <w:t>CDRFormat.config</w:t>
      </w:r>
      <w:proofErr w:type="spellEnd"/>
      <w:r w:rsidRPr="006F1E23">
        <w:rPr>
          <w:sz w:val="22"/>
          <w:szCs w:val="22"/>
        </w:rPr>
        <w:t xml:space="preserve"> file in the FIELD_DELIMITER field.</w:t>
      </w:r>
    </w:p>
    <w:p w:rsidR="008F609A" w:rsidRPr="00C03C13" w:rsidRDefault="006F1E23" w:rsidP="008F609A">
      <w:pPr>
        <w:ind w:left="0"/>
        <w:rPr>
          <w:sz w:val="22"/>
          <w:szCs w:val="22"/>
        </w:rPr>
      </w:pPr>
      <w:r w:rsidRPr="006F1E23">
        <w:rPr>
          <w:sz w:val="22"/>
          <w:szCs w:val="22"/>
        </w:rPr>
        <w:t xml:space="preserve">CDRs also contain sub-fields and sub-field delimiters. A sub-field delimiter is used within a field to separate each sub-field. "*" is the default sub-field delimiter for a CDR </w:t>
      </w:r>
      <w:proofErr w:type="gramStart"/>
      <w:r w:rsidRPr="006F1E23">
        <w:rPr>
          <w:sz w:val="22"/>
          <w:szCs w:val="22"/>
        </w:rPr>
        <w:t>field</w:t>
      </w:r>
      <w:proofErr w:type="gramEnd"/>
      <w:r w:rsidRPr="006F1E23">
        <w:rPr>
          <w:sz w:val="22"/>
          <w:szCs w:val="22"/>
        </w:rPr>
        <w:t xml:space="preserve">. A subfield can also be configured to any ASCII character in </w:t>
      </w:r>
      <w:proofErr w:type="spellStart"/>
      <w:r w:rsidRPr="006F1E23">
        <w:rPr>
          <w:sz w:val="22"/>
          <w:szCs w:val="22"/>
        </w:rPr>
        <w:t>CDRFormat</w:t>
      </w:r>
      <w:proofErr w:type="spellEnd"/>
      <w:r w:rsidRPr="006F1E23">
        <w:rPr>
          <w:sz w:val="22"/>
          <w:szCs w:val="22"/>
        </w:rPr>
        <w:t xml:space="preserve"> configuration file in the SUB_FIELD_ DELIMITER field, which is different from FIELD_DELIMITER character.</w:t>
      </w:r>
    </w:p>
    <w:p w:rsidR="008F609A" w:rsidRPr="00C03C13" w:rsidRDefault="006F1E23" w:rsidP="008F609A">
      <w:pPr>
        <w:ind w:left="0"/>
        <w:rPr>
          <w:sz w:val="22"/>
          <w:szCs w:val="22"/>
        </w:rPr>
      </w:pPr>
      <w:r w:rsidRPr="006F1E23">
        <w:rPr>
          <w:sz w:val="22"/>
          <w:szCs w:val="22"/>
        </w:rPr>
        <w:t xml:space="preserve">The BALANCE_INFO, ACCUMULATOR_INFO, ACCOUNT_BALANCE_INFO, ACCOUNT_ACCUMULATOR_INFO, VERSION_INFO and EXTENSION_INFO fields are the six CDR </w:t>
      </w:r>
      <w:proofErr w:type="gramStart"/>
      <w:r w:rsidRPr="006F1E23">
        <w:rPr>
          <w:sz w:val="22"/>
          <w:szCs w:val="22"/>
        </w:rPr>
        <w:t>fields</w:t>
      </w:r>
      <w:proofErr w:type="gramEnd"/>
      <w:r w:rsidRPr="006F1E23">
        <w:rPr>
          <w:sz w:val="22"/>
          <w:szCs w:val="22"/>
        </w:rPr>
        <w:t xml:space="preserve"> that contain sub-fields.</w:t>
      </w:r>
    </w:p>
    <w:p w:rsidR="00B82DF6" w:rsidRPr="00D17FCB" w:rsidRDefault="006F1E23" w:rsidP="0001252A">
      <w:pPr>
        <w:pStyle w:val="Heading2"/>
      </w:pPr>
      <w:bookmarkStart w:id="421" w:name="_Toc319998551"/>
      <w:bookmarkStart w:id="422" w:name="_Toc353267018"/>
      <w:r w:rsidRPr="00D17FCB">
        <w:lastRenderedPageBreak/>
        <w:t>Rated CDR specification &amp; Example</w:t>
      </w:r>
      <w:bookmarkEnd w:id="421"/>
      <w:bookmarkEnd w:id="422"/>
    </w:p>
    <w:p w:rsidR="00B82DF6" w:rsidRPr="00C03C13" w:rsidRDefault="006F1E23" w:rsidP="0001252A">
      <w:pPr>
        <w:pStyle w:val="BodyText"/>
        <w:ind w:left="0"/>
        <w:rPr>
          <w:lang w:bidi="th-TH"/>
        </w:rPr>
      </w:pPr>
      <w:r w:rsidRPr="006F1E23">
        <w:rPr>
          <w:lang w:bidi="th-TH"/>
        </w:rPr>
        <w:t>For more information, please refer to the following file</w:t>
      </w:r>
    </w:p>
    <w:p w:rsidR="00B82DF6" w:rsidRPr="00C03C13" w:rsidRDefault="007C7CEF" w:rsidP="0001252A">
      <w:pPr>
        <w:pStyle w:val="BodyText"/>
        <w:ind w:left="0"/>
        <w:rPr>
          <w:lang w:bidi="th-TH"/>
        </w:rPr>
      </w:pPr>
      <w:r w:rsidRPr="00C03C13">
        <w:rPr>
          <w:lang w:bidi="th-TH"/>
        </w:rPr>
        <w:object w:dxaOrig="2040" w:dyaOrig="1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55pt;height:65.9pt" o:ole="">
            <v:imagedata r:id="rId35" o:title=""/>
          </v:shape>
          <o:OLEObject Type="Embed" ProgID="AcroExch.Document.11" ShapeID="_x0000_i1027" DrawAspect="Icon" ObjectID="_1427528478" r:id="rId36"/>
        </w:object>
      </w:r>
      <w:r w:rsidR="006F1E23" w:rsidRPr="006F1E23">
        <w:rPr>
          <w:lang w:bidi="th-TH"/>
        </w:rPr>
        <w:tab/>
      </w:r>
      <w:r w:rsidR="006F1E23" w:rsidRPr="006F1E23">
        <w:rPr>
          <w:lang w:bidi="th-TH"/>
        </w:rPr>
        <w:tab/>
      </w:r>
      <w:r w:rsidR="006F1E23" w:rsidRPr="006F1E23">
        <w:rPr>
          <w:lang w:bidi="th-TH"/>
        </w:rPr>
        <w:tab/>
      </w:r>
    </w:p>
    <w:p w:rsidR="00556473" w:rsidRPr="00C03C13" w:rsidRDefault="006F1E23">
      <w:pPr>
        <w:spacing w:before="0"/>
        <w:ind w:left="0"/>
        <w:rPr>
          <w:rFonts w:ascii="Tahoma" w:hAnsi="Tahoma" w:cs="Arial"/>
          <w:b/>
          <w:bCs/>
          <w:kern w:val="18"/>
          <w:sz w:val="24"/>
        </w:rPr>
      </w:pPr>
      <w:r w:rsidRPr="006F1E23">
        <w:br w:type="page"/>
      </w:r>
    </w:p>
    <w:p w:rsidR="00B82DF6" w:rsidRDefault="00B82DF6" w:rsidP="00DA0FA8">
      <w:pPr>
        <w:pStyle w:val="Heading1"/>
      </w:pPr>
      <w:bookmarkStart w:id="423" w:name="_Toc353267019"/>
      <w:r>
        <w:lastRenderedPageBreak/>
        <w:t>System Preparation</w:t>
      </w:r>
      <w:bookmarkEnd w:id="423"/>
    </w:p>
    <w:p w:rsidR="00B82DF6" w:rsidRPr="00CA1519" w:rsidRDefault="00B82DF6" w:rsidP="00CA1519">
      <w:pPr>
        <w:pStyle w:val="BodyText"/>
        <w:ind w:left="0"/>
      </w:pPr>
      <w:r>
        <w:t xml:space="preserve">The </w:t>
      </w:r>
      <w:r w:rsidR="00DC20F6">
        <w:t>Solution</w:t>
      </w:r>
      <w:r w:rsidRPr="00CA1519">
        <w:t xml:space="preserve"> can support</w:t>
      </w:r>
    </w:p>
    <w:p w:rsidR="00B82DF6" w:rsidRDefault="00B82DF6" w:rsidP="00F4297D">
      <w:pPr>
        <w:pStyle w:val="BodyText"/>
        <w:numPr>
          <w:ilvl w:val="0"/>
          <w:numId w:val="9"/>
        </w:numPr>
      </w:pPr>
      <w:r w:rsidRPr="00CA1519">
        <w:t xml:space="preserve">RT postpaid rating/charging/promotion with </w:t>
      </w:r>
    </w:p>
    <w:p w:rsidR="00B82DF6" w:rsidRDefault="00B82DF6" w:rsidP="00F4297D">
      <w:pPr>
        <w:pStyle w:val="BodyText"/>
        <w:numPr>
          <w:ilvl w:val="1"/>
          <w:numId w:val="9"/>
        </w:numPr>
        <w:tabs>
          <w:tab w:val="clear" w:pos="1247"/>
          <w:tab w:val="left" w:pos="1440"/>
        </w:tabs>
      </w:pPr>
      <w:r w:rsidRPr="00CA1519">
        <w:t xml:space="preserve">credit limit </w:t>
      </w:r>
      <w:r>
        <w:t>(same as prepaid today) – per Subscriber balance control</w:t>
      </w:r>
    </w:p>
    <w:p w:rsidR="00B82DF6" w:rsidRPr="00CA1519" w:rsidRDefault="00B82DF6" w:rsidP="00F4297D">
      <w:pPr>
        <w:pStyle w:val="BodyText"/>
        <w:numPr>
          <w:ilvl w:val="1"/>
          <w:numId w:val="9"/>
        </w:numPr>
        <w:tabs>
          <w:tab w:val="clear" w:pos="1247"/>
          <w:tab w:val="left" w:pos="1440"/>
        </w:tabs>
      </w:pPr>
      <w:r w:rsidRPr="00CA1519">
        <w:t>ne</w:t>
      </w:r>
      <w:r>
        <w:t xml:space="preserve">gative balance concept – per </w:t>
      </w:r>
      <w:r w:rsidR="00556473">
        <w:t>offer based</w:t>
      </w:r>
      <w:r>
        <w:t xml:space="preserve"> balance control</w:t>
      </w:r>
    </w:p>
    <w:p w:rsidR="00B82DF6" w:rsidRPr="00CA1519" w:rsidRDefault="00FA28B0" w:rsidP="00F4297D">
      <w:pPr>
        <w:pStyle w:val="BodyText"/>
        <w:numPr>
          <w:ilvl w:val="0"/>
          <w:numId w:val="10"/>
        </w:numPr>
      </w:pPr>
      <w:r>
        <w:t>D</w:t>
      </w:r>
      <w:r w:rsidR="00B82DF6" w:rsidRPr="00CA1519">
        <w:t xml:space="preserve">ifferent </w:t>
      </w:r>
      <w:r w:rsidR="00556473">
        <w:t>Reseller</w:t>
      </w:r>
      <w:r w:rsidR="00B82DF6" w:rsidRPr="00CA1519">
        <w:t>/</w:t>
      </w:r>
      <w:r w:rsidR="00556473">
        <w:t>Offer</w:t>
      </w:r>
      <w:r w:rsidR="00B82DF6" w:rsidRPr="00CA1519">
        <w:t xml:space="preserve"> for RT postpaid</w:t>
      </w:r>
      <w:r w:rsidR="00B82DF6">
        <w:t xml:space="preserve"> will be needed</w:t>
      </w:r>
    </w:p>
    <w:p w:rsidR="00B82DF6" w:rsidRPr="00CA1519" w:rsidRDefault="00B82DF6" w:rsidP="00F4297D">
      <w:pPr>
        <w:pStyle w:val="BodyText"/>
        <w:numPr>
          <w:ilvl w:val="0"/>
          <w:numId w:val="10"/>
        </w:numPr>
      </w:pPr>
      <w:r w:rsidRPr="00CA1519">
        <w:t xml:space="preserve">Use </w:t>
      </w:r>
      <w:r>
        <w:t xml:space="preserve">either </w:t>
      </w:r>
      <w:r w:rsidRPr="00CA1519">
        <w:t>the concept of</w:t>
      </w:r>
      <w:r>
        <w:t xml:space="preserve"> credit limit (similar to prepaid) or</w:t>
      </w:r>
      <w:r w:rsidRPr="00CA1519">
        <w:t xml:space="preserve"> negative balances</w:t>
      </w:r>
    </w:p>
    <w:p w:rsidR="00B82DF6" w:rsidRPr="00CA1519" w:rsidRDefault="00B82DF6" w:rsidP="00F4297D">
      <w:pPr>
        <w:pStyle w:val="BodyText"/>
        <w:numPr>
          <w:ilvl w:val="0"/>
          <w:numId w:val="10"/>
        </w:numPr>
      </w:pPr>
      <w:r w:rsidRPr="00CA1519">
        <w:t>System will generate th</w:t>
      </w:r>
      <w:r>
        <w:t xml:space="preserve">e rated CDR. It can be used by </w:t>
      </w:r>
      <w:r w:rsidRPr="00CA1519">
        <w:t>VNP Billing system for invoicing purpose</w:t>
      </w:r>
    </w:p>
    <w:p w:rsidR="00B82DF6" w:rsidRPr="00CA1519" w:rsidRDefault="00B82DF6" w:rsidP="00F4297D">
      <w:pPr>
        <w:pStyle w:val="BodyText"/>
        <w:numPr>
          <w:ilvl w:val="0"/>
          <w:numId w:val="10"/>
        </w:numPr>
      </w:pPr>
      <w:r w:rsidRPr="00CA1519">
        <w:t xml:space="preserve">System also support file based offline rating </w:t>
      </w:r>
    </w:p>
    <w:p w:rsidR="00B82DF6" w:rsidRPr="00CA1519" w:rsidRDefault="00B82DF6" w:rsidP="00F4297D">
      <w:pPr>
        <w:pStyle w:val="BodyText"/>
        <w:numPr>
          <w:ilvl w:val="1"/>
          <w:numId w:val="10"/>
        </w:numPr>
        <w:tabs>
          <w:tab w:val="clear" w:pos="1247"/>
          <w:tab w:val="left" w:pos="1440"/>
        </w:tabs>
      </w:pPr>
      <w:r w:rsidRPr="00CA1519">
        <w:t>for roaming user</w:t>
      </w:r>
    </w:p>
    <w:p w:rsidR="00B82DF6" w:rsidRDefault="00B82DF6" w:rsidP="00F4297D">
      <w:pPr>
        <w:pStyle w:val="BodyText"/>
        <w:numPr>
          <w:ilvl w:val="1"/>
          <w:numId w:val="10"/>
        </w:numPr>
        <w:tabs>
          <w:tab w:val="clear" w:pos="1247"/>
          <w:tab w:val="left" w:pos="1440"/>
        </w:tabs>
      </w:pPr>
      <w:r w:rsidRPr="00CA1519">
        <w:t>postpaid subs which want to use the same rating/charging engine but does not want the system to monitor the call in real time</w:t>
      </w:r>
    </w:p>
    <w:p w:rsidR="00B82DF6" w:rsidRPr="00CA1519" w:rsidRDefault="00556473" w:rsidP="00F4297D">
      <w:pPr>
        <w:pStyle w:val="BodyText"/>
        <w:numPr>
          <w:ilvl w:val="1"/>
          <w:numId w:val="10"/>
        </w:numPr>
        <w:tabs>
          <w:tab w:val="clear" w:pos="1247"/>
          <w:tab w:val="left" w:pos="1440"/>
        </w:tabs>
      </w:pPr>
      <w:r>
        <w:t>URP/ORP</w:t>
      </w:r>
      <w:r w:rsidR="00B82DF6">
        <w:t xml:space="preserve"> (Offline Record Processing) functionality will be needed. The </w:t>
      </w:r>
      <w:r>
        <w:t>URP/</w:t>
      </w:r>
      <w:r w:rsidR="00B82DF6">
        <w:t>ORP does have specific data input format which VNP will need to prepare</w:t>
      </w:r>
    </w:p>
    <w:p w:rsidR="00B82DF6" w:rsidRDefault="00B82DF6" w:rsidP="00F4297D">
      <w:pPr>
        <w:pStyle w:val="BodyText"/>
        <w:numPr>
          <w:ilvl w:val="0"/>
          <w:numId w:val="10"/>
        </w:numPr>
      </w:pPr>
      <w:r w:rsidRPr="00CA1519">
        <w:t>Need the trigger for RT postpaid subscribers (in HLR, same way with RT prepaid)</w:t>
      </w:r>
    </w:p>
    <w:p w:rsidR="00B82DF6" w:rsidRDefault="00B82DF6" w:rsidP="00EB3ECC">
      <w:pPr>
        <w:pStyle w:val="BodyText"/>
        <w:ind w:left="0"/>
      </w:pPr>
      <w:r>
        <w:t>There are several impacts which will be needed the detail analysis from VNP as below</w:t>
      </w:r>
    </w:p>
    <w:p w:rsidR="00B82DF6" w:rsidRDefault="00B82DF6" w:rsidP="00F4297D">
      <w:pPr>
        <w:pStyle w:val="BodyText"/>
        <w:numPr>
          <w:ilvl w:val="0"/>
          <w:numId w:val="13"/>
        </w:numPr>
      </w:pPr>
      <w:r>
        <w:t xml:space="preserve">Subscriber Migration –standard migration tools. It can be used for mass postpaid subscriber migration. </w:t>
      </w:r>
    </w:p>
    <w:p w:rsidR="00B82DF6" w:rsidRDefault="00B82DF6" w:rsidP="00F4297D">
      <w:pPr>
        <w:pStyle w:val="BodyText"/>
        <w:numPr>
          <w:ilvl w:val="0"/>
          <w:numId w:val="13"/>
        </w:numPr>
      </w:pPr>
      <w:r>
        <w:t xml:space="preserve">Rerating functionalities </w:t>
      </w:r>
      <w:r w:rsidR="00556473">
        <w:t xml:space="preserve">are supported by </w:t>
      </w:r>
      <w:r w:rsidR="00DC20F6">
        <w:t>solution</w:t>
      </w:r>
      <w:r w:rsidR="00556473">
        <w:t xml:space="preserve">. But some specific VNP re-rating which might not fully support by re-rating module </w:t>
      </w:r>
      <w:r>
        <w:t>shall be done in the existing platform. VNP does have external rerating functionalities outside the postpaid billing. It may possible to reuse</w:t>
      </w:r>
    </w:p>
    <w:p w:rsidR="00B82DF6" w:rsidRDefault="00B82DF6" w:rsidP="00F4297D">
      <w:pPr>
        <w:pStyle w:val="BodyText"/>
        <w:numPr>
          <w:ilvl w:val="0"/>
          <w:numId w:val="13"/>
        </w:numPr>
      </w:pPr>
      <w:r>
        <w:t>Business Process/Operational process impact as below</w:t>
      </w:r>
    </w:p>
    <w:p w:rsidR="00B82DF6" w:rsidRDefault="00B82DF6" w:rsidP="00F4297D">
      <w:pPr>
        <w:pStyle w:val="BodyText"/>
        <w:numPr>
          <w:ilvl w:val="1"/>
          <w:numId w:val="13"/>
        </w:numPr>
        <w:tabs>
          <w:tab w:val="clear" w:pos="1247"/>
          <w:tab w:val="left" w:pos="1440"/>
        </w:tabs>
      </w:pPr>
      <w:r>
        <w:t>Product configuration (</w:t>
      </w:r>
      <w:r w:rsidR="00556473">
        <w:t>PCAT</w:t>
      </w:r>
      <w:r>
        <w:t xml:space="preserve"> versus existing postpaid </w:t>
      </w:r>
      <w:proofErr w:type="spellStart"/>
      <w:r>
        <w:t>config</w:t>
      </w:r>
      <w:proofErr w:type="spellEnd"/>
      <w:r>
        <w:t xml:space="preserve"> tool)</w:t>
      </w:r>
    </w:p>
    <w:p w:rsidR="00B82DF6" w:rsidRDefault="00B82DF6" w:rsidP="00F4297D">
      <w:pPr>
        <w:pStyle w:val="BodyText"/>
        <w:numPr>
          <w:ilvl w:val="1"/>
          <w:numId w:val="13"/>
        </w:numPr>
        <w:tabs>
          <w:tab w:val="clear" w:pos="1247"/>
          <w:tab w:val="left" w:pos="1440"/>
        </w:tabs>
      </w:pPr>
      <w:r>
        <w:t>Offline rating process (Mediation function)</w:t>
      </w:r>
    </w:p>
    <w:p w:rsidR="00B82DF6" w:rsidRDefault="00B82DF6" w:rsidP="00F4297D">
      <w:pPr>
        <w:pStyle w:val="BodyText"/>
        <w:numPr>
          <w:ilvl w:val="1"/>
          <w:numId w:val="13"/>
        </w:numPr>
        <w:tabs>
          <w:tab w:val="clear" w:pos="1247"/>
          <w:tab w:val="left" w:pos="1440"/>
        </w:tabs>
      </w:pPr>
      <w:r>
        <w:t>Rated CDR from Comverse system</w:t>
      </w:r>
    </w:p>
    <w:p w:rsidR="00B82DF6" w:rsidRDefault="00556473" w:rsidP="00F4297D">
      <w:pPr>
        <w:pStyle w:val="BodyText"/>
        <w:numPr>
          <w:ilvl w:val="1"/>
          <w:numId w:val="13"/>
        </w:numPr>
        <w:tabs>
          <w:tab w:val="clear" w:pos="1247"/>
          <w:tab w:val="left" w:pos="1440"/>
        </w:tabs>
      </w:pPr>
      <w:r>
        <w:t>SAPI</w:t>
      </w:r>
      <w:r w:rsidR="00B82DF6">
        <w:t xml:space="preserve"> API for RT postpaid subscriber inquiry</w:t>
      </w:r>
    </w:p>
    <w:p w:rsidR="00B82DF6" w:rsidRDefault="00B82DF6" w:rsidP="00F4297D">
      <w:pPr>
        <w:pStyle w:val="BodyText"/>
        <w:numPr>
          <w:ilvl w:val="1"/>
          <w:numId w:val="13"/>
        </w:numPr>
        <w:tabs>
          <w:tab w:val="clear" w:pos="1247"/>
          <w:tab w:val="left" w:pos="1440"/>
        </w:tabs>
      </w:pPr>
      <w:r>
        <w:t>RT postpaid subscriber order/provisioning process</w:t>
      </w:r>
    </w:p>
    <w:p w:rsidR="00B82DF6" w:rsidRPr="00FD16B7" w:rsidRDefault="00B82DF6" w:rsidP="00F4297D">
      <w:pPr>
        <w:pStyle w:val="BodyText"/>
        <w:numPr>
          <w:ilvl w:val="1"/>
          <w:numId w:val="13"/>
        </w:numPr>
        <w:tabs>
          <w:tab w:val="clear" w:pos="1247"/>
          <w:tab w:val="left" w:pos="1440"/>
        </w:tabs>
      </w:pPr>
      <w:r>
        <w:t xml:space="preserve">RT postpaid Subscriber life cycle </w:t>
      </w:r>
    </w:p>
    <w:p w:rsidR="00B82DF6" w:rsidRDefault="00B82DF6" w:rsidP="00DA0FA8">
      <w:pPr>
        <w:pStyle w:val="Heading2"/>
      </w:pPr>
      <w:bookmarkStart w:id="424" w:name="_Toc353267020"/>
      <w:r>
        <w:lastRenderedPageBreak/>
        <w:t>High level System Configuration</w:t>
      </w:r>
      <w:bookmarkEnd w:id="424"/>
    </w:p>
    <w:p w:rsidR="00B82DF6" w:rsidRDefault="00B82DF6" w:rsidP="00F30AF9">
      <w:pPr>
        <w:pStyle w:val="BodyText"/>
        <w:ind w:left="0"/>
      </w:pPr>
      <w:r>
        <w:t>There are several tasks which need to be done in order to config</w:t>
      </w:r>
      <w:ins w:id="425" w:author="thaodh" w:date="2013-04-15T10:04:00Z">
        <w:r w:rsidR="006E5CF6">
          <w:rPr>
            <w:rFonts w:ascii="Times New Roman" w:hAnsi="Times New Roman"/>
          </w:rPr>
          <w:t>ure</w:t>
        </w:r>
      </w:ins>
      <w:r>
        <w:t xml:space="preserve"> the </w:t>
      </w:r>
      <w:r w:rsidR="00DC20F6">
        <w:t>solution</w:t>
      </w:r>
      <w:r>
        <w:t xml:space="preserve"> to support postpaid subscriber. This will be joint effort between VNP/Elcom/Comverse. The following are main activities</w:t>
      </w:r>
    </w:p>
    <w:p w:rsidR="00B82DF6" w:rsidRDefault="00B82DF6" w:rsidP="00F4297D">
      <w:pPr>
        <w:pStyle w:val="BodyText"/>
        <w:numPr>
          <w:ilvl w:val="0"/>
          <w:numId w:val="12"/>
        </w:numPr>
      </w:pPr>
      <w:r>
        <w:t>System configuration for RT Postpaid subscriber such as network prefix, range map, and others</w:t>
      </w:r>
    </w:p>
    <w:p w:rsidR="00B82DF6" w:rsidRDefault="00556473" w:rsidP="00F4297D">
      <w:pPr>
        <w:pStyle w:val="BodyText"/>
        <w:numPr>
          <w:ilvl w:val="0"/>
          <w:numId w:val="12"/>
        </w:numPr>
      </w:pPr>
      <w:r>
        <w:t>Offers</w:t>
      </w:r>
      <w:r w:rsidR="00B82DF6">
        <w:t xml:space="preserve"> configuration for RT postpaid subscriber (Analysis information will be provided in the Section 5)</w:t>
      </w:r>
    </w:p>
    <w:p w:rsidR="00B82DF6" w:rsidRDefault="00B82DF6" w:rsidP="00F4297D">
      <w:pPr>
        <w:pStyle w:val="BodyText"/>
        <w:numPr>
          <w:ilvl w:val="0"/>
          <w:numId w:val="12"/>
        </w:numPr>
      </w:pPr>
      <w:r>
        <w:t xml:space="preserve">Activity/Calendar/Tariff/Promotion/… configuration for RT postpaid </w:t>
      </w:r>
    </w:p>
    <w:p w:rsidR="00B82DF6" w:rsidRDefault="00556473" w:rsidP="00F4297D">
      <w:pPr>
        <w:pStyle w:val="BodyText"/>
        <w:numPr>
          <w:ilvl w:val="0"/>
          <w:numId w:val="12"/>
        </w:numPr>
      </w:pPr>
      <w:r>
        <w:t>URP/</w:t>
      </w:r>
      <w:r w:rsidR="00B82DF6">
        <w:t>ORP configuration for file based transaction of postpaid subscriber</w:t>
      </w:r>
    </w:p>
    <w:p w:rsidR="00556473" w:rsidRDefault="00556473" w:rsidP="00F4297D">
      <w:pPr>
        <w:pStyle w:val="BodyText"/>
        <w:numPr>
          <w:ilvl w:val="0"/>
          <w:numId w:val="12"/>
        </w:numPr>
      </w:pPr>
      <w:r>
        <w:t>Re-Rating criteria</w:t>
      </w:r>
    </w:p>
    <w:p w:rsidR="00B82DF6" w:rsidRDefault="00B82DF6" w:rsidP="00F4297D">
      <w:pPr>
        <w:pStyle w:val="BodyText"/>
        <w:numPr>
          <w:ilvl w:val="0"/>
          <w:numId w:val="12"/>
        </w:numPr>
      </w:pPr>
      <w:r>
        <w:t>process for Rated CDR file transfer</w:t>
      </w:r>
    </w:p>
    <w:p w:rsidR="00F23585" w:rsidRDefault="00F23585" w:rsidP="00F23585">
      <w:pPr>
        <w:pStyle w:val="Heading2"/>
      </w:pPr>
      <w:bookmarkStart w:id="426" w:name="_Toc353267021"/>
      <w:r>
        <w:t>Subscriber Provisioning and Management</w:t>
      </w:r>
      <w:bookmarkEnd w:id="426"/>
    </w:p>
    <w:p w:rsidR="00F23585" w:rsidRPr="00940810" w:rsidRDefault="006F1E23" w:rsidP="00F23585">
      <w:pPr>
        <w:pStyle w:val="BodyText"/>
        <w:ind w:left="0"/>
      </w:pPr>
      <w:r w:rsidRPr="006F1E23">
        <w:t>The CCWS (API) of Comverse RTBS will be replaced by SAPI. The SAPI will be used for prepaid/postpaid subscriber provisioning and management.</w:t>
      </w:r>
    </w:p>
    <w:p w:rsidR="00F23585" w:rsidRDefault="006F1E23" w:rsidP="00F23585">
      <w:pPr>
        <w:pStyle w:val="BodyText"/>
        <w:ind w:left="0"/>
      </w:pPr>
      <w:r w:rsidRPr="006F1E23">
        <w:t>The CCC (GUI) can be used for postpaid subscriber provisioning and management. The special groups of CCC user with their own security set can be defined via the Security Server GUI.</w:t>
      </w:r>
    </w:p>
    <w:p w:rsidR="002F7EC0" w:rsidRDefault="00556473">
      <w:pPr>
        <w:pStyle w:val="Heading2"/>
      </w:pPr>
      <w:bookmarkStart w:id="427" w:name="_Toc353267022"/>
      <w:r>
        <w:t>Offline CDR processing</w:t>
      </w:r>
      <w:r w:rsidR="00B82DF6">
        <w:t xml:space="preserve"> with Roaming</w:t>
      </w:r>
      <w:bookmarkEnd w:id="427"/>
    </w:p>
    <w:p w:rsidR="00B82DF6" w:rsidRDefault="00B82DF6" w:rsidP="00FD16B7">
      <w:pPr>
        <w:pStyle w:val="BodyText"/>
        <w:ind w:left="0"/>
        <w:rPr>
          <w:lang w:bidi="th-TH"/>
        </w:rPr>
      </w:pPr>
      <w:r>
        <w:rPr>
          <w:lang w:bidi="th-TH"/>
        </w:rPr>
        <w:t>The roaming-subscriber originating</w:t>
      </w:r>
      <w:ins w:id="428" w:author="thaodh" w:date="2013-04-15T10:05:00Z">
        <w:r w:rsidR="00E47C54">
          <w:rPr>
            <w:lang w:bidi="th-TH"/>
          </w:rPr>
          <w:t>/t</w:t>
        </w:r>
        <w:r w:rsidR="00E47C54">
          <w:rPr>
            <w:rFonts w:ascii="Times New Roman" w:hAnsi="Times New Roman"/>
            <w:lang w:bidi="th-TH"/>
          </w:rPr>
          <w:t>erminating</w:t>
        </w:r>
      </w:ins>
      <w:r>
        <w:rPr>
          <w:lang w:bidi="th-TH"/>
        </w:rPr>
        <w:t xml:space="preserve"> voice-calls from non-CAMEL2 foreign networks will not be charged and controlled in real time. Vinaphone will get the roaming file from it roaming partners or clearing house. The mechanism by which operators exchange the billing information for roaming calls is the Transferred Account Procedure (TAP) record. TAP records provide the source of the activity usage that is to receive the markup. These records are collected by a clearinghouse and then transferred to the provider where the subscriber is billed.</w:t>
      </w:r>
    </w:p>
    <w:p w:rsidR="00B82DF6" w:rsidRDefault="00B82DF6" w:rsidP="00FD16B7">
      <w:pPr>
        <w:pStyle w:val="BodyText"/>
        <w:ind w:left="0"/>
        <w:rPr>
          <w:lang w:bidi="th-TH"/>
        </w:rPr>
      </w:pPr>
      <w:r>
        <w:rPr>
          <w:lang w:bidi="th-TH"/>
        </w:rPr>
        <w:t xml:space="preserve">To facilitate RTB billing, the postpaid system is responsible for reformatting the TAP records into the </w:t>
      </w:r>
      <w:r w:rsidR="00DC20F6">
        <w:rPr>
          <w:lang w:bidi="th-TH"/>
        </w:rPr>
        <w:t>solution</w:t>
      </w:r>
      <w:r>
        <w:rPr>
          <w:lang w:bidi="th-TH"/>
        </w:rPr>
        <w:t xml:space="preserve"> Offline </w:t>
      </w:r>
      <w:r w:rsidR="003D655E">
        <w:rPr>
          <w:lang w:bidi="th-TH"/>
        </w:rPr>
        <w:t>CDR</w:t>
      </w:r>
      <w:r>
        <w:rPr>
          <w:lang w:bidi="th-TH"/>
        </w:rPr>
        <w:t xml:space="preserve"> format, and sending them into the </w:t>
      </w:r>
      <w:r w:rsidR="00DC20F6">
        <w:rPr>
          <w:lang w:bidi="th-TH"/>
        </w:rPr>
        <w:t>solution</w:t>
      </w:r>
      <w:r w:rsidR="003D655E">
        <w:rPr>
          <w:lang w:bidi="th-TH"/>
        </w:rPr>
        <w:t xml:space="preserve"> URE offline CDR file processing (URP)</w:t>
      </w:r>
      <w:r>
        <w:rPr>
          <w:lang w:bidi="th-TH"/>
        </w:rPr>
        <w:t xml:space="preserve"> data stream.</w:t>
      </w:r>
    </w:p>
    <w:p w:rsidR="00B82DF6" w:rsidRDefault="00B82DF6" w:rsidP="00FD16B7">
      <w:pPr>
        <w:pStyle w:val="BodyText"/>
        <w:ind w:left="0"/>
        <w:rPr>
          <w:lang w:bidi="th-TH"/>
        </w:rPr>
      </w:pPr>
      <w:r>
        <w:rPr>
          <w:lang w:bidi="th-TH"/>
        </w:rPr>
        <w:t>This process includes:</w:t>
      </w:r>
    </w:p>
    <w:p w:rsidR="00B82DF6" w:rsidRDefault="00B82DF6" w:rsidP="00F4297D">
      <w:pPr>
        <w:pStyle w:val="BodyText"/>
        <w:numPr>
          <w:ilvl w:val="0"/>
          <w:numId w:val="11"/>
        </w:numPr>
        <w:rPr>
          <w:lang w:bidi="th-TH"/>
        </w:rPr>
      </w:pPr>
      <w:r>
        <w:rPr>
          <w:lang w:bidi="th-TH"/>
        </w:rPr>
        <w:t>Collecting the TAP files from the clearinghouse(s)</w:t>
      </w:r>
    </w:p>
    <w:p w:rsidR="00B82DF6" w:rsidDel="00CC15DA" w:rsidRDefault="00B82DF6" w:rsidP="00A85DC3">
      <w:pPr>
        <w:pStyle w:val="BodyText"/>
        <w:numPr>
          <w:ilvl w:val="0"/>
          <w:numId w:val="11"/>
        </w:numPr>
        <w:rPr>
          <w:del w:id="429" w:author="thaodh" w:date="2013-04-15T10:15:00Z"/>
          <w:lang w:bidi="th-TH"/>
        </w:rPr>
      </w:pPr>
      <w:del w:id="430" w:author="thaodh" w:date="2013-04-15T10:34:00Z">
        <w:r w:rsidDel="00A85DC3">
          <w:rPr>
            <w:lang w:bidi="th-TH"/>
          </w:rPr>
          <w:delText xml:space="preserve">Filtering out the records that do not require markup. </w:delText>
        </w:r>
      </w:del>
      <w:del w:id="431" w:author="thaodh" w:date="2013-04-15T10:31:00Z">
        <w:r w:rsidDel="00A85DC3">
          <w:rPr>
            <w:lang w:bidi="th-TH"/>
          </w:rPr>
          <w:delText>Only originating voice calls from</w:delText>
        </w:r>
      </w:del>
    </w:p>
    <w:p w:rsidR="00B82DF6" w:rsidRDefault="00B82DF6" w:rsidP="00A85DC3">
      <w:pPr>
        <w:pStyle w:val="BodyText"/>
        <w:numPr>
          <w:ilvl w:val="0"/>
          <w:numId w:val="11"/>
        </w:numPr>
        <w:rPr>
          <w:lang w:bidi="th-TH"/>
        </w:rPr>
        <w:pPrChange w:id="432" w:author="thaodh" w:date="2013-04-15T10:31:00Z">
          <w:pPr>
            <w:pStyle w:val="BodyText"/>
            <w:numPr>
              <w:numId w:val="11"/>
            </w:numPr>
            <w:ind w:left="720" w:hanging="360"/>
          </w:pPr>
        </w:pPrChange>
      </w:pPr>
      <w:del w:id="433" w:author="thaodh" w:date="2013-04-15T10:31:00Z">
        <w:r w:rsidDel="00A85DC3">
          <w:rPr>
            <w:lang w:bidi="th-TH"/>
          </w:rPr>
          <w:delText>non-CAMEL2 networks requires markup rating</w:delText>
        </w:r>
      </w:del>
    </w:p>
    <w:p w:rsidR="00B82DF6" w:rsidRDefault="00B82DF6" w:rsidP="00F4297D">
      <w:pPr>
        <w:pStyle w:val="BodyText"/>
        <w:numPr>
          <w:ilvl w:val="0"/>
          <w:numId w:val="11"/>
        </w:numPr>
        <w:rPr>
          <w:lang w:bidi="th-TH"/>
        </w:rPr>
      </w:pPr>
      <w:r>
        <w:rPr>
          <w:lang w:bidi="th-TH"/>
        </w:rPr>
        <w:t xml:space="preserve">Reformatting these records into </w:t>
      </w:r>
      <w:r w:rsidR="003D655E">
        <w:rPr>
          <w:lang w:bidi="th-TH"/>
        </w:rPr>
        <w:t>offline CDR</w:t>
      </w:r>
      <w:r>
        <w:rPr>
          <w:lang w:bidi="th-TH"/>
        </w:rPr>
        <w:t xml:space="preserve"> format</w:t>
      </w:r>
    </w:p>
    <w:p w:rsidR="00B82DF6" w:rsidRDefault="00B82DF6" w:rsidP="00F4297D">
      <w:pPr>
        <w:pStyle w:val="BodyText"/>
        <w:numPr>
          <w:ilvl w:val="0"/>
          <w:numId w:val="11"/>
        </w:numPr>
        <w:rPr>
          <w:lang w:bidi="th-TH"/>
        </w:rPr>
      </w:pPr>
      <w:r>
        <w:rPr>
          <w:lang w:bidi="th-TH"/>
        </w:rPr>
        <w:t xml:space="preserve">Feeding these records into the </w:t>
      </w:r>
      <w:r w:rsidR="003D655E">
        <w:rPr>
          <w:lang w:bidi="th-TH"/>
        </w:rPr>
        <w:t>URE offline rating</w:t>
      </w:r>
      <w:r>
        <w:rPr>
          <w:lang w:bidi="th-TH"/>
        </w:rPr>
        <w:t xml:space="preserve"> stream</w:t>
      </w:r>
    </w:p>
    <w:p w:rsidR="00556473" w:rsidRPr="003D655E" w:rsidRDefault="00B82DF6" w:rsidP="003D655E">
      <w:pPr>
        <w:pStyle w:val="BodyText"/>
        <w:ind w:left="0"/>
        <w:rPr>
          <w:lang w:bidi="th-TH"/>
        </w:rPr>
      </w:pPr>
      <w:r>
        <w:rPr>
          <w:lang w:bidi="th-TH"/>
        </w:rPr>
        <w:lastRenderedPageBreak/>
        <w:t xml:space="preserve">The </w:t>
      </w:r>
      <w:r w:rsidR="00DC20F6">
        <w:rPr>
          <w:lang w:bidi="th-TH"/>
        </w:rPr>
        <w:t>solution</w:t>
      </w:r>
      <w:r>
        <w:rPr>
          <w:lang w:bidi="th-TH"/>
        </w:rPr>
        <w:t xml:space="preserve"> processes these records, provides the configured markup rating percentage, updates the subscriber’s real-time available balances (or credit limits), and creates the appropriate Activity History and CDR records.</w:t>
      </w:r>
    </w:p>
    <w:p w:rsidR="001D4CA4" w:rsidRDefault="001D4CA4" w:rsidP="00DA0FA8">
      <w:pPr>
        <w:pStyle w:val="Heading1"/>
      </w:pPr>
      <w:bookmarkStart w:id="434" w:name="_Toc353267023"/>
      <w:r>
        <w:t>VNP postpaid working plan</w:t>
      </w:r>
      <w:bookmarkEnd w:id="434"/>
    </w:p>
    <w:p w:rsidR="00ED4C04" w:rsidRDefault="00ED4C04" w:rsidP="00ED4C04">
      <w:pPr>
        <w:pStyle w:val="BodyText"/>
        <w:ind w:left="0"/>
      </w:pPr>
      <w:r>
        <w:t>The main purpose of the Real Time postpaid rating are</w:t>
      </w:r>
    </w:p>
    <w:p w:rsidR="00ED4C04" w:rsidRDefault="00DC20F6" w:rsidP="00F4297D">
      <w:pPr>
        <w:pStyle w:val="BodyText"/>
        <w:numPr>
          <w:ilvl w:val="0"/>
          <w:numId w:val="14"/>
        </w:numPr>
      </w:pPr>
      <w:r>
        <w:t>C</w:t>
      </w:r>
      <w:r w:rsidR="00ED4C04">
        <w:t xml:space="preserve">ommon real time rater for VNP subscriber. This will simplify VNP rating process. </w:t>
      </w:r>
      <w:r>
        <w:t>Solution</w:t>
      </w:r>
      <w:r w:rsidR="003628F6">
        <w:t xml:space="preserve"> </w:t>
      </w:r>
      <w:r w:rsidR="00ED4C04">
        <w:t>as a single rater for both prepaid and postpaid will provide VNP with rating/charging convergence capabilities</w:t>
      </w:r>
    </w:p>
    <w:p w:rsidR="00006246" w:rsidRDefault="00006246" w:rsidP="00F4297D">
      <w:pPr>
        <w:pStyle w:val="BodyText"/>
        <w:numPr>
          <w:ilvl w:val="0"/>
          <w:numId w:val="14"/>
        </w:numPr>
      </w:pPr>
      <w:r>
        <w:t>Full OCS (Online Charging System) capabilities for the VNP mobile network</w:t>
      </w:r>
    </w:p>
    <w:p w:rsidR="00006246" w:rsidRDefault="00006246" w:rsidP="00F4297D">
      <w:pPr>
        <w:pStyle w:val="BodyText"/>
        <w:numPr>
          <w:ilvl w:val="0"/>
          <w:numId w:val="14"/>
        </w:numPr>
      </w:pPr>
      <w:r>
        <w:t>Provide VNP postpaid subscriber with on the shelf features which can be applied to postpaid subscriber such as multiple balance</w:t>
      </w:r>
      <w:r w:rsidR="00E82A5B">
        <w:t>d</w:t>
      </w:r>
      <w:r>
        <w:t xml:space="preserve">, telescoping charging, </w:t>
      </w:r>
      <w:r w:rsidR="00E82A5B">
        <w:t>usage based promotion, real time concurrent charging</w:t>
      </w:r>
    </w:p>
    <w:p w:rsidR="00ED4C04" w:rsidRDefault="002C2CA9" w:rsidP="00F4297D">
      <w:pPr>
        <w:pStyle w:val="BodyText"/>
        <w:numPr>
          <w:ilvl w:val="0"/>
          <w:numId w:val="14"/>
        </w:numPr>
      </w:pPr>
      <w:r>
        <w:t xml:space="preserve">Use </w:t>
      </w:r>
      <w:r w:rsidR="00DC20F6">
        <w:t xml:space="preserve">the solution </w:t>
      </w:r>
      <w:r w:rsidR="00ED4C04">
        <w:t>credit control functionality to perform real time monitoring of postpaid subscriber</w:t>
      </w:r>
    </w:p>
    <w:p w:rsidR="00C537AC" w:rsidRDefault="00C537AC" w:rsidP="00F4297D">
      <w:pPr>
        <w:pStyle w:val="BodyText"/>
        <w:numPr>
          <w:ilvl w:val="0"/>
          <w:numId w:val="14"/>
        </w:numPr>
      </w:pPr>
      <w:r>
        <w:t>Apply the real time promotion, bonus, notification, and others to improve the postpaid customer relationship will help VNP to reduce churn</w:t>
      </w:r>
    </w:p>
    <w:p w:rsidR="00006246" w:rsidRDefault="00006246" w:rsidP="00F4297D">
      <w:pPr>
        <w:pStyle w:val="BodyText"/>
        <w:numPr>
          <w:ilvl w:val="0"/>
          <w:numId w:val="14"/>
        </w:numPr>
      </w:pPr>
      <w:r>
        <w:t>Maintain the system compatibility with existing VNP BSS environment</w:t>
      </w:r>
    </w:p>
    <w:p w:rsidR="00130FCF" w:rsidRDefault="00130FCF">
      <w:pPr>
        <w:pStyle w:val="BodyText"/>
        <w:rPr>
          <w:b/>
          <w:i/>
          <w:color w:val="0070C0"/>
        </w:rPr>
      </w:pPr>
      <w:bookmarkStart w:id="435" w:name="OLE_LINK3"/>
      <w:bookmarkStart w:id="436" w:name="OLE_LINK4"/>
    </w:p>
    <w:p w:rsidR="00130FCF" w:rsidRDefault="00130FCF">
      <w:pPr>
        <w:pStyle w:val="BodyText"/>
        <w:rPr>
          <w:b/>
          <w:i/>
          <w:color w:val="0070C0"/>
        </w:rPr>
      </w:pPr>
    </w:p>
    <w:p w:rsidR="00130FCF" w:rsidRDefault="00130FCF">
      <w:pPr>
        <w:pStyle w:val="BodyText"/>
        <w:rPr>
          <w:b/>
          <w:i/>
          <w:color w:val="0070C0"/>
        </w:rPr>
      </w:pPr>
    </w:p>
    <w:p w:rsidR="00130FCF" w:rsidRDefault="00130FCF">
      <w:pPr>
        <w:pStyle w:val="BodyText"/>
        <w:rPr>
          <w:b/>
          <w:i/>
          <w:color w:val="0070C0"/>
        </w:rPr>
      </w:pPr>
    </w:p>
    <w:p w:rsidR="00130FCF" w:rsidRDefault="00130FCF">
      <w:pPr>
        <w:pStyle w:val="BodyText"/>
        <w:rPr>
          <w:b/>
          <w:i/>
          <w:color w:val="0070C0"/>
        </w:rPr>
      </w:pPr>
    </w:p>
    <w:p w:rsidR="00130FCF" w:rsidRDefault="00130FCF">
      <w:pPr>
        <w:pStyle w:val="BodyText"/>
        <w:rPr>
          <w:b/>
          <w:i/>
          <w:color w:val="0070C0"/>
        </w:rPr>
      </w:pPr>
    </w:p>
    <w:p w:rsidR="00130FCF" w:rsidRDefault="00130FCF">
      <w:pPr>
        <w:pStyle w:val="BodyText"/>
        <w:rPr>
          <w:b/>
          <w:i/>
          <w:color w:val="0070C0"/>
        </w:rPr>
      </w:pPr>
    </w:p>
    <w:p w:rsidR="00130FCF" w:rsidRDefault="00130FCF">
      <w:pPr>
        <w:pStyle w:val="BodyText"/>
        <w:rPr>
          <w:b/>
          <w:i/>
          <w:color w:val="0070C0"/>
        </w:rPr>
      </w:pPr>
    </w:p>
    <w:p w:rsidR="00130FCF" w:rsidRDefault="00130FCF">
      <w:pPr>
        <w:pStyle w:val="BodyText"/>
        <w:rPr>
          <w:b/>
          <w:i/>
          <w:color w:val="0070C0"/>
        </w:rPr>
      </w:pPr>
    </w:p>
    <w:p w:rsidR="00130FCF" w:rsidRDefault="00130FCF">
      <w:pPr>
        <w:pStyle w:val="BodyText"/>
        <w:rPr>
          <w:b/>
          <w:i/>
          <w:color w:val="0070C0"/>
        </w:rPr>
      </w:pPr>
    </w:p>
    <w:p w:rsidR="00236D5E" w:rsidRDefault="00236D5E">
      <w:pPr>
        <w:pStyle w:val="BodyText"/>
        <w:rPr>
          <w:b/>
          <w:i/>
          <w:color w:val="0070C0"/>
        </w:rPr>
      </w:pPr>
    </w:p>
    <w:p w:rsidR="00236D5E" w:rsidRDefault="00236D5E">
      <w:pPr>
        <w:pStyle w:val="BodyText"/>
        <w:rPr>
          <w:b/>
          <w:i/>
          <w:color w:val="0070C0"/>
        </w:rPr>
      </w:pPr>
    </w:p>
    <w:p w:rsidR="00130FCF" w:rsidRDefault="00130FCF">
      <w:pPr>
        <w:pStyle w:val="BodyText"/>
        <w:rPr>
          <w:b/>
          <w:i/>
          <w:color w:val="0070C0"/>
        </w:rPr>
      </w:pPr>
    </w:p>
    <w:p w:rsidR="00130FCF" w:rsidRDefault="00130FCF">
      <w:pPr>
        <w:pStyle w:val="BodyText"/>
        <w:rPr>
          <w:b/>
          <w:i/>
          <w:color w:val="0070C0"/>
        </w:rPr>
      </w:pPr>
    </w:p>
    <w:p w:rsidR="00130FCF" w:rsidRDefault="00130FCF">
      <w:pPr>
        <w:pStyle w:val="BodyText"/>
        <w:rPr>
          <w:b/>
          <w:i/>
          <w:color w:val="0070C0"/>
        </w:rPr>
      </w:pPr>
    </w:p>
    <w:p w:rsidR="00130FCF" w:rsidRDefault="00130FCF">
      <w:pPr>
        <w:pStyle w:val="BodyText"/>
        <w:rPr>
          <w:b/>
          <w:i/>
          <w:color w:val="0070C0"/>
        </w:rPr>
      </w:pPr>
    </w:p>
    <w:p w:rsidR="00130FCF" w:rsidRDefault="00130FCF">
      <w:pPr>
        <w:pStyle w:val="BodyText"/>
        <w:rPr>
          <w:b/>
          <w:i/>
          <w:color w:val="0070C0"/>
        </w:rPr>
      </w:pPr>
    </w:p>
    <w:p w:rsidR="002F7EC0" w:rsidRDefault="006F1E23">
      <w:pPr>
        <w:pStyle w:val="BodyText"/>
        <w:rPr>
          <w:b/>
          <w:i/>
          <w:color w:val="0070C0"/>
        </w:rPr>
      </w:pPr>
      <w:r w:rsidRPr="006F1E23">
        <w:rPr>
          <w:b/>
          <w:i/>
          <w:color w:val="0070C0"/>
        </w:rPr>
        <w:lastRenderedPageBreak/>
        <w:t>Existing postpaid process</w:t>
      </w:r>
    </w:p>
    <w:bookmarkEnd w:id="435"/>
    <w:bookmarkEnd w:id="436"/>
    <w:p w:rsidR="002F7EC0" w:rsidRDefault="004F0D42">
      <w:pPr>
        <w:pStyle w:val="BodyText"/>
        <w:rPr>
          <w:color w:val="0070C0"/>
        </w:rPr>
      </w:pPr>
      <w:r w:rsidRPr="004F0D42">
        <w:rPr>
          <w:color w:val="0070C0"/>
        </w:rPr>
        <w:object w:dxaOrig="16630" w:dyaOrig="11329">
          <v:shape id="_x0000_i1025" type="#_x0000_t75" style="width:390.55pt;height:266.25pt" o:ole="">
            <v:imagedata r:id="rId37" o:title=""/>
          </v:shape>
          <o:OLEObject Type="Embed" ProgID="Visio.Drawing.11" ShapeID="_x0000_i1025" DrawAspect="Content" ObjectID="_1427528479" r:id="rId38"/>
        </w:object>
      </w:r>
    </w:p>
    <w:p w:rsidR="002F7EC0" w:rsidRDefault="006F1E23">
      <w:pPr>
        <w:pStyle w:val="BodyText"/>
        <w:rPr>
          <w:ins w:id="437" w:author="NT" w:date="2013-04-09T10:33:00Z"/>
          <w:b/>
          <w:i/>
          <w:color w:val="0070C0"/>
        </w:rPr>
      </w:pPr>
      <w:r w:rsidRPr="006F1E23">
        <w:rPr>
          <w:b/>
          <w:i/>
          <w:color w:val="0070C0"/>
        </w:rPr>
        <w:t xml:space="preserve">New postpaid process with Comverse </w:t>
      </w:r>
      <w:r w:rsidR="00130FCF" w:rsidRPr="00130FCF">
        <w:rPr>
          <w:b/>
          <w:i/>
          <w:color w:val="0070C0"/>
        </w:rPr>
        <w:t>Real Time postpaid</w:t>
      </w:r>
    </w:p>
    <w:p w:rsidR="007C7CEF" w:rsidRDefault="007C7CEF">
      <w:pPr>
        <w:pStyle w:val="BodyText"/>
        <w:ind w:left="0"/>
        <w:rPr>
          <w:b/>
          <w:i/>
          <w:color w:val="0070C0"/>
        </w:rPr>
        <w:pPrChange w:id="438" w:author="NT" w:date="2013-04-09T10:33:00Z">
          <w:pPr>
            <w:pStyle w:val="BodyText"/>
          </w:pPr>
        </w:pPrChange>
      </w:pPr>
      <w:ins w:id="439" w:author="NT" w:date="2013-04-09T10:33:00Z">
        <w:r>
          <w:rPr>
            <w:b/>
            <w:i/>
            <w:noProof/>
            <w:color w:val="0070C0"/>
            <w:lang w:bidi="ar-SA"/>
            <w:rPrChange w:id="440" w:author="Unknown">
              <w:rPr>
                <w:noProof/>
                <w:color w:val="0000FF"/>
                <w:u w:val="single"/>
                <w:lang w:bidi="ar-SA"/>
              </w:rPr>
            </w:rPrChange>
          </w:rPr>
          <w:drawing>
            <wp:inline distT="0" distB="0" distL="0" distR="0">
              <wp:extent cx="5469890" cy="3620638"/>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5469890" cy="3620638"/>
                      </a:xfrm>
                      <a:prstGeom prst="rect">
                        <a:avLst/>
                      </a:prstGeom>
                      <a:noFill/>
                      <a:ln w="9525">
                        <a:noFill/>
                        <a:miter lim="800000"/>
                        <a:headEnd/>
                        <a:tailEnd/>
                      </a:ln>
                    </pic:spPr>
                  </pic:pic>
                </a:graphicData>
              </a:graphic>
            </wp:inline>
          </w:drawing>
        </w:r>
      </w:ins>
    </w:p>
    <w:p w:rsidR="002F7EC0" w:rsidRDefault="00130FCF">
      <w:pPr>
        <w:pStyle w:val="BodyText"/>
        <w:rPr>
          <w:color w:val="0070C0"/>
        </w:rPr>
      </w:pPr>
      <w:del w:id="441" w:author="NT" w:date="2013-04-09T10:34:00Z">
        <w:r w:rsidDel="00D332AA">
          <w:object w:dxaOrig="16677" w:dyaOrig="11260">
            <v:shape id="_x0000_i1026" type="#_x0000_t75" style="width:429.95pt;height:290.7pt" o:ole="">
              <v:imagedata r:id="rId40" o:title=""/>
            </v:shape>
            <o:OLEObject Type="Embed" ProgID="Visio.Drawing.11" ShapeID="_x0000_i1026" DrawAspect="Content" ObjectID="_1427528480" r:id="rId41"/>
          </w:object>
        </w:r>
      </w:del>
    </w:p>
    <w:p w:rsidR="001D4CA4" w:rsidRDefault="001D4CA4" w:rsidP="00277D30">
      <w:pPr>
        <w:pStyle w:val="Heading2"/>
      </w:pPr>
      <w:bookmarkStart w:id="442" w:name="_Toc353267024"/>
      <w:r>
        <w:t>Hardware &amp; network readiness</w:t>
      </w:r>
      <w:bookmarkEnd w:id="442"/>
    </w:p>
    <w:p w:rsidR="001D4CA4" w:rsidRDefault="001D4CA4" w:rsidP="001D4CA4">
      <w:pPr>
        <w:pStyle w:val="BodyText"/>
        <w:ind w:left="0"/>
      </w:pPr>
      <w:r>
        <w:t>. The system shall able to support additional postpaid subscribers with</w:t>
      </w:r>
      <w:r w:rsidR="00D202C5">
        <w:t>:</w:t>
      </w:r>
    </w:p>
    <w:p w:rsidR="00DB2B70" w:rsidRDefault="00D202C5" w:rsidP="00D707D6">
      <w:pPr>
        <w:pStyle w:val="BodyText"/>
        <w:numPr>
          <w:ilvl w:val="0"/>
          <w:numId w:val="14"/>
        </w:numPr>
      </w:pPr>
      <w:r>
        <w:t xml:space="preserve">Additional HW to support </w:t>
      </w:r>
      <w:r w:rsidRPr="00E85D27">
        <w:rPr>
          <w:szCs w:val="22"/>
        </w:rPr>
        <w:t>Unified Rating Engine</w:t>
      </w:r>
      <w:r>
        <w:rPr>
          <w:szCs w:val="22"/>
        </w:rPr>
        <w:t xml:space="preserve"> and f</w:t>
      </w:r>
      <w:r w:rsidR="0083153C">
        <w:rPr>
          <w:szCs w:val="22"/>
        </w:rPr>
        <w:t>u</w:t>
      </w:r>
      <w:r>
        <w:rPr>
          <w:szCs w:val="22"/>
        </w:rPr>
        <w:t>nctions for postpaid real</w:t>
      </w:r>
      <w:r w:rsidR="003628F6">
        <w:rPr>
          <w:szCs w:val="22"/>
        </w:rPr>
        <w:t xml:space="preserve"> </w:t>
      </w:r>
      <w:r>
        <w:rPr>
          <w:szCs w:val="22"/>
        </w:rPr>
        <w:t>time charging.</w:t>
      </w:r>
    </w:p>
    <w:p w:rsidR="00DB2B70" w:rsidRDefault="0083153C" w:rsidP="00D707D6">
      <w:pPr>
        <w:pStyle w:val="BodyText"/>
        <w:numPr>
          <w:ilvl w:val="0"/>
          <w:numId w:val="14"/>
        </w:numPr>
      </w:pPr>
      <w:r>
        <w:t>Additional HW for expand capacity if needed.</w:t>
      </w:r>
    </w:p>
    <w:p w:rsidR="00F43B2D" w:rsidRPr="00F60725" w:rsidRDefault="00F43B2D" w:rsidP="00F43B2D">
      <w:pPr>
        <w:pStyle w:val="BodyText"/>
        <w:numPr>
          <w:ilvl w:val="0"/>
          <w:numId w:val="14"/>
        </w:numPr>
        <w:rPr>
          <w:rFonts w:asciiTheme="majorBidi" w:hAnsiTheme="majorBidi" w:cstheme="majorBidi"/>
        </w:rPr>
      </w:pPr>
      <w:r>
        <w:rPr>
          <w:rFonts w:asciiTheme="majorBidi" w:hAnsiTheme="majorBidi" w:cstheme="majorBidi"/>
        </w:rPr>
        <w:t>Additional hardware for transition migration period.</w:t>
      </w:r>
    </w:p>
    <w:p w:rsidR="00DB2B70" w:rsidRDefault="00D202C5" w:rsidP="00D707D6">
      <w:pPr>
        <w:pStyle w:val="BodyText"/>
        <w:numPr>
          <w:ilvl w:val="0"/>
          <w:numId w:val="14"/>
        </w:numPr>
      </w:pPr>
      <w:r>
        <w:t>Software &amp; configuration</w:t>
      </w:r>
      <w:r w:rsidR="00F43B2D">
        <w:t xml:space="preserve"> &amp;s</w:t>
      </w:r>
      <w:r w:rsidR="00F43B2D">
        <w:rPr>
          <w:rFonts w:ascii="Times New Roman" w:hAnsi="Times New Roman"/>
        </w:rPr>
        <w:t>ervice</w:t>
      </w:r>
      <w:r>
        <w:t xml:space="preserve"> </w:t>
      </w:r>
      <w:r w:rsidR="0083153C">
        <w:t xml:space="preserve"> </w:t>
      </w:r>
    </w:p>
    <w:p w:rsidR="001D4CA4" w:rsidRDefault="001D4CA4" w:rsidP="001D4CA4">
      <w:pPr>
        <w:pStyle w:val="BodyText"/>
        <w:ind w:left="0"/>
      </w:pPr>
      <w:r>
        <w:t>Due to the postpaid subscriber and prepaid subscriber in VNP network shares the same prefix then the similar HLR IN-trigger setting of prepaid subscriber shall be applied for postpaid subscribers.</w:t>
      </w:r>
    </w:p>
    <w:p w:rsidR="001D4CA4" w:rsidRDefault="001D4CA4" w:rsidP="001D4CA4">
      <w:pPr>
        <w:pStyle w:val="BodyText"/>
        <w:ind w:left="0"/>
      </w:pPr>
      <w:r>
        <w:t xml:space="preserve">In </w:t>
      </w:r>
      <w:r w:rsidR="00DC20F6">
        <w:t>solution</w:t>
      </w:r>
      <w:r>
        <w:t xml:space="preserve">, the postpaid subscribers will associate to special </w:t>
      </w:r>
      <w:r w:rsidR="003628F6">
        <w:t xml:space="preserve">Offer (similar to </w:t>
      </w:r>
      <w:r>
        <w:t xml:space="preserve">COS (Class </w:t>
      </w:r>
      <w:proofErr w:type="gramStart"/>
      <w:r>
        <w:t>Of</w:t>
      </w:r>
      <w:proofErr w:type="gramEnd"/>
      <w:r>
        <w:t xml:space="preserve"> Services)</w:t>
      </w:r>
      <w:r w:rsidR="003628F6">
        <w:t xml:space="preserve"> in RTBS)</w:t>
      </w:r>
      <w:r>
        <w:t xml:space="preserve"> which will be configured specially to support postpaid subscribers. </w:t>
      </w:r>
    </w:p>
    <w:p w:rsidR="001D4CA4" w:rsidRPr="00B12570" w:rsidRDefault="001D4CA4" w:rsidP="001D4CA4">
      <w:pPr>
        <w:pStyle w:val="BodyText"/>
        <w:ind w:left="0"/>
      </w:pPr>
      <w:proofErr w:type="gramStart"/>
      <w:r w:rsidRPr="00B12570">
        <w:t>The  Solution</w:t>
      </w:r>
      <w:proofErr w:type="gramEnd"/>
      <w:r w:rsidRPr="00B12570">
        <w:t xml:space="preserve"> rates activities in real time for postpaid subscribers, the activities can be divided into 2 main categories, signaling base, and IP base. </w:t>
      </w:r>
    </w:p>
    <w:p w:rsidR="001D4CA4" w:rsidRDefault="001D4CA4" w:rsidP="00F4297D">
      <w:pPr>
        <w:pStyle w:val="BodyText"/>
        <w:numPr>
          <w:ilvl w:val="0"/>
          <w:numId w:val="8"/>
        </w:numPr>
      </w:pPr>
      <w:r w:rsidRPr="00B12570">
        <w:t>For Signaling based, the postpaid subscribers in this case are subscribers with IN-trigger. The network core (MSC) route</w:t>
      </w:r>
      <w:r>
        <w:t>s</w:t>
      </w:r>
      <w:r w:rsidRPr="00B12570">
        <w:t xml:space="preserve"> the IDP request (same as</w:t>
      </w:r>
      <w:r>
        <w:t xml:space="preserve"> prepaid subscriber) to</w:t>
      </w:r>
      <w:r w:rsidRPr="00B12570">
        <w:t xml:space="preserve"> SGU in the </w:t>
      </w:r>
      <w:r w:rsidR="00A438A5">
        <w:t>solution’s</w:t>
      </w:r>
      <w:r w:rsidR="003628F6" w:rsidRPr="00B12570">
        <w:t xml:space="preserve"> </w:t>
      </w:r>
      <w:r w:rsidRPr="00B12570">
        <w:t xml:space="preserve">system. </w:t>
      </w:r>
    </w:p>
    <w:p w:rsidR="001D4CA4" w:rsidRPr="001D4CA4" w:rsidRDefault="001D4CA4" w:rsidP="00D707D6">
      <w:pPr>
        <w:pStyle w:val="BodyText"/>
        <w:numPr>
          <w:ilvl w:val="0"/>
          <w:numId w:val="8"/>
        </w:numPr>
      </w:pPr>
      <w:r>
        <w:lastRenderedPageBreak/>
        <w:t xml:space="preserve">For IP based, the postpaid subscribers will share the following components with prepaid subscribers -- </w:t>
      </w:r>
      <w:r w:rsidR="003628F6">
        <w:t>SAPI</w:t>
      </w:r>
      <w:r>
        <w:t>,</w:t>
      </w:r>
      <w:r w:rsidR="003628F6">
        <w:t xml:space="preserve"> ECI(</w:t>
      </w:r>
      <w:r>
        <w:t>PSVR</w:t>
      </w:r>
      <w:r w:rsidR="003628F6">
        <w:t>)</w:t>
      </w:r>
      <w:r>
        <w:t>, Diameter OCS, IVR</w:t>
      </w:r>
    </w:p>
    <w:p w:rsidR="00B82DF6" w:rsidDel="009A71B9" w:rsidRDefault="00B82DF6" w:rsidP="00277D30">
      <w:pPr>
        <w:pStyle w:val="Heading2"/>
        <w:rPr>
          <w:del w:id="443" w:author="NT" w:date="2013-04-09T10:23:00Z"/>
        </w:rPr>
      </w:pPr>
      <w:del w:id="444" w:author="NT" w:date="2013-04-09T10:23:00Z">
        <w:r w:rsidDel="009A71B9">
          <w:delText>VNP postpaid offering</w:delText>
        </w:r>
        <w:bookmarkStart w:id="445" w:name="_Toc353267025"/>
        <w:bookmarkEnd w:id="445"/>
      </w:del>
    </w:p>
    <w:p w:rsidR="00C665D8" w:rsidDel="009A71B9" w:rsidRDefault="00C665D8" w:rsidP="00C665D8">
      <w:pPr>
        <w:pStyle w:val="BodyText"/>
        <w:ind w:left="0"/>
        <w:rPr>
          <w:del w:id="446" w:author="NT" w:date="2013-04-09T10:23:00Z"/>
        </w:rPr>
      </w:pPr>
      <w:del w:id="447" w:author="NT" w:date="2013-04-09T10:23:00Z">
        <w:r w:rsidDel="009A71B9">
          <w:delText>The following are</w:delText>
        </w:r>
        <w:r w:rsidR="001D4CA4" w:rsidDel="009A71B9">
          <w:delText xml:space="preserve"> high level summary</w:delText>
        </w:r>
        <w:r w:rsidDel="009A71B9">
          <w:delText xml:space="preserve"> VNP’s existing postpaid features</w:delText>
        </w:r>
        <w:bookmarkStart w:id="448" w:name="_Toc353267026"/>
        <w:bookmarkEnd w:id="448"/>
      </w:del>
    </w:p>
    <w:tbl>
      <w:tblPr>
        <w:tblStyle w:val="TableGrid"/>
        <w:tblW w:w="9288" w:type="dxa"/>
        <w:tblLook w:val="04A0"/>
      </w:tblPr>
      <w:tblGrid>
        <w:gridCol w:w="534"/>
        <w:gridCol w:w="3496"/>
        <w:gridCol w:w="5258"/>
      </w:tblGrid>
      <w:tr w:rsidR="00C665D8" w:rsidDel="009A71B9" w:rsidTr="00BC17CB">
        <w:trPr>
          <w:del w:id="449" w:author="NT" w:date="2013-04-09T10:23:00Z"/>
        </w:trPr>
        <w:tc>
          <w:tcPr>
            <w:tcW w:w="534" w:type="dxa"/>
          </w:tcPr>
          <w:p w:rsidR="00C665D8" w:rsidRPr="001D4CA4" w:rsidDel="009A71B9" w:rsidRDefault="00C665D8" w:rsidP="00C665D8">
            <w:pPr>
              <w:pStyle w:val="BodyText"/>
              <w:ind w:left="0"/>
              <w:rPr>
                <w:del w:id="450" w:author="NT" w:date="2013-04-09T10:23:00Z"/>
                <w:b/>
                <w:bCs/>
              </w:rPr>
            </w:pPr>
            <w:del w:id="451" w:author="NT" w:date="2013-04-09T10:23:00Z">
              <w:r w:rsidRPr="001D4CA4" w:rsidDel="009A71B9">
                <w:rPr>
                  <w:b/>
                  <w:bCs/>
                </w:rPr>
                <w:delText>No</w:delText>
              </w:r>
              <w:bookmarkStart w:id="452" w:name="_Toc353267027"/>
              <w:bookmarkEnd w:id="452"/>
            </w:del>
          </w:p>
        </w:tc>
        <w:tc>
          <w:tcPr>
            <w:tcW w:w="3496" w:type="dxa"/>
          </w:tcPr>
          <w:p w:rsidR="00C665D8" w:rsidRPr="001D4CA4" w:rsidDel="009A71B9" w:rsidRDefault="00C665D8" w:rsidP="00C665D8">
            <w:pPr>
              <w:pStyle w:val="BodyText"/>
              <w:ind w:left="0"/>
              <w:rPr>
                <w:del w:id="453" w:author="NT" w:date="2013-04-09T10:23:00Z"/>
                <w:b/>
                <w:bCs/>
              </w:rPr>
            </w:pPr>
            <w:del w:id="454" w:author="NT" w:date="2013-04-09T10:23:00Z">
              <w:r w:rsidRPr="001D4CA4" w:rsidDel="009A71B9">
                <w:rPr>
                  <w:b/>
                  <w:bCs/>
                </w:rPr>
                <w:delText>Features</w:delText>
              </w:r>
              <w:bookmarkStart w:id="455" w:name="_Toc353267028"/>
              <w:bookmarkEnd w:id="455"/>
            </w:del>
          </w:p>
        </w:tc>
        <w:tc>
          <w:tcPr>
            <w:tcW w:w="5258" w:type="dxa"/>
          </w:tcPr>
          <w:p w:rsidR="00C665D8" w:rsidRPr="001D4CA4" w:rsidDel="009A71B9" w:rsidRDefault="00C665D8" w:rsidP="00C665D8">
            <w:pPr>
              <w:pStyle w:val="BodyText"/>
              <w:ind w:left="0"/>
              <w:rPr>
                <w:del w:id="456" w:author="NT" w:date="2013-04-09T10:23:00Z"/>
                <w:b/>
                <w:bCs/>
              </w:rPr>
            </w:pPr>
            <w:del w:id="457" w:author="NT" w:date="2013-04-09T10:23:00Z">
              <w:r w:rsidRPr="001D4CA4" w:rsidDel="009A71B9">
                <w:rPr>
                  <w:b/>
                  <w:bCs/>
                </w:rPr>
                <w:delText>Comments</w:delText>
              </w:r>
              <w:bookmarkStart w:id="458" w:name="_Toc353267029"/>
              <w:bookmarkEnd w:id="458"/>
            </w:del>
          </w:p>
        </w:tc>
        <w:bookmarkStart w:id="459" w:name="_Toc353267030"/>
        <w:bookmarkEnd w:id="459"/>
      </w:tr>
      <w:tr w:rsidR="00C665D8" w:rsidDel="009A71B9" w:rsidTr="00BC17CB">
        <w:trPr>
          <w:del w:id="460" w:author="NT" w:date="2013-04-09T10:23:00Z"/>
        </w:trPr>
        <w:tc>
          <w:tcPr>
            <w:tcW w:w="534" w:type="dxa"/>
          </w:tcPr>
          <w:p w:rsidR="00C665D8" w:rsidDel="009A71B9" w:rsidRDefault="00C665D8" w:rsidP="00C665D8">
            <w:pPr>
              <w:pStyle w:val="BodyText"/>
              <w:ind w:left="0"/>
              <w:rPr>
                <w:del w:id="461" w:author="NT" w:date="2013-04-09T10:23:00Z"/>
              </w:rPr>
            </w:pPr>
            <w:del w:id="462" w:author="NT" w:date="2013-04-09T10:23:00Z">
              <w:r w:rsidDel="009A71B9">
                <w:delText>1</w:delText>
              </w:r>
              <w:bookmarkStart w:id="463" w:name="_Toc353267031"/>
              <w:bookmarkEnd w:id="463"/>
            </w:del>
          </w:p>
        </w:tc>
        <w:tc>
          <w:tcPr>
            <w:tcW w:w="3496" w:type="dxa"/>
          </w:tcPr>
          <w:p w:rsidR="00C665D8" w:rsidDel="009A71B9" w:rsidRDefault="00C665D8" w:rsidP="00C665D8">
            <w:pPr>
              <w:pStyle w:val="BodyText"/>
              <w:ind w:left="0"/>
              <w:rPr>
                <w:del w:id="464" w:author="NT" w:date="2013-04-09T10:23:00Z"/>
              </w:rPr>
            </w:pPr>
            <w:del w:id="465" w:author="NT" w:date="2013-04-09T10:23:00Z">
              <w:r w:rsidDel="009A71B9">
                <w:delText>Basic postpaid charging</w:delText>
              </w:r>
              <w:bookmarkStart w:id="466" w:name="_Toc353267032"/>
              <w:bookmarkEnd w:id="466"/>
            </w:del>
          </w:p>
        </w:tc>
        <w:tc>
          <w:tcPr>
            <w:tcW w:w="5258" w:type="dxa"/>
          </w:tcPr>
          <w:p w:rsidR="00C665D8" w:rsidDel="009A71B9" w:rsidRDefault="00C665D8" w:rsidP="00C665D8">
            <w:pPr>
              <w:pStyle w:val="BodyText"/>
              <w:ind w:left="0"/>
              <w:rPr>
                <w:del w:id="467" w:author="NT" w:date="2013-04-09T10:23:00Z"/>
              </w:rPr>
            </w:pPr>
            <w:del w:id="468" w:author="NT" w:date="2013-04-09T10:23:00Z">
              <w:r w:rsidDel="009A71B9">
                <w:delText>Fully support by real time rating</w:delText>
              </w:r>
              <w:bookmarkStart w:id="469" w:name="_Toc353267033"/>
              <w:bookmarkEnd w:id="469"/>
            </w:del>
          </w:p>
        </w:tc>
        <w:bookmarkStart w:id="470" w:name="_Toc353267034"/>
        <w:bookmarkEnd w:id="470"/>
      </w:tr>
      <w:tr w:rsidR="00C665D8" w:rsidDel="009A71B9" w:rsidTr="00BC17CB">
        <w:trPr>
          <w:del w:id="471" w:author="NT" w:date="2013-04-09T10:23:00Z"/>
        </w:trPr>
        <w:tc>
          <w:tcPr>
            <w:tcW w:w="534" w:type="dxa"/>
          </w:tcPr>
          <w:p w:rsidR="00C665D8" w:rsidDel="009A71B9" w:rsidRDefault="00C665D8" w:rsidP="00C665D8">
            <w:pPr>
              <w:pStyle w:val="BodyText"/>
              <w:ind w:left="0"/>
              <w:rPr>
                <w:del w:id="472" w:author="NT" w:date="2013-04-09T10:23:00Z"/>
              </w:rPr>
            </w:pPr>
            <w:del w:id="473" w:author="NT" w:date="2013-04-09T10:23:00Z">
              <w:r w:rsidDel="009A71B9">
                <w:delText>2</w:delText>
              </w:r>
              <w:bookmarkStart w:id="474" w:name="_Toc353267035"/>
              <w:bookmarkEnd w:id="474"/>
            </w:del>
          </w:p>
        </w:tc>
        <w:tc>
          <w:tcPr>
            <w:tcW w:w="3496" w:type="dxa"/>
          </w:tcPr>
          <w:p w:rsidR="00C665D8" w:rsidDel="009A71B9" w:rsidRDefault="00C665D8" w:rsidP="00C665D8">
            <w:pPr>
              <w:pStyle w:val="BodyText"/>
              <w:ind w:left="0"/>
              <w:rPr>
                <w:del w:id="475" w:author="NT" w:date="2013-04-09T10:23:00Z"/>
              </w:rPr>
            </w:pPr>
            <w:del w:id="476" w:author="NT" w:date="2013-04-09T10:23:00Z">
              <w:r w:rsidDel="009A71B9">
                <w:delText>Colleague package</w:delText>
              </w:r>
              <w:bookmarkStart w:id="477" w:name="_Toc353267036"/>
              <w:bookmarkEnd w:id="477"/>
            </w:del>
          </w:p>
        </w:tc>
        <w:tc>
          <w:tcPr>
            <w:tcW w:w="5258" w:type="dxa"/>
          </w:tcPr>
          <w:p w:rsidR="00C665D8" w:rsidDel="009A71B9" w:rsidRDefault="00C665D8" w:rsidP="00C665D8">
            <w:pPr>
              <w:pStyle w:val="BodyText"/>
              <w:ind w:left="0"/>
              <w:rPr>
                <w:del w:id="478" w:author="NT" w:date="2013-04-09T10:23:00Z"/>
              </w:rPr>
            </w:pPr>
            <w:del w:id="479" w:author="NT" w:date="2013-04-09T10:23:00Z">
              <w:r w:rsidDel="009A71B9">
                <w:delText>Fully support by real time rating</w:delText>
              </w:r>
              <w:bookmarkStart w:id="480" w:name="_Toc353267037"/>
              <w:bookmarkEnd w:id="480"/>
            </w:del>
          </w:p>
        </w:tc>
        <w:bookmarkStart w:id="481" w:name="_Toc353267038"/>
        <w:bookmarkEnd w:id="481"/>
      </w:tr>
      <w:tr w:rsidR="00C665D8" w:rsidDel="009A71B9" w:rsidTr="00BC17CB">
        <w:trPr>
          <w:del w:id="482" w:author="NT" w:date="2013-04-09T10:23:00Z"/>
        </w:trPr>
        <w:tc>
          <w:tcPr>
            <w:tcW w:w="534" w:type="dxa"/>
          </w:tcPr>
          <w:p w:rsidR="00C665D8" w:rsidDel="009A71B9" w:rsidRDefault="00C665D8" w:rsidP="00C665D8">
            <w:pPr>
              <w:pStyle w:val="BodyText"/>
              <w:ind w:left="0"/>
              <w:rPr>
                <w:del w:id="483" w:author="NT" w:date="2013-04-09T10:23:00Z"/>
              </w:rPr>
            </w:pPr>
            <w:del w:id="484" w:author="NT" w:date="2013-04-09T10:23:00Z">
              <w:r w:rsidDel="009A71B9">
                <w:delText>3</w:delText>
              </w:r>
              <w:bookmarkStart w:id="485" w:name="_Toc353267039"/>
              <w:bookmarkEnd w:id="485"/>
            </w:del>
          </w:p>
        </w:tc>
        <w:tc>
          <w:tcPr>
            <w:tcW w:w="3496" w:type="dxa"/>
          </w:tcPr>
          <w:p w:rsidR="00C665D8" w:rsidDel="009A71B9" w:rsidRDefault="00C665D8" w:rsidP="00C665D8">
            <w:pPr>
              <w:pStyle w:val="BodyText"/>
              <w:ind w:left="0"/>
              <w:rPr>
                <w:del w:id="486" w:author="NT" w:date="2013-04-09T10:23:00Z"/>
              </w:rPr>
            </w:pPr>
            <w:del w:id="487" w:author="NT" w:date="2013-04-09T10:23:00Z">
              <w:r w:rsidDel="009A71B9">
                <w:delText>Family package</w:delText>
              </w:r>
              <w:bookmarkStart w:id="488" w:name="_Toc353267040"/>
              <w:bookmarkEnd w:id="488"/>
            </w:del>
          </w:p>
        </w:tc>
        <w:tc>
          <w:tcPr>
            <w:tcW w:w="5258" w:type="dxa"/>
          </w:tcPr>
          <w:p w:rsidR="00C665D8" w:rsidDel="009A71B9" w:rsidRDefault="00C665D8" w:rsidP="00C665D8">
            <w:pPr>
              <w:pStyle w:val="BodyText"/>
              <w:ind w:left="0"/>
              <w:rPr>
                <w:del w:id="489" w:author="NT" w:date="2013-04-09T10:23:00Z"/>
              </w:rPr>
            </w:pPr>
            <w:del w:id="490" w:author="NT" w:date="2013-04-09T10:23:00Z">
              <w:r w:rsidDel="009A71B9">
                <w:delText>Fully support by real time rating</w:delText>
              </w:r>
              <w:bookmarkStart w:id="491" w:name="_Toc353267041"/>
              <w:bookmarkEnd w:id="491"/>
            </w:del>
          </w:p>
        </w:tc>
        <w:bookmarkStart w:id="492" w:name="_Toc353267042"/>
        <w:bookmarkEnd w:id="492"/>
      </w:tr>
      <w:tr w:rsidR="00C665D8" w:rsidDel="009A71B9" w:rsidTr="00BC17CB">
        <w:trPr>
          <w:del w:id="493" w:author="NT" w:date="2013-04-09T10:23:00Z"/>
        </w:trPr>
        <w:tc>
          <w:tcPr>
            <w:tcW w:w="534" w:type="dxa"/>
          </w:tcPr>
          <w:p w:rsidR="00C665D8" w:rsidDel="009A71B9" w:rsidRDefault="00C665D8" w:rsidP="00C665D8">
            <w:pPr>
              <w:pStyle w:val="BodyText"/>
              <w:ind w:left="0"/>
              <w:rPr>
                <w:del w:id="494" w:author="NT" w:date="2013-04-09T10:23:00Z"/>
              </w:rPr>
            </w:pPr>
            <w:del w:id="495" w:author="NT" w:date="2013-04-09T10:23:00Z">
              <w:r w:rsidDel="009A71B9">
                <w:delText xml:space="preserve">4 </w:delText>
              </w:r>
              <w:bookmarkStart w:id="496" w:name="_Toc353267043"/>
              <w:bookmarkEnd w:id="496"/>
            </w:del>
          </w:p>
        </w:tc>
        <w:tc>
          <w:tcPr>
            <w:tcW w:w="3496" w:type="dxa"/>
          </w:tcPr>
          <w:p w:rsidR="00C665D8" w:rsidDel="009A71B9" w:rsidRDefault="00C665D8" w:rsidP="00C665D8">
            <w:pPr>
              <w:pStyle w:val="BodyText"/>
              <w:ind w:left="0"/>
              <w:rPr>
                <w:del w:id="497" w:author="NT" w:date="2013-04-09T10:23:00Z"/>
              </w:rPr>
            </w:pPr>
            <w:del w:id="498" w:author="NT" w:date="2013-04-09T10:23:00Z">
              <w:r w:rsidDel="009A71B9">
                <w:delText>G packages (G1, G2, G3, G4, G5, G6)</w:delText>
              </w:r>
              <w:bookmarkStart w:id="499" w:name="_Toc353267044"/>
              <w:bookmarkEnd w:id="499"/>
            </w:del>
          </w:p>
        </w:tc>
        <w:tc>
          <w:tcPr>
            <w:tcW w:w="5258" w:type="dxa"/>
          </w:tcPr>
          <w:p w:rsidR="00C665D8" w:rsidDel="009A71B9" w:rsidRDefault="00006246" w:rsidP="00C665D8">
            <w:pPr>
              <w:pStyle w:val="BodyText"/>
              <w:ind w:left="0"/>
              <w:rPr>
                <w:del w:id="500" w:author="NT" w:date="2013-04-09T10:23:00Z"/>
              </w:rPr>
            </w:pPr>
            <w:del w:id="501" w:author="NT" w:date="2013-04-09T10:23:00Z">
              <w:r w:rsidRPr="00C665D8" w:rsidDel="009A71B9">
                <w:delText xml:space="preserve">In this package, VNP charge end-users X VND for each package and in return they can make a number of </w:delText>
              </w:r>
              <w:r w:rsidRPr="00C665D8" w:rsidDel="009A71B9">
                <w:rPr>
                  <w:b/>
                  <w:bCs/>
                </w:rPr>
                <w:delText xml:space="preserve">in-country </w:delText>
              </w:r>
              <w:r w:rsidRPr="00C665D8" w:rsidDel="009A71B9">
                <w:delText>minutes/seconds (ie. 5000, 10000 seconds) for FoC. In addition, for call whose duration is less than 6 seconds, the system need</w:delText>
              </w:r>
              <w:r w:rsidR="00C665D8" w:rsidDel="009A71B9">
                <w:delText>s</w:delText>
              </w:r>
              <w:r w:rsidRPr="00C665D8" w:rsidDel="009A71B9">
                <w:delText xml:space="preserve"> to round up to 6 seconds.</w:delText>
              </w:r>
              <w:r w:rsidR="00C665D8" w:rsidDel="009A71B9">
                <w:delText xml:space="preserve"> It will need additional re-rating capabilities</w:delText>
              </w:r>
              <w:r w:rsidR="00F43B2D" w:rsidDel="009A71B9">
                <w:delText xml:space="preserve"> </w:delText>
              </w:r>
              <w:r w:rsidR="00F43B2D" w:rsidRPr="00F60725" w:rsidDel="009A71B9">
                <w:rPr>
                  <w:rFonts w:asciiTheme="majorBidi" w:hAnsiTheme="majorBidi" w:cstheme="majorBidi"/>
                </w:rPr>
                <w:delText>To be define late</w:delText>
              </w:r>
              <w:r w:rsidR="00261D1E" w:rsidDel="009A71B9">
                <w:rPr>
                  <w:rFonts w:asciiTheme="majorBidi" w:hAnsiTheme="majorBidi" w:cstheme="majorBidi"/>
                </w:rPr>
                <w:delText>r</w:delText>
              </w:r>
              <w:bookmarkStart w:id="502" w:name="_Toc353267045"/>
              <w:bookmarkEnd w:id="502"/>
            </w:del>
          </w:p>
        </w:tc>
        <w:bookmarkStart w:id="503" w:name="_Toc353267046"/>
        <w:bookmarkEnd w:id="503"/>
      </w:tr>
      <w:tr w:rsidR="00C665D8" w:rsidDel="009A71B9" w:rsidTr="00BC17CB">
        <w:trPr>
          <w:del w:id="504" w:author="NT" w:date="2013-04-09T10:23:00Z"/>
        </w:trPr>
        <w:tc>
          <w:tcPr>
            <w:tcW w:w="534" w:type="dxa"/>
          </w:tcPr>
          <w:p w:rsidR="00C665D8" w:rsidDel="009A71B9" w:rsidRDefault="00C665D8" w:rsidP="00C665D8">
            <w:pPr>
              <w:pStyle w:val="BodyText"/>
              <w:ind w:left="0"/>
              <w:rPr>
                <w:del w:id="505" w:author="NT" w:date="2013-04-09T10:23:00Z"/>
              </w:rPr>
            </w:pPr>
            <w:del w:id="506" w:author="NT" w:date="2013-04-09T10:23:00Z">
              <w:r w:rsidDel="009A71B9">
                <w:delText>5</w:delText>
              </w:r>
              <w:bookmarkStart w:id="507" w:name="_Toc353267047"/>
              <w:bookmarkEnd w:id="507"/>
            </w:del>
          </w:p>
        </w:tc>
        <w:tc>
          <w:tcPr>
            <w:tcW w:w="3496" w:type="dxa"/>
          </w:tcPr>
          <w:p w:rsidR="00C665D8" w:rsidDel="009A71B9" w:rsidRDefault="00C665D8" w:rsidP="00C665D8">
            <w:pPr>
              <w:pStyle w:val="BodyText"/>
              <w:ind w:left="0"/>
              <w:rPr>
                <w:del w:id="508" w:author="NT" w:date="2013-04-09T10:23:00Z"/>
              </w:rPr>
            </w:pPr>
            <w:del w:id="509" w:author="NT" w:date="2013-04-09T10:23:00Z">
              <w:r w:rsidDel="009A71B9">
                <w:delText>Talk 24</w:delText>
              </w:r>
              <w:bookmarkStart w:id="510" w:name="_Toc353267048"/>
              <w:bookmarkEnd w:id="510"/>
            </w:del>
          </w:p>
        </w:tc>
        <w:tc>
          <w:tcPr>
            <w:tcW w:w="5258" w:type="dxa"/>
          </w:tcPr>
          <w:p w:rsidR="00C665D8" w:rsidDel="009A71B9" w:rsidRDefault="00C665D8" w:rsidP="00C665D8">
            <w:pPr>
              <w:pStyle w:val="BodyText"/>
              <w:ind w:left="0"/>
              <w:rPr>
                <w:del w:id="511" w:author="NT" w:date="2013-04-09T10:23:00Z"/>
              </w:rPr>
            </w:pPr>
            <w:del w:id="512" w:author="NT" w:date="2013-04-09T10:23:00Z">
              <w:r w:rsidDel="009A71B9">
                <w:delText>Fully support by real time rating</w:delText>
              </w:r>
              <w:bookmarkStart w:id="513" w:name="_Toc353267049"/>
              <w:bookmarkEnd w:id="513"/>
            </w:del>
          </w:p>
        </w:tc>
        <w:bookmarkStart w:id="514" w:name="_Toc353267050"/>
        <w:bookmarkEnd w:id="514"/>
      </w:tr>
      <w:tr w:rsidR="00C665D8" w:rsidDel="009A71B9" w:rsidTr="00BC17CB">
        <w:trPr>
          <w:del w:id="515" w:author="NT" w:date="2013-04-09T10:23:00Z"/>
        </w:trPr>
        <w:tc>
          <w:tcPr>
            <w:tcW w:w="534" w:type="dxa"/>
          </w:tcPr>
          <w:p w:rsidR="00C665D8" w:rsidDel="009A71B9" w:rsidRDefault="00C665D8" w:rsidP="00C665D8">
            <w:pPr>
              <w:pStyle w:val="BodyText"/>
              <w:ind w:left="0"/>
              <w:rPr>
                <w:del w:id="516" w:author="NT" w:date="2013-04-09T10:23:00Z"/>
              </w:rPr>
            </w:pPr>
            <w:del w:id="517" w:author="NT" w:date="2013-04-09T10:23:00Z">
              <w:r w:rsidDel="009A71B9">
                <w:delText>6</w:delText>
              </w:r>
              <w:bookmarkStart w:id="518" w:name="_Toc353267051"/>
              <w:bookmarkEnd w:id="518"/>
            </w:del>
          </w:p>
        </w:tc>
        <w:tc>
          <w:tcPr>
            <w:tcW w:w="3496" w:type="dxa"/>
          </w:tcPr>
          <w:p w:rsidR="00C665D8" w:rsidDel="009A71B9" w:rsidRDefault="00C665D8" w:rsidP="00C665D8">
            <w:pPr>
              <w:pStyle w:val="BodyText"/>
              <w:ind w:left="0"/>
              <w:rPr>
                <w:del w:id="519" w:author="NT" w:date="2013-04-09T10:23:00Z"/>
              </w:rPr>
            </w:pPr>
            <w:del w:id="520" w:author="NT" w:date="2013-04-09T10:23:00Z">
              <w:r w:rsidDel="009A71B9">
                <w:delText>IDD/171</w:delText>
              </w:r>
              <w:bookmarkStart w:id="521" w:name="_Toc353267052"/>
              <w:bookmarkEnd w:id="521"/>
            </w:del>
          </w:p>
        </w:tc>
        <w:tc>
          <w:tcPr>
            <w:tcW w:w="5258" w:type="dxa"/>
          </w:tcPr>
          <w:p w:rsidR="00C665D8" w:rsidDel="009A71B9" w:rsidRDefault="00C665D8" w:rsidP="00C665D8">
            <w:pPr>
              <w:pStyle w:val="BodyText"/>
              <w:ind w:left="0"/>
              <w:rPr>
                <w:del w:id="522" w:author="NT" w:date="2013-04-09T10:23:00Z"/>
              </w:rPr>
            </w:pPr>
            <w:del w:id="523" w:author="NT" w:date="2013-04-09T10:23:00Z">
              <w:r w:rsidRPr="00C665D8" w:rsidDel="009A71B9">
                <w:delText xml:space="preserve">Currently, Vinaphone has </w:delText>
              </w:r>
              <w:r w:rsidR="00125708" w:rsidDel="009A71B9">
                <w:delText>two different types of tariff (</w:delText>
              </w:r>
              <w:r w:rsidRPr="00C665D8" w:rsidDel="009A71B9">
                <w:delText>Tarrif 1 if total call duration is &lt; 1200 seconds/ month or Tarrif 2 if the total call duration is &gt;=1200 seconds/month). This specific request requires re-rating of all past usages via Camel 2.</w:delText>
              </w:r>
              <w:r w:rsidR="00F43B2D" w:rsidRPr="00F60725" w:rsidDel="009A71B9">
                <w:rPr>
                  <w:rFonts w:asciiTheme="majorBidi" w:hAnsiTheme="majorBidi" w:cstheme="majorBidi"/>
                </w:rPr>
                <w:delText xml:space="preserve"> To be define late</w:delText>
              </w:r>
              <w:r w:rsidR="00261D1E" w:rsidDel="009A71B9">
                <w:rPr>
                  <w:rFonts w:asciiTheme="majorBidi" w:hAnsiTheme="majorBidi" w:cstheme="majorBidi"/>
                </w:rPr>
                <w:delText>r</w:delText>
              </w:r>
              <w:bookmarkStart w:id="524" w:name="_Toc353267053"/>
              <w:bookmarkEnd w:id="524"/>
            </w:del>
          </w:p>
        </w:tc>
        <w:bookmarkStart w:id="525" w:name="_Toc353267054"/>
        <w:bookmarkEnd w:id="525"/>
      </w:tr>
      <w:tr w:rsidR="00C665D8" w:rsidDel="009A71B9" w:rsidTr="00BC17CB">
        <w:trPr>
          <w:del w:id="526" w:author="NT" w:date="2013-04-09T10:23:00Z"/>
        </w:trPr>
        <w:tc>
          <w:tcPr>
            <w:tcW w:w="534" w:type="dxa"/>
          </w:tcPr>
          <w:p w:rsidR="00C665D8" w:rsidDel="009A71B9" w:rsidRDefault="00C665D8" w:rsidP="00C665D8">
            <w:pPr>
              <w:pStyle w:val="BodyText"/>
              <w:ind w:left="0"/>
              <w:rPr>
                <w:del w:id="527" w:author="NT" w:date="2013-04-09T10:23:00Z"/>
              </w:rPr>
            </w:pPr>
            <w:del w:id="528" w:author="NT" w:date="2013-04-09T10:23:00Z">
              <w:r w:rsidDel="009A71B9">
                <w:delText>7</w:delText>
              </w:r>
              <w:bookmarkStart w:id="529" w:name="_Toc353267055"/>
              <w:bookmarkEnd w:id="529"/>
            </w:del>
          </w:p>
        </w:tc>
        <w:tc>
          <w:tcPr>
            <w:tcW w:w="3496" w:type="dxa"/>
          </w:tcPr>
          <w:p w:rsidR="00C665D8" w:rsidDel="009A71B9" w:rsidRDefault="00C665D8" w:rsidP="00C665D8">
            <w:pPr>
              <w:pStyle w:val="BodyText"/>
              <w:ind w:left="0"/>
              <w:rPr>
                <w:del w:id="530" w:author="NT" w:date="2013-04-09T10:23:00Z"/>
              </w:rPr>
            </w:pPr>
            <w:del w:id="531" w:author="NT" w:date="2013-04-09T10:23:00Z">
              <w:r w:rsidDel="009A71B9">
                <w:delText>iPhone (iTouch1, iTouch2, iTouch3)</w:delText>
              </w:r>
              <w:bookmarkStart w:id="532" w:name="_Toc353267056"/>
              <w:bookmarkEnd w:id="532"/>
            </w:del>
          </w:p>
        </w:tc>
        <w:tc>
          <w:tcPr>
            <w:tcW w:w="5258" w:type="dxa"/>
          </w:tcPr>
          <w:p w:rsidR="00C665D8" w:rsidDel="009A71B9" w:rsidRDefault="00C665D8" w:rsidP="00C665D8">
            <w:pPr>
              <w:pStyle w:val="BodyText"/>
              <w:ind w:left="0"/>
              <w:rPr>
                <w:del w:id="533" w:author="NT" w:date="2013-04-09T10:23:00Z"/>
              </w:rPr>
            </w:pPr>
            <w:del w:id="534" w:author="NT" w:date="2013-04-09T10:23:00Z">
              <w:r w:rsidDel="009A71B9">
                <w:delText>Need to re-rate some usage for op-ins iTouch user. This is only for first month of activation.</w:delText>
              </w:r>
              <w:r w:rsidR="00F43B2D" w:rsidDel="009A71B9">
                <w:delText xml:space="preserve"> </w:delText>
              </w:r>
              <w:r w:rsidR="00F43B2D" w:rsidRPr="00F60725" w:rsidDel="009A71B9">
                <w:rPr>
                  <w:rFonts w:asciiTheme="majorBidi" w:hAnsiTheme="majorBidi" w:cstheme="majorBidi"/>
                </w:rPr>
                <w:delText>To be define late</w:delText>
              </w:r>
              <w:r w:rsidR="00261D1E" w:rsidDel="009A71B9">
                <w:rPr>
                  <w:rFonts w:asciiTheme="majorBidi" w:hAnsiTheme="majorBidi" w:cstheme="majorBidi"/>
                </w:rPr>
                <w:delText>r</w:delText>
              </w:r>
              <w:bookmarkStart w:id="535" w:name="_Toc353267057"/>
              <w:bookmarkEnd w:id="535"/>
            </w:del>
          </w:p>
        </w:tc>
        <w:bookmarkStart w:id="536" w:name="_Toc353267058"/>
        <w:bookmarkEnd w:id="536"/>
      </w:tr>
      <w:tr w:rsidR="00C665D8" w:rsidDel="009A71B9" w:rsidTr="00BC17CB">
        <w:trPr>
          <w:del w:id="537" w:author="NT" w:date="2013-04-09T10:23:00Z"/>
        </w:trPr>
        <w:tc>
          <w:tcPr>
            <w:tcW w:w="534" w:type="dxa"/>
          </w:tcPr>
          <w:p w:rsidR="00C665D8" w:rsidDel="009A71B9" w:rsidRDefault="00C665D8" w:rsidP="00C665D8">
            <w:pPr>
              <w:pStyle w:val="BodyText"/>
              <w:ind w:left="0"/>
              <w:rPr>
                <w:del w:id="538" w:author="NT" w:date="2013-04-09T10:23:00Z"/>
              </w:rPr>
            </w:pPr>
            <w:del w:id="539" w:author="NT" w:date="2013-04-09T10:23:00Z">
              <w:r w:rsidDel="009A71B9">
                <w:delText>8</w:delText>
              </w:r>
              <w:bookmarkStart w:id="540" w:name="_Toc353267059"/>
              <w:bookmarkEnd w:id="540"/>
            </w:del>
          </w:p>
        </w:tc>
        <w:tc>
          <w:tcPr>
            <w:tcW w:w="3496" w:type="dxa"/>
          </w:tcPr>
          <w:p w:rsidR="00C665D8" w:rsidDel="009A71B9" w:rsidRDefault="00C665D8" w:rsidP="00C665D8">
            <w:pPr>
              <w:pStyle w:val="BodyText"/>
              <w:ind w:left="0"/>
              <w:rPr>
                <w:del w:id="541" w:author="NT" w:date="2013-04-09T10:23:00Z"/>
              </w:rPr>
            </w:pPr>
            <w:del w:id="542" w:author="NT" w:date="2013-04-09T10:23:00Z">
              <w:r w:rsidDel="009A71B9">
                <w:delText>Golden days</w:delText>
              </w:r>
              <w:bookmarkStart w:id="543" w:name="_Toc353267060"/>
              <w:bookmarkEnd w:id="543"/>
            </w:del>
          </w:p>
        </w:tc>
        <w:tc>
          <w:tcPr>
            <w:tcW w:w="5258" w:type="dxa"/>
          </w:tcPr>
          <w:p w:rsidR="00C665D8" w:rsidDel="009A71B9" w:rsidRDefault="001D4CA4" w:rsidP="00C665D8">
            <w:pPr>
              <w:pStyle w:val="BodyText"/>
              <w:ind w:left="0"/>
              <w:rPr>
                <w:del w:id="544" w:author="NT" w:date="2013-04-09T10:23:00Z"/>
              </w:rPr>
            </w:pPr>
            <w:del w:id="545" w:author="NT" w:date="2013-04-09T10:23:00Z">
              <w:r w:rsidDel="009A71B9">
                <w:delText>It will need additional re-rating capabilities</w:delText>
              </w:r>
              <w:r w:rsidR="00F43B2D" w:rsidRPr="00F60725" w:rsidDel="009A71B9">
                <w:rPr>
                  <w:rFonts w:asciiTheme="majorBidi" w:hAnsiTheme="majorBidi" w:cstheme="majorBidi"/>
                </w:rPr>
                <w:delText xml:space="preserve"> To be define late</w:delText>
              </w:r>
              <w:r w:rsidR="00261D1E" w:rsidDel="009A71B9">
                <w:rPr>
                  <w:rFonts w:asciiTheme="majorBidi" w:hAnsiTheme="majorBidi" w:cstheme="majorBidi"/>
                </w:rPr>
                <w:delText>r</w:delText>
              </w:r>
              <w:bookmarkStart w:id="546" w:name="_Toc353267061"/>
              <w:bookmarkEnd w:id="546"/>
            </w:del>
          </w:p>
        </w:tc>
        <w:bookmarkStart w:id="547" w:name="_Toc353267062"/>
        <w:bookmarkEnd w:id="547"/>
      </w:tr>
      <w:tr w:rsidR="00C665D8" w:rsidDel="009A71B9" w:rsidTr="00BC17CB">
        <w:trPr>
          <w:del w:id="548" w:author="NT" w:date="2013-04-09T10:23:00Z"/>
        </w:trPr>
        <w:tc>
          <w:tcPr>
            <w:tcW w:w="534" w:type="dxa"/>
          </w:tcPr>
          <w:p w:rsidR="00C665D8" w:rsidDel="009A71B9" w:rsidRDefault="00C665D8" w:rsidP="00C665D8">
            <w:pPr>
              <w:pStyle w:val="BodyText"/>
              <w:ind w:left="0"/>
              <w:rPr>
                <w:del w:id="549" w:author="NT" w:date="2013-04-09T10:23:00Z"/>
              </w:rPr>
            </w:pPr>
            <w:del w:id="550" w:author="NT" w:date="2013-04-09T10:23:00Z">
              <w:r w:rsidDel="009A71B9">
                <w:delText>9</w:delText>
              </w:r>
              <w:bookmarkStart w:id="551" w:name="_Toc353267063"/>
              <w:bookmarkEnd w:id="551"/>
            </w:del>
          </w:p>
        </w:tc>
        <w:tc>
          <w:tcPr>
            <w:tcW w:w="3496" w:type="dxa"/>
          </w:tcPr>
          <w:p w:rsidR="00C665D8" w:rsidDel="009A71B9" w:rsidRDefault="00C665D8" w:rsidP="00C665D8">
            <w:pPr>
              <w:pStyle w:val="BodyText"/>
              <w:ind w:left="0"/>
              <w:rPr>
                <w:del w:id="552" w:author="NT" w:date="2013-04-09T10:23:00Z"/>
              </w:rPr>
            </w:pPr>
            <w:del w:id="553" w:author="NT" w:date="2013-04-09T10:23:00Z">
              <w:r w:rsidDel="009A71B9">
                <w:delText>VNPT free call</w:delText>
              </w:r>
              <w:bookmarkStart w:id="554" w:name="_Toc353267064"/>
              <w:bookmarkEnd w:id="554"/>
            </w:del>
          </w:p>
        </w:tc>
        <w:tc>
          <w:tcPr>
            <w:tcW w:w="5258" w:type="dxa"/>
          </w:tcPr>
          <w:p w:rsidR="00C665D8" w:rsidDel="009A71B9" w:rsidRDefault="00C665D8" w:rsidP="00C665D8">
            <w:pPr>
              <w:pStyle w:val="BodyText"/>
              <w:ind w:left="0"/>
              <w:rPr>
                <w:del w:id="555" w:author="NT" w:date="2013-04-09T10:23:00Z"/>
              </w:rPr>
            </w:pPr>
            <w:del w:id="556" w:author="NT" w:date="2013-04-09T10:23:00Z">
              <w:r w:rsidDel="009A71B9">
                <w:delText>Fully support by real time rating</w:delText>
              </w:r>
              <w:bookmarkStart w:id="557" w:name="_Toc353267065"/>
              <w:bookmarkEnd w:id="557"/>
            </w:del>
          </w:p>
        </w:tc>
        <w:bookmarkStart w:id="558" w:name="_Toc353267066"/>
        <w:bookmarkEnd w:id="558"/>
      </w:tr>
      <w:tr w:rsidR="00C665D8" w:rsidDel="009A71B9" w:rsidTr="00BC17CB">
        <w:trPr>
          <w:del w:id="559" w:author="NT" w:date="2013-04-09T10:23:00Z"/>
        </w:trPr>
        <w:tc>
          <w:tcPr>
            <w:tcW w:w="534" w:type="dxa"/>
          </w:tcPr>
          <w:p w:rsidR="00C665D8" w:rsidDel="009A71B9" w:rsidRDefault="00C665D8" w:rsidP="00C665D8">
            <w:pPr>
              <w:pStyle w:val="BodyText"/>
              <w:ind w:left="0"/>
              <w:rPr>
                <w:del w:id="560" w:author="NT" w:date="2013-04-09T10:23:00Z"/>
              </w:rPr>
            </w:pPr>
            <w:del w:id="561" w:author="NT" w:date="2013-04-09T10:23:00Z">
              <w:r w:rsidDel="009A71B9">
                <w:delText>10</w:delText>
              </w:r>
              <w:bookmarkStart w:id="562" w:name="_Toc353267067"/>
              <w:bookmarkEnd w:id="562"/>
            </w:del>
          </w:p>
        </w:tc>
        <w:tc>
          <w:tcPr>
            <w:tcW w:w="3496" w:type="dxa"/>
          </w:tcPr>
          <w:p w:rsidR="00C665D8" w:rsidDel="009A71B9" w:rsidRDefault="00C665D8" w:rsidP="00C665D8">
            <w:pPr>
              <w:pStyle w:val="BodyText"/>
              <w:ind w:left="0"/>
              <w:rPr>
                <w:del w:id="563" w:author="NT" w:date="2013-04-09T10:23:00Z"/>
              </w:rPr>
            </w:pPr>
            <w:del w:id="564" w:author="NT" w:date="2013-04-09T10:23:00Z">
              <w:r w:rsidDel="009A71B9">
                <w:delText>International Labor day packages</w:delText>
              </w:r>
              <w:bookmarkStart w:id="565" w:name="_Toc353267068"/>
              <w:bookmarkEnd w:id="565"/>
            </w:del>
          </w:p>
        </w:tc>
        <w:tc>
          <w:tcPr>
            <w:tcW w:w="5258" w:type="dxa"/>
          </w:tcPr>
          <w:p w:rsidR="00C665D8" w:rsidDel="009A71B9" w:rsidRDefault="001D4CA4" w:rsidP="00C665D8">
            <w:pPr>
              <w:pStyle w:val="BodyText"/>
              <w:ind w:left="0"/>
              <w:rPr>
                <w:del w:id="566" w:author="NT" w:date="2013-04-09T10:23:00Z"/>
              </w:rPr>
            </w:pPr>
            <w:del w:id="567" w:author="NT" w:date="2013-04-09T10:23:00Z">
              <w:r w:rsidDel="009A71B9">
                <w:delText>It will need additional re-rating capabilities</w:delText>
              </w:r>
              <w:r w:rsidR="00F43B2D" w:rsidRPr="00F60725" w:rsidDel="009A71B9">
                <w:rPr>
                  <w:rFonts w:asciiTheme="majorBidi" w:hAnsiTheme="majorBidi" w:cstheme="majorBidi"/>
                </w:rPr>
                <w:delText xml:space="preserve"> To be define late</w:delText>
              </w:r>
              <w:r w:rsidR="00261D1E" w:rsidDel="009A71B9">
                <w:rPr>
                  <w:rFonts w:asciiTheme="majorBidi" w:hAnsiTheme="majorBidi" w:cstheme="majorBidi"/>
                </w:rPr>
                <w:delText>r</w:delText>
              </w:r>
              <w:bookmarkStart w:id="568" w:name="_Toc353267069"/>
              <w:bookmarkEnd w:id="568"/>
            </w:del>
          </w:p>
        </w:tc>
        <w:bookmarkStart w:id="569" w:name="_Toc353267070"/>
        <w:bookmarkEnd w:id="569"/>
      </w:tr>
      <w:tr w:rsidR="00C665D8" w:rsidDel="009A71B9" w:rsidTr="00BC17CB">
        <w:trPr>
          <w:del w:id="570" w:author="NT" w:date="2013-04-09T10:23:00Z"/>
        </w:trPr>
        <w:tc>
          <w:tcPr>
            <w:tcW w:w="534" w:type="dxa"/>
          </w:tcPr>
          <w:p w:rsidR="00C665D8" w:rsidDel="009A71B9" w:rsidRDefault="00C665D8" w:rsidP="00C665D8">
            <w:pPr>
              <w:pStyle w:val="BodyText"/>
              <w:ind w:left="0"/>
              <w:rPr>
                <w:del w:id="571" w:author="NT" w:date="2013-04-09T10:23:00Z"/>
              </w:rPr>
            </w:pPr>
            <w:del w:id="572" w:author="NT" w:date="2013-04-09T10:23:00Z">
              <w:r w:rsidDel="009A71B9">
                <w:delText>11</w:delText>
              </w:r>
              <w:bookmarkStart w:id="573" w:name="_Toc353267071"/>
              <w:bookmarkEnd w:id="573"/>
            </w:del>
          </w:p>
        </w:tc>
        <w:tc>
          <w:tcPr>
            <w:tcW w:w="3496" w:type="dxa"/>
          </w:tcPr>
          <w:p w:rsidR="00C665D8" w:rsidDel="009A71B9" w:rsidRDefault="00C665D8" w:rsidP="00C665D8">
            <w:pPr>
              <w:pStyle w:val="BodyText"/>
              <w:ind w:left="0"/>
              <w:rPr>
                <w:del w:id="574" w:author="NT" w:date="2013-04-09T10:23:00Z"/>
              </w:rPr>
            </w:pPr>
            <w:del w:id="575" w:author="NT" w:date="2013-04-09T10:23:00Z">
              <w:r w:rsidDel="009A71B9">
                <w:delText>3G packages</w:delText>
              </w:r>
              <w:bookmarkStart w:id="576" w:name="_Toc353267072"/>
              <w:bookmarkEnd w:id="576"/>
            </w:del>
          </w:p>
        </w:tc>
        <w:tc>
          <w:tcPr>
            <w:tcW w:w="5258" w:type="dxa"/>
          </w:tcPr>
          <w:p w:rsidR="00C665D8" w:rsidDel="009A71B9" w:rsidRDefault="00C665D8" w:rsidP="00C665D8">
            <w:pPr>
              <w:pStyle w:val="BodyText"/>
              <w:ind w:left="0"/>
              <w:rPr>
                <w:del w:id="577" w:author="NT" w:date="2013-04-09T10:23:00Z"/>
              </w:rPr>
            </w:pPr>
            <w:del w:id="578" w:author="NT" w:date="2013-04-09T10:23:00Z">
              <w:r w:rsidDel="009A71B9">
                <w:delText>Fully support by real time rating</w:delText>
              </w:r>
              <w:bookmarkStart w:id="579" w:name="_Toc353267073"/>
              <w:bookmarkEnd w:id="579"/>
            </w:del>
          </w:p>
        </w:tc>
        <w:bookmarkStart w:id="580" w:name="_Toc353267074"/>
        <w:bookmarkEnd w:id="580"/>
      </w:tr>
    </w:tbl>
    <w:p w:rsidR="004A5F24" w:rsidRDefault="004A5F24" w:rsidP="00277D30">
      <w:pPr>
        <w:pStyle w:val="Heading2"/>
      </w:pPr>
      <w:bookmarkStart w:id="581" w:name="_Toc353267075"/>
      <w:r>
        <w:t>Working scope</w:t>
      </w:r>
      <w:bookmarkEnd w:id="581"/>
      <w:r>
        <w:t xml:space="preserve"> </w:t>
      </w:r>
    </w:p>
    <w:tbl>
      <w:tblPr>
        <w:tblStyle w:val="TableGrid"/>
        <w:tblW w:w="9288" w:type="dxa"/>
        <w:tblLook w:val="04A0"/>
      </w:tblPr>
      <w:tblGrid>
        <w:gridCol w:w="706"/>
        <w:gridCol w:w="8582"/>
      </w:tblGrid>
      <w:tr w:rsidR="000A3C3D" w:rsidTr="00683946">
        <w:tc>
          <w:tcPr>
            <w:tcW w:w="706" w:type="dxa"/>
          </w:tcPr>
          <w:p w:rsidR="000A3C3D" w:rsidRPr="000A3C3D" w:rsidRDefault="000A3C3D" w:rsidP="000A3C3D">
            <w:pPr>
              <w:pStyle w:val="BodyText"/>
              <w:ind w:left="0"/>
              <w:rPr>
                <w:b/>
                <w:bCs/>
              </w:rPr>
            </w:pPr>
            <w:r w:rsidRPr="000A3C3D">
              <w:rPr>
                <w:b/>
                <w:bCs/>
              </w:rPr>
              <w:t>No.</w:t>
            </w:r>
          </w:p>
        </w:tc>
        <w:tc>
          <w:tcPr>
            <w:tcW w:w="8582" w:type="dxa"/>
          </w:tcPr>
          <w:p w:rsidR="000A3C3D" w:rsidRPr="000A3C3D" w:rsidRDefault="000A3C3D" w:rsidP="000A3C3D">
            <w:pPr>
              <w:pStyle w:val="BodyText"/>
              <w:ind w:left="0"/>
              <w:rPr>
                <w:b/>
                <w:bCs/>
              </w:rPr>
            </w:pPr>
            <w:r w:rsidRPr="000A3C3D">
              <w:rPr>
                <w:b/>
                <w:bCs/>
              </w:rPr>
              <w:t>Activities</w:t>
            </w:r>
          </w:p>
        </w:tc>
      </w:tr>
      <w:tr w:rsidR="000A3C3D" w:rsidTr="00683946">
        <w:tc>
          <w:tcPr>
            <w:tcW w:w="706" w:type="dxa"/>
          </w:tcPr>
          <w:p w:rsidR="000A3C3D" w:rsidRDefault="000A3C3D" w:rsidP="000A3C3D">
            <w:pPr>
              <w:pStyle w:val="BodyText"/>
              <w:ind w:left="0"/>
            </w:pPr>
            <w:r>
              <w:t>1</w:t>
            </w:r>
          </w:p>
        </w:tc>
        <w:tc>
          <w:tcPr>
            <w:tcW w:w="8582" w:type="dxa"/>
          </w:tcPr>
          <w:p w:rsidR="000A3C3D" w:rsidRPr="000A3C3D" w:rsidRDefault="000A3C3D" w:rsidP="000A3C3D">
            <w:pPr>
              <w:pStyle w:val="BodyText"/>
              <w:ind w:left="0"/>
              <w:rPr>
                <w:rFonts w:cs="Arial"/>
                <w:kern w:val="24"/>
                <w:szCs w:val="20"/>
                <w:lang w:bidi="th-TH"/>
              </w:rPr>
            </w:pPr>
            <w:r w:rsidRPr="000A3C3D">
              <w:rPr>
                <w:rFonts w:cs="Arial"/>
                <w:kern w:val="24"/>
                <w:szCs w:val="20"/>
                <w:lang w:bidi="th-TH"/>
              </w:rPr>
              <w:t>Provide example of rated XDR information</w:t>
            </w:r>
          </w:p>
        </w:tc>
      </w:tr>
      <w:tr w:rsidR="000A3C3D" w:rsidTr="00683946">
        <w:tc>
          <w:tcPr>
            <w:tcW w:w="706" w:type="dxa"/>
          </w:tcPr>
          <w:p w:rsidR="000A3C3D" w:rsidRDefault="000A3C3D" w:rsidP="000A3C3D">
            <w:pPr>
              <w:pStyle w:val="BodyText"/>
              <w:ind w:left="0"/>
            </w:pPr>
            <w:r>
              <w:t>2</w:t>
            </w:r>
          </w:p>
        </w:tc>
        <w:tc>
          <w:tcPr>
            <w:tcW w:w="8582" w:type="dxa"/>
          </w:tcPr>
          <w:p w:rsidR="000A3C3D" w:rsidRPr="000A3C3D" w:rsidRDefault="000A3C3D" w:rsidP="000A3C3D">
            <w:pPr>
              <w:pStyle w:val="BodyText"/>
              <w:ind w:left="0"/>
              <w:rPr>
                <w:rFonts w:cs="Arial"/>
                <w:kern w:val="24"/>
                <w:szCs w:val="20"/>
                <w:lang w:bidi="th-TH"/>
              </w:rPr>
            </w:pPr>
            <w:r w:rsidRPr="000A3C3D">
              <w:rPr>
                <w:rFonts w:cs="Arial"/>
                <w:kern w:val="24"/>
                <w:szCs w:val="20"/>
                <w:lang w:bidi="th-TH"/>
              </w:rPr>
              <w:t>Provide the CCWS documents to VNP BSS team</w:t>
            </w:r>
          </w:p>
        </w:tc>
      </w:tr>
      <w:tr w:rsidR="000A3C3D" w:rsidTr="00683946">
        <w:tc>
          <w:tcPr>
            <w:tcW w:w="706" w:type="dxa"/>
          </w:tcPr>
          <w:p w:rsidR="000A3C3D" w:rsidRDefault="00A438A5" w:rsidP="000A3C3D">
            <w:pPr>
              <w:pStyle w:val="BodyText"/>
              <w:ind w:left="0"/>
            </w:pPr>
            <w:r>
              <w:t>3</w:t>
            </w:r>
          </w:p>
        </w:tc>
        <w:tc>
          <w:tcPr>
            <w:tcW w:w="8582" w:type="dxa"/>
          </w:tcPr>
          <w:p w:rsidR="000A3C3D" w:rsidRPr="000A3C3D" w:rsidRDefault="000A3C3D" w:rsidP="000A3C3D">
            <w:pPr>
              <w:pStyle w:val="BodyText"/>
              <w:ind w:left="0"/>
            </w:pPr>
            <w:r w:rsidRPr="000A3C3D">
              <w:rPr>
                <w:rFonts w:cs="Arial"/>
                <w:kern w:val="24"/>
                <w:szCs w:val="20"/>
                <w:lang w:bidi="th-TH"/>
              </w:rPr>
              <w:t xml:space="preserve">Prepare the system configuration (SP, COS, Range map (SDP allocation), and etc. </w:t>
            </w:r>
            <w:r w:rsidRPr="000A3C3D">
              <w:rPr>
                <w:rFonts w:cs="Arial"/>
                <w:kern w:val="24"/>
                <w:szCs w:val="20"/>
                <w:lang w:bidi="th-TH"/>
              </w:rPr>
              <w:lastRenderedPageBreak/>
              <w:t>Comverse will define the new SP/COS for postpaid subscribers</w:t>
            </w:r>
          </w:p>
        </w:tc>
      </w:tr>
      <w:tr w:rsidR="000A3C3D" w:rsidTr="00683946">
        <w:tc>
          <w:tcPr>
            <w:tcW w:w="706" w:type="dxa"/>
          </w:tcPr>
          <w:p w:rsidR="000A3C3D" w:rsidRDefault="00A438A5" w:rsidP="000A3C3D">
            <w:pPr>
              <w:pStyle w:val="BodyText"/>
              <w:ind w:left="0"/>
            </w:pPr>
            <w:r>
              <w:lastRenderedPageBreak/>
              <w:t>4</w:t>
            </w:r>
          </w:p>
        </w:tc>
        <w:tc>
          <w:tcPr>
            <w:tcW w:w="8582" w:type="dxa"/>
          </w:tcPr>
          <w:p w:rsidR="000A3C3D" w:rsidRPr="000A3C3D" w:rsidRDefault="000A3C3D" w:rsidP="000A3C3D">
            <w:pPr>
              <w:pStyle w:val="BodyText"/>
              <w:ind w:left="0"/>
            </w:pPr>
            <w:r w:rsidRPr="000A3C3D">
              <w:rPr>
                <w:rFonts w:cs="Arial"/>
                <w:kern w:val="24"/>
                <w:szCs w:val="20"/>
                <w:lang w:bidi="th-TH"/>
              </w:rPr>
              <w:t xml:space="preserve">Prepare all service configurations based on the existing plan </w:t>
            </w:r>
          </w:p>
        </w:tc>
      </w:tr>
      <w:tr w:rsidR="000A3C3D" w:rsidTr="00683946">
        <w:tc>
          <w:tcPr>
            <w:tcW w:w="706" w:type="dxa"/>
          </w:tcPr>
          <w:p w:rsidR="000A3C3D" w:rsidRDefault="00A438A5" w:rsidP="000A3C3D">
            <w:pPr>
              <w:pStyle w:val="BodyText"/>
              <w:ind w:left="0"/>
            </w:pPr>
            <w:r>
              <w:t>5</w:t>
            </w:r>
          </w:p>
        </w:tc>
        <w:tc>
          <w:tcPr>
            <w:tcW w:w="8582" w:type="dxa"/>
          </w:tcPr>
          <w:p w:rsidR="000A3C3D" w:rsidRPr="000A3C3D" w:rsidRDefault="000A3C3D" w:rsidP="000A3C3D">
            <w:pPr>
              <w:pStyle w:val="BodyText"/>
              <w:ind w:left="0"/>
              <w:rPr>
                <w:rFonts w:cs="Arial"/>
                <w:kern w:val="24"/>
                <w:szCs w:val="20"/>
                <w:lang w:bidi="th-TH"/>
              </w:rPr>
            </w:pPr>
            <w:r w:rsidRPr="000A3C3D">
              <w:rPr>
                <w:rFonts w:cs="Arial"/>
                <w:kern w:val="24"/>
                <w:szCs w:val="20"/>
                <w:lang w:bidi="th-TH"/>
              </w:rPr>
              <w:t>Prepare the necessary re</w:t>
            </w:r>
            <w:r>
              <w:rPr>
                <w:rFonts w:cs="Arial"/>
                <w:kern w:val="24"/>
                <w:szCs w:val="20"/>
                <w:lang w:bidi="th-TH"/>
              </w:rPr>
              <w:t>-</w:t>
            </w:r>
            <w:r w:rsidRPr="000A3C3D">
              <w:rPr>
                <w:rFonts w:cs="Arial"/>
                <w:kern w:val="24"/>
                <w:szCs w:val="20"/>
                <w:lang w:bidi="th-TH"/>
              </w:rPr>
              <w:t xml:space="preserve">rating capabilities </w:t>
            </w:r>
          </w:p>
        </w:tc>
      </w:tr>
      <w:tr w:rsidR="000A3C3D" w:rsidTr="00683946">
        <w:tc>
          <w:tcPr>
            <w:tcW w:w="706" w:type="dxa"/>
          </w:tcPr>
          <w:p w:rsidR="000A3C3D" w:rsidRDefault="00A438A5" w:rsidP="000A3C3D">
            <w:pPr>
              <w:pStyle w:val="BodyText"/>
              <w:ind w:left="0"/>
            </w:pPr>
            <w:r>
              <w:t>6</w:t>
            </w:r>
          </w:p>
        </w:tc>
        <w:tc>
          <w:tcPr>
            <w:tcW w:w="8582" w:type="dxa"/>
          </w:tcPr>
          <w:p w:rsidR="000A3C3D" w:rsidRPr="000A3C3D" w:rsidRDefault="000A3C3D" w:rsidP="000A3C3D">
            <w:pPr>
              <w:pStyle w:val="BodyText"/>
              <w:ind w:left="0"/>
              <w:rPr>
                <w:rFonts w:cs="Arial"/>
                <w:kern w:val="24"/>
                <w:szCs w:val="20"/>
                <w:lang w:bidi="th-TH"/>
              </w:rPr>
            </w:pPr>
            <w:r w:rsidRPr="000A3C3D">
              <w:rPr>
                <w:rFonts w:cs="Arial"/>
                <w:kern w:val="24"/>
                <w:szCs w:val="20"/>
                <w:lang w:bidi="th-TH"/>
              </w:rPr>
              <w:t>Prepare the data mediation capabilities</w:t>
            </w:r>
          </w:p>
        </w:tc>
      </w:tr>
      <w:tr w:rsidR="000A3C3D" w:rsidTr="00683946">
        <w:tc>
          <w:tcPr>
            <w:tcW w:w="706" w:type="dxa"/>
          </w:tcPr>
          <w:p w:rsidR="000A3C3D" w:rsidRDefault="00A438A5" w:rsidP="000A3C3D">
            <w:pPr>
              <w:pStyle w:val="BodyText"/>
              <w:ind w:left="0"/>
            </w:pPr>
            <w:r>
              <w:t>7</w:t>
            </w:r>
          </w:p>
        </w:tc>
        <w:tc>
          <w:tcPr>
            <w:tcW w:w="8582" w:type="dxa"/>
          </w:tcPr>
          <w:p w:rsidR="000A3C3D" w:rsidRPr="000A3C3D" w:rsidRDefault="000A3C3D" w:rsidP="000A3C3D">
            <w:pPr>
              <w:pStyle w:val="BodyText"/>
              <w:ind w:left="0"/>
              <w:rPr>
                <w:rFonts w:cs="Arial"/>
                <w:kern w:val="24"/>
                <w:szCs w:val="20"/>
                <w:lang w:bidi="th-TH"/>
              </w:rPr>
            </w:pPr>
            <w:r w:rsidRPr="000A3C3D">
              <w:rPr>
                <w:rFonts w:cs="Arial"/>
                <w:kern w:val="24"/>
                <w:szCs w:val="20"/>
                <w:lang w:bidi="th-TH"/>
              </w:rPr>
              <w:t>Prepare the process to perform the network trigger (IN) for OCS postpaid subscribers</w:t>
            </w:r>
          </w:p>
        </w:tc>
      </w:tr>
      <w:tr w:rsidR="000A3C3D" w:rsidTr="00683946">
        <w:tc>
          <w:tcPr>
            <w:tcW w:w="706" w:type="dxa"/>
          </w:tcPr>
          <w:p w:rsidR="000A3C3D" w:rsidRDefault="00A438A5" w:rsidP="000A3C3D">
            <w:pPr>
              <w:pStyle w:val="BodyText"/>
              <w:ind w:left="0"/>
            </w:pPr>
            <w:r>
              <w:t>8</w:t>
            </w:r>
          </w:p>
        </w:tc>
        <w:tc>
          <w:tcPr>
            <w:tcW w:w="8582" w:type="dxa"/>
          </w:tcPr>
          <w:p w:rsidR="000A3C3D" w:rsidRPr="000A3C3D" w:rsidRDefault="000A3C3D" w:rsidP="000A3C3D">
            <w:pPr>
              <w:pStyle w:val="BodyText"/>
              <w:ind w:left="0"/>
              <w:rPr>
                <w:rFonts w:cs="Arial"/>
                <w:kern w:val="24"/>
                <w:szCs w:val="20"/>
                <w:lang w:bidi="th-TH"/>
              </w:rPr>
            </w:pPr>
            <w:r w:rsidRPr="000A3C3D">
              <w:rPr>
                <w:rFonts w:cs="Arial"/>
                <w:kern w:val="24"/>
                <w:szCs w:val="20"/>
                <w:lang w:bidi="th-TH"/>
              </w:rPr>
              <w:t>Finalize the solution implementation such as credit limit (same as PPS logic)</w:t>
            </w:r>
          </w:p>
        </w:tc>
      </w:tr>
      <w:tr w:rsidR="000A3C3D" w:rsidTr="00683946">
        <w:tc>
          <w:tcPr>
            <w:tcW w:w="706" w:type="dxa"/>
          </w:tcPr>
          <w:p w:rsidR="000A3C3D" w:rsidRDefault="00A438A5" w:rsidP="000A3C3D">
            <w:pPr>
              <w:pStyle w:val="BodyText"/>
              <w:ind w:left="0"/>
            </w:pPr>
            <w:r>
              <w:t>9</w:t>
            </w:r>
          </w:p>
        </w:tc>
        <w:tc>
          <w:tcPr>
            <w:tcW w:w="8582" w:type="dxa"/>
          </w:tcPr>
          <w:p w:rsidR="000A3C3D" w:rsidRPr="000A3C3D" w:rsidRDefault="000A3C3D" w:rsidP="000A3C3D">
            <w:pPr>
              <w:pStyle w:val="BodyText"/>
              <w:ind w:left="0"/>
              <w:rPr>
                <w:rFonts w:cs="Arial"/>
                <w:kern w:val="24"/>
                <w:szCs w:val="20"/>
                <w:lang w:bidi="th-TH"/>
              </w:rPr>
            </w:pPr>
            <w:r w:rsidRPr="000A3C3D">
              <w:rPr>
                <w:rFonts w:cs="Arial"/>
                <w:kern w:val="24"/>
                <w:szCs w:val="20"/>
                <w:lang w:bidi="th-TH"/>
              </w:rPr>
              <w:t>Prepare the scripts which extract data from Postpaid and convert them to migration format</w:t>
            </w:r>
          </w:p>
        </w:tc>
      </w:tr>
      <w:tr w:rsidR="000A3C3D" w:rsidTr="00683946">
        <w:tc>
          <w:tcPr>
            <w:tcW w:w="706" w:type="dxa"/>
          </w:tcPr>
          <w:p w:rsidR="000A3C3D" w:rsidRDefault="00A438A5" w:rsidP="000A3C3D">
            <w:pPr>
              <w:pStyle w:val="BodyText"/>
              <w:ind w:left="0"/>
            </w:pPr>
            <w:r>
              <w:t>10</w:t>
            </w:r>
          </w:p>
        </w:tc>
        <w:tc>
          <w:tcPr>
            <w:tcW w:w="8582" w:type="dxa"/>
          </w:tcPr>
          <w:p w:rsidR="000A3C3D" w:rsidRPr="000A3C3D" w:rsidRDefault="000A3C3D" w:rsidP="000A3C3D">
            <w:pPr>
              <w:pStyle w:val="BodyText"/>
              <w:ind w:left="0"/>
              <w:rPr>
                <w:rFonts w:cs="Arial"/>
                <w:kern w:val="24"/>
                <w:szCs w:val="20"/>
                <w:lang w:bidi="th-TH"/>
              </w:rPr>
            </w:pPr>
            <w:r w:rsidRPr="000A3C3D">
              <w:rPr>
                <w:rFonts w:cs="Arial"/>
                <w:kern w:val="24"/>
                <w:szCs w:val="20"/>
                <w:lang w:bidi="th-TH"/>
              </w:rPr>
              <w:t>Finalize the migration strategy from existing postpaid system (platform by platform or big bang)</w:t>
            </w:r>
          </w:p>
        </w:tc>
      </w:tr>
      <w:tr w:rsidR="000A3C3D" w:rsidTr="00683946">
        <w:tc>
          <w:tcPr>
            <w:tcW w:w="706" w:type="dxa"/>
          </w:tcPr>
          <w:p w:rsidR="000A3C3D" w:rsidRDefault="00A438A5" w:rsidP="000A3C3D">
            <w:pPr>
              <w:pStyle w:val="BodyText"/>
              <w:ind w:left="0"/>
            </w:pPr>
            <w:r>
              <w:t>11</w:t>
            </w:r>
          </w:p>
        </w:tc>
        <w:tc>
          <w:tcPr>
            <w:tcW w:w="8582" w:type="dxa"/>
          </w:tcPr>
          <w:p w:rsidR="000A3C3D" w:rsidRPr="000A3C3D" w:rsidRDefault="000A3C3D" w:rsidP="000A3C3D">
            <w:pPr>
              <w:pStyle w:val="BodyText"/>
              <w:ind w:left="0"/>
              <w:rPr>
                <w:rFonts w:cs="Arial"/>
                <w:kern w:val="24"/>
                <w:szCs w:val="20"/>
                <w:lang w:bidi="th-TH"/>
              </w:rPr>
            </w:pPr>
            <w:r w:rsidRPr="000A3C3D">
              <w:rPr>
                <w:rFonts w:cs="Arial"/>
                <w:kern w:val="24"/>
                <w:szCs w:val="20"/>
                <w:lang w:bidi="th-TH"/>
              </w:rPr>
              <w:t>Prepare the Comverse migration script (use legacy migration script). We expect the date will be provided in our prefer format</w:t>
            </w:r>
          </w:p>
        </w:tc>
      </w:tr>
      <w:tr w:rsidR="000A3C3D" w:rsidTr="00683946">
        <w:tc>
          <w:tcPr>
            <w:tcW w:w="706" w:type="dxa"/>
          </w:tcPr>
          <w:p w:rsidR="000A3C3D" w:rsidRDefault="00A438A5" w:rsidP="000A3C3D">
            <w:pPr>
              <w:pStyle w:val="BodyText"/>
              <w:ind w:left="0"/>
            </w:pPr>
            <w:r>
              <w:t>12</w:t>
            </w:r>
          </w:p>
        </w:tc>
        <w:tc>
          <w:tcPr>
            <w:tcW w:w="8582" w:type="dxa"/>
          </w:tcPr>
          <w:p w:rsidR="000A3C3D" w:rsidRPr="000A3C3D" w:rsidRDefault="000A3C3D" w:rsidP="000A3C3D">
            <w:pPr>
              <w:pStyle w:val="BodyText"/>
              <w:ind w:left="0"/>
              <w:rPr>
                <w:rFonts w:cs="Arial"/>
                <w:kern w:val="24"/>
                <w:szCs w:val="20"/>
                <w:lang w:bidi="th-TH"/>
              </w:rPr>
            </w:pPr>
            <w:r w:rsidRPr="000A3C3D">
              <w:rPr>
                <w:rFonts w:cs="Arial"/>
                <w:kern w:val="24"/>
                <w:szCs w:val="20"/>
                <w:lang w:bidi="th-TH"/>
              </w:rPr>
              <w:t>Testing the migration scripts &amp; migration process</w:t>
            </w:r>
          </w:p>
        </w:tc>
      </w:tr>
      <w:tr w:rsidR="000A3C3D" w:rsidTr="00683946">
        <w:tc>
          <w:tcPr>
            <w:tcW w:w="706" w:type="dxa"/>
          </w:tcPr>
          <w:p w:rsidR="000A3C3D" w:rsidRDefault="00A438A5" w:rsidP="000A3C3D">
            <w:pPr>
              <w:pStyle w:val="BodyText"/>
              <w:ind w:left="0"/>
            </w:pPr>
            <w:r>
              <w:t>13</w:t>
            </w:r>
          </w:p>
        </w:tc>
        <w:tc>
          <w:tcPr>
            <w:tcW w:w="8582" w:type="dxa"/>
          </w:tcPr>
          <w:p w:rsidR="000A3C3D" w:rsidRPr="000A3C3D" w:rsidRDefault="000A3C3D" w:rsidP="000A3C3D">
            <w:pPr>
              <w:pStyle w:val="BodyText"/>
              <w:ind w:left="0"/>
              <w:rPr>
                <w:rFonts w:cs="Arial"/>
                <w:kern w:val="24"/>
                <w:szCs w:val="20"/>
                <w:lang w:bidi="th-TH"/>
              </w:rPr>
            </w:pPr>
            <w:r w:rsidRPr="000A3C3D">
              <w:rPr>
                <w:rFonts w:cs="Arial"/>
                <w:kern w:val="24"/>
                <w:szCs w:val="20"/>
                <w:lang w:bidi="th-TH"/>
              </w:rPr>
              <w:t>Testing the system setting &amp; migration scripts on the test system</w:t>
            </w:r>
          </w:p>
        </w:tc>
      </w:tr>
      <w:tr w:rsidR="000A3C3D" w:rsidTr="00683946">
        <w:tc>
          <w:tcPr>
            <w:tcW w:w="706" w:type="dxa"/>
          </w:tcPr>
          <w:p w:rsidR="000A3C3D" w:rsidRDefault="00A438A5" w:rsidP="000A3C3D">
            <w:pPr>
              <w:pStyle w:val="BodyText"/>
              <w:ind w:left="0"/>
            </w:pPr>
            <w:r>
              <w:t>14</w:t>
            </w:r>
          </w:p>
        </w:tc>
        <w:tc>
          <w:tcPr>
            <w:tcW w:w="8582" w:type="dxa"/>
          </w:tcPr>
          <w:p w:rsidR="000A3C3D" w:rsidRPr="000A3C3D" w:rsidRDefault="000A3C3D" w:rsidP="000A3C3D">
            <w:pPr>
              <w:pStyle w:val="BodyText"/>
              <w:ind w:left="0"/>
              <w:rPr>
                <w:rFonts w:cs="Arial"/>
                <w:kern w:val="24"/>
                <w:szCs w:val="20"/>
                <w:lang w:bidi="th-TH"/>
              </w:rPr>
            </w:pPr>
            <w:r w:rsidRPr="000A3C3D">
              <w:rPr>
                <w:rFonts w:cs="Arial"/>
                <w:kern w:val="24"/>
                <w:szCs w:val="20"/>
                <w:lang w:bidi="th-TH"/>
              </w:rPr>
              <w:t>Finalize the migration process (start from get data from VNP/Elcom) &amp; all necessary sanity test</w:t>
            </w:r>
          </w:p>
        </w:tc>
      </w:tr>
    </w:tbl>
    <w:p w:rsidR="00C665D8" w:rsidRPr="00C665D8" w:rsidRDefault="00C665D8" w:rsidP="002F7EC0">
      <w:pPr>
        <w:pStyle w:val="BodyText"/>
        <w:ind w:left="0"/>
      </w:pPr>
    </w:p>
    <w:sectPr w:rsidR="00C665D8" w:rsidRPr="00C665D8" w:rsidSect="00B51D53">
      <w:headerReference w:type="default" r:id="rId42"/>
      <w:footerReference w:type="default" r:id="rId43"/>
      <w:headerReference w:type="first" r:id="rId44"/>
      <w:footerReference w:type="first" r:id="rId45"/>
      <w:type w:val="oddPage"/>
      <w:pgSz w:w="12242" w:h="15842" w:code="1"/>
      <w:pgMar w:top="1757" w:right="1814" w:bottom="1417" w:left="1814" w:header="709" w:footer="709" w:gutter="0"/>
      <w:pgNumType w:start="0"/>
      <w:cols w:space="709"/>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6C43" w:rsidRDefault="00EE6C43">
      <w:r>
        <w:separator/>
      </w:r>
    </w:p>
  </w:endnote>
  <w:endnote w:type="continuationSeparator" w:id="0">
    <w:p w:rsidR="00EE6C43" w:rsidRDefault="00EE6C4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alatino-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7CEF" w:rsidRPr="00610BED" w:rsidRDefault="007C7CEF" w:rsidP="00B51D53">
    <w:pPr>
      <w:pStyle w:val="Footer"/>
    </w:pPr>
    <w:r>
      <w:t>[Type doc ref. (or delete)]</w:t>
    </w:r>
    <w:r w:rsidRPr="00610BED">
      <w:tab/>
      <w:t>Comverse Proprietary and Confidential</w:t>
    </w:r>
    <w:r w:rsidRPr="00610BED">
      <w:tab/>
      <w:t xml:space="preserve">Page </w:t>
    </w:r>
    <w:fldSimple w:instr=" PAGE ">
      <w:r w:rsidR="00C15F8A">
        <w:rPr>
          <w:noProof/>
        </w:rPr>
        <w:t>9</w:t>
      </w:r>
    </w:fldSimple>
    <w:r w:rsidRPr="00610BED">
      <w:t xml:space="preserve"> of </w:t>
    </w:r>
    <w:fldSimple w:instr=" NUMPAGES ">
      <w:r w:rsidR="00C15F8A">
        <w:rPr>
          <w:noProof/>
        </w:rPr>
        <w:t>45</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7CEF" w:rsidRPr="00582479" w:rsidRDefault="007C7CEF" w:rsidP="00162575">
    <w:pPr>
      <w:pStyle w:val="Footer"/>
    </w:pPr>
    <w:r>
      <w:rPr>
        <w:noProof/>
        <w:lang w:bidi="ar-SA"/>
      </w:rPr>
      <w:drawing>
        <wp:anchor distT="0" distB="0" distL="114300" distR="114300" simplePos="0" relativeHeight="251657728" behindDoc="1" locked="0" layoutInCell="1" allowOverlap="1">
          <wp:simplePos x="0" y="0"/>
          <wp:positionH relativeFrom="column">
            <wp:posOffset>-1143635</wp:posOffset>
          </wp:positionH>
          <wp:positionV relativeFrom="paragraph">
            <wp:posOffset>-4667250</wp:posOffset>
          </wp:positionV>
          <wp:extent cx="7774940" cy="5203190"/>
          <wp:effectExtent l="19050" t="0" r="0" b="0"/>
          <wp:wrapNone/>
          <wp:docPr id="1" name="Picture 3" descr="Technical Doc_cover_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chnical Doc_cover_graphic.jpg"/>
                  <pic:cNvPicPr>
                    <a:picLocks noChangeAspect="1" noChangeArrowheads="1"/>
                  </pic:cNvPicPr>
                </pic:nvPicPr>
                <pic:blipFill>
                  <a:blip r:embed="rId1"/>
                  <a:srcRect/>
                  <a:stretch>
                    <a:fillRect/>
                  </a:stretch>
                </pic:blipFill>
                <pic:spPr bwMode="auto">
                  <a:xfrm>
                    <a:off x="0" y="0"/>
                    <a:ext cx="7774940" cy="5203190"/>
                  </a:xfrm>
                  <a:prstGeom prst="rect">
                    <a:avLst/>
                  </a:prstGeom>
                  <a:noFill/>
                </pic:spPr>
              </pic:pic>
            </a:graphicData>
          </a:graphic>
        </wp:anchor>
      </w:drawing>
    </w:r>
    <w:r w:rsidRPr="00242B19">
      <w:rPr>
        <w:lang w:val="fr-FR"/>
      </w:rPr>
      <w:t>[Type doc date]</w:t>
    </w:r>
    <w:r w:rsidRPr="00242B19">
      <w:rPr>
        <w:lang w:val="fr-FR"/>
      </w:rPr>
      <w:tab/>
    </w:r>
    <w:r w:rsidRPr="00242B19">
      <w:rPr>
        <w:lang w:val="fr-FR"/>
      </w:rPr>
      <w:tab/>
      <w:t xml:space="preserve">[Type doc </w:t>
    </w:r>
    <w:proofErr w:type="spellStart"/>
    <w:r w:rsidRPr="00242B19">
      <w:rPr>
        <w:lang w:val="fr-FR"/>
      </w:rPr>
      <w:t>ref</w:t>
    </w:r>
    <w:proofErr w:type="spellEnd"/>
    <w:r w:rsidRPr="00242B19">
      <w:rPr>
        <w:lang w:val="fr-FR"/>
      </w:rPr>
      <w:t xml:space="preserve">. </w:t>
    </w:r>
    <w:r>
      <w:t>(</w:t>
    </w:r>
    <w:proofErr w:type="gramStart"/>
    <w:r>
      <w:t>or</w:t>
    </w:r>
    <w:proofErr w:type="gramEnd"/>
    <w:r>
      <w:t xml:space="preserve"> delete)]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6C43" w:rsidRDefault="00EE6C43">
      <w:r>
        <w:separator/>
      </w:r>
    </w:p>
  </w:footnote>
  <w:footnote w:type="continuationSeparator" w:id="0">
    <w:p w:rsidR="00EE6C43" w:rsidRDefault="00EE6C4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7CEF" w:rsidRPr="00330D3E" w:rsidRDefault="007C7CEF" w:rsidP="00B51D53">
    <w:pPr>
      <w:pStyle w:val="Header"/>
    </w:pPr>
    <w:r>
      <w:t>[Technical Specs]</w:t>
    </w:r>
    <w:r>
      <w:tab/>
      <w:t>[Postpaid rating solution of Comverse]</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7CEF" w:rsidRPr="00F738AB" w:rsidRDefault="007C7CEF" w:rsidP="00B51D53">
    <w:pPr>
      <w:pStyle w:val="Header"/>
      <w:pBdr>
        <w:bottom w:val="none" w:sz="0" w:space="0" w:color="auto"/>
      </w:pBdr>
      <w:jc w:val="right"/>
    </w:pPr>
    <w:r>
      <w:rPr>
        <w:noProof/>
        <w:lang w:bidi="ar-SA"/>
      </w:rPr>
      <w:drawing>
        <wp:inline distT="0" distB="0" distL="0" distR="0">
          <wp:extent cx="1520190" cy="701675"/>
          <wp:effectExtent l="19050" t="0" r="3810" b="0"/>
          <wp:docPr id="10" name="Picture 1" descr="logo_tagline_thumbn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agline_thumbnail.jpg"/>
                  <pic:cNvPicPr>
                    <a:picLocks noChangeAspect="1" noChangeArrowheads="1"/>
                  </pic:cNvPicPr>
                </pic:nvPicPr>
                <pic:blipFill>
                  <a:blip r:embed="rId1"/>
                  <a:srcRect/>
                  <a:stretch>
                    <a:fillRect/>
                  </a:stretch>
                </pic:blipFill>
                <pic:spPr bwMode="auto">
                  <a:xfrm>
                    <a:off x="0" y="0"/>
                    <a:ext cx="1520190" cy="701675"/>
                  </a:xfrm>
                  <a:prstGeom prst="rect">
                    <a:avLst/>
                  </a:prstGeom>
                  <a:noFill/>
                  <a:ln w="9525">
                    <a:noFill/>
                    <a:miter lim="800000"/>
                    <a:headEnd/>
                    <a:tailEnd/>
                  </a:ln>
                </pic:spPr>
              </pic:pic>
            </a:graphicData>
          </a:graphic>
        </wp:inline>
      </w:drawing>
    </w:r>
  </w:p>
  <w:p w:rsidR="007C7CEF" w:rsidRPr="00B51D53" w:rsidRDefault="007C7CEF" w:rsidP="00B51D53">
    <w:pPr>
      <w:pStyle w:val="Header"/>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F3B14"/>
    <w:multiLevelType w:val="multilevel"/>
    <w:tmpl w:val="071AD490"/>
    <w:name w:val="NumListTemp3"/>
    <w:lvl w:ilvl="0">
      <w:numFmt w:val="none"/>
      <w:lvlText w:val=""/>
      <w:lvlJc w:val="left"/>
      <w:pPr>
        <w:tabs>
          <w:tab w:val="num" w:pos="360"/>
        </w:tabs>
      </w:pPr>
      <w:rPr>
        <w:rFonts w:cs="Times New Roman"/>
      </w:rPr>
    </w:lvl>
    <w:lvl w:ilvl="1">
      <w:start w:val="1"/>
      <w:numFmt w:val="lowerRoman"/>
      <w:lvlRestart w:val="0"/>
      <w:lvlText w:val="%2"/>
      <w:lvlJc w:val="left"/>
      <w:pPr>
        <w:tabs>
          <w:tab w:val="num" w:pos="1587"/>
        </w:tabs>
        <w:ind w:left="1587" w:hanging="340"/>
      </w:pPr>
      <w:rPr>
        <w:rFonts w:ascii="Arial" w:hAnsi="Arial" w:cs="Arial"/>
        <w:b/>
        <w:bCs/>
        <w:i w:val="0"/>
        <w:color w:val="auto"/>
        <w:sz w:val="20"/>
        <w:szCs w:val="20"/>
      </w:rPr>
    </w:lvl>
    <w:lvl w:ilvl="2">
      <w:start w:val="1"/>
      <w:numFmt w:val="decimal"/>
      <w:lvlRestart w:val="0"/>
      <w:lvlText w:val="%3"/>
      <w:lvlJc w:val="right"/>
      <w:pPr>
        <w:tabs>
          <w:tab w:val="num" w:pos="340"/>
        </w:tabs>
        <w:ind w:left="340" w:hanging="227"/>
      </w:pPr>
      <w:rPr>
        <w:rFonts w:ascii="Arial" w:hAnsi="Arial" w:cs="Arial"/>
        <w:b/>
        <w:bCs/>
        <w:color w:val="auto"/>
        <w:sz w:val="20"/>
        <w:szCs w:val="20"/>
      </w:rPr>
    </w:lvl>
    <w:lvl w:ilvl="3">
      <w:start w:val="1"/>
      <w:numFmt w:val="none"/>
      <w:lvlRestart w:val="0"/>
      <w:lvlText w:val=""/>
      <w:lvlJc w:val="left"/>
      <w:pPr>
        <w:tabs>
          <w:tab w:val="num" w:pos="4014"/>
        </w:tabs>
        <w:ind w:left="4014" w:hanging="363"/>
      </w:pPr>
      <w:rPr>
        <w:rFonts w:cs="Times New Roman"/>
        <w:color w:val="auto"/>
      </w:rPr>
    </w:lvl>
    <w:lvl w:ilvl="4">
      <w:start w:val="1"/>
      <w:numFmt w:val="none"/>
      <w:lvlRestart w:val="0"/>
      <w:lvlText w:val=""/>
      <w:lvlJc w:val="left"/>
      <w:pPr>
        <w:tabs>
          <w:tab w:val="num" w:pos="4734"/>
        </w:tabs>
        <w:ind w:left="4734" w:hanging="363"/>
      </w:pPr>
      <w:rPr>
        <w:rFonts w:cs="Times New Roman"/>
        <w:color w:val="auto"/>
      </w:rPr>
    </w:lvl>
    <w:lvl w:ilvl="5">
      <w:start w:val="1"/>
      <w:numFmt w:val="none"/>
      <w:lvlRestart w:val="0"/>
      <w:lvlText w:val=""/>
      <w:lvlJc w:val="right"/>
      <w:pPr>
        <w:tabs>
          <w:tab w:val="num" w:pos="5454"/>
        </w:tabs>
        <w:ind w:left="5454" w:hanging="182"/>
      </w:pPr>
      <w:rPr>
        <w:rFonts w:cs="Times New Roman"/>
        <w:color w:val="auto"/>
      </w:rPr>
    </w:lvl>
    <w:lvl w:ilvl="6">
      <w:start w:val="1"/>
      <w:numFmt w:val="none"/>
      <w:lvlRestart w:val="0"/>
      <w:lvlText w:val=""/>
      <w:lvlJc w:val="left"/>
      <w:pPr>
        <w:tabs>
          <w:tab w:val="num" w:pos="6174"/>
        </w:tabs>
        <w:ind w:left="6174" w:hanging="363"/>
      </w:pPr>
      <w:rPr>
        <w:rFonts w:cs="Times New Roman"/>
        <w:color w:val="auto"/>
      </w:rPr>
    </w:lvl>
    <w:lvl w:ilvl="7">
      <w:start w:val="1"/>
      <w:numFmt w:val="none"/>
      <w:lvlRestart w:val="0"/>
      <w:lvlText w:val=""/>
      <w:lvlJc w:val="left"/>
      <w:pPr>
        <w:tabs>
          <w:tab w:val="num" w:pos="6894"/>
        </w:tabs>
        <w:ind w:left="6894" w:hanging="363"/>
      </w:pPr>
      <w:rPr>
        <w:rFonts w:cs="Times New Roman"/>
        <w:color w:val="auto"/>
      </w:rPr>
    </w:lvl>
    <w:lvl w:ilvl="8">
      <w:start w:val="1"/>
      <w:numFmt w:val="none"/>
      <w:lvlRestart w:val="0"/>
      <w:lvlText w:val=""/>
      <w:lvlJc w:val="right"/>
      <w:pPr>
        <w:tabs>
          <w:tab w:val="num" w:pos="7614"/>
        </w:tabs>
        <w:ind w:left="7614" w:hanging="182"/>
      </w:pPr>
      <w:rPr>
        <w:rFonts w:cs="Times New Roman"/>
        <w:color w:val="auto"/>
      </w:rPr>
    </w:lvl>
  </w:abstractNum>
  <w:abstractNum w:abstractNumId="1">
    <w:nsid w:val="06B75650"/>
    <w:multiLevelType w:val="hybridMultilevel"/>
    <w:tmpl w:val="00ECA94E"/>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ACE2711"/>
    <w:multiLevelType w:val="hybridMultilevel"/>
    <w:tmpl w:val="C7F81F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FB11E5D"/>
    <w:multiLevelType w:val="multilevel"/>
    <w:tmpl w:val="04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nsid w:val="11F2322B"/>
    <w:multiLevelType w:val="hybridMultilevel"/>
    <w:tmpl w:val="1CA06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152C25"/>
    <w:multiLevelType w:val="multilevel"/>
    <w:tmpl w:val="04090023"/>
    <w:name w:val="NumListTemp6222"/>
    <w:lvl w:ilvl="0">
      <w:start w:val="1"/>
      <w:numFmt w:val="upperRoman"/>
      <w:lvlText w:val="Article %1."/>
      <w:lvlJc w:val="left"/>
      <w:pPr>
        <w:tabs>
          <w:tab w:val="num" w:pos="1440"/>
        </w:tabs>
      </w:pPr>
      <w:rPr>
        <w:rFonts w:cs="Times New Roman"/>
      </w:rPr>
    </w:lvl>
    <w:lvl w:ilvl="1">
      <w:start w:val="1"/>
      <w:numFmt w:val="decimalZero"/>
      <w:isLgl/>
      <w:lvlText w:val="Sectio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6">
    <w:nsid w:val="15E06526"/>
    <w:multiLevelType w:val="multilevel"/>
    <w:tmpl w:val="0409001F"/>
    <w:name w:val="HeadingTemp2"/>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520"/>
        </w:tabs>
        <w:ind w:left="1728" w:hanging="648"/>
      </w:pPr>
      <w:rPr>
        <w:rFonts w:cs="Times New Roman"/>
      </w:rPr>
    </w:lvl>
    <w:lvl w:ilvl="4">
      <w:start w:val="1"/>
      <w:numFmt w:val="decimal"/>
      <w:lvlText w:val="%1.%2.%3.%4.%5."/>
      <w:lvlJc w:val="left"/>
      <w:pPr>
        <w:tabs>
          <w:tab w:val="num" w:pos="3240"/>
        </w:tabs>
        <w:ind w:left="2232" w:hanging="792"/>
      </w:pPr>
      <w:rPr>
        <w:rFonts w:cs="Times New Roman"/>
      </w:rPr>
    </w:lvl>
    <w:lvl w:ilvl="5">
      <w:start w:val="1"/>
      <w:numFmt w:val="decimal"/>
      <w:lvlText w:val="%1.%2.%3.%4.%5.%6."/>
      <w:lvlJc w:val="left"/>
      <w:pPr>
        <w:tabs>
          <w:tab w:val="num" w:pos="396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5040"/>
        </w:tabs>
        <w:ind w:left="3744" w:hanging="1224"/>
      </w:pPr>
      <w:rPr>
        <w:rFonts w:cs="Times New Roman"/>
      </w:rPr>
    </w:lvl>
    <w:lvl w:ilvl="8">
      <w:start w:val="1"/>
      <w:numFmt w:val="decimal"/>
      <w:lvlText w:val="%1.%2.%3.%4.%5.%6.%7.%8.%9."/>
      <w:lvlJc w:val="left"/>
      <w:pPr>
        <w:tabs>
          <w:tab w:val="num" w:pos="5760"/>
        </w:tabs>
        <w:ind w:left="4320" w:hanging="1440"/>
      </w:pPr>
      <w:rPr>
        <w:rFonts w:cs="Times New Roman"/>
      </w:rPr>
    </w:lvl>
  </w:abstractNum>
  <w:abstractNum w:abstractNumId="7">
    <w:nsid w:val="1CE94057"/>
    <w:multiLevelType w:val="hybridMultilevel"/>
    <w:tmpl w:val="F4424C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0A7695A"/>
    <w:multiLevelType w:val="multilevel"/>
    <w:tmpl w:val="227A23F0"/>
    <w:name w:val="NumListTemp6"/>
    <w:lvl w:ilvl="0">
      <w:numFmt w:val="none"/>
      <w:lvlText w:val=""/>
      <w:lvlJc w:val="left"/>
      <w:pPr>
        <w:tabs>
          <w:tab w:val="num" w:pos="360"/>
        </w:tabs>
      </w:pPr>
      <w:rPr>
        <w:rFonts w:cs="Times New Roman"/>
      </w:rPr>
    </w:lvl>
    <w:lvl w:ilvl="1">
      <w:start w:val="1"/>
      <w:numFmt w:val="lowerRoman"/>
      <w:lvlRestart w:val="0"/>
      <w:lvlText w:val="%2"/>
      <w:lvlJc w:val="left"/>
      <w:pPr>
        <w:tabs>
          <w:tab w:val="num" w:pos="1587"/>
        </w:tabs>
        <w:ind w:left="1587" w:hanging="340"/>
      </w:pPr>
      <w:rPr>
        <w:rFonts w:ascii="Arial" w:hAnsi="Arial" w:cs="Arial"/>
        <w:b/>
        <w:bCs/>
        <w:i w:val="0"/>
        <w:color w:val="auto"/>
        <w:sz w:val="20"/>
        <w:szCs w:val="20"/>
      </w:rPr>
    </w:lvl>
    <w:lvl w:ilvl="2">
      <w:start w:val="1"/>
      <w:numFmt w:val="decimal"/>
      <w:lvlRestart w:val="0"/>
      <w:lvlText w:val="%3"/>
      <w:lvlJc w:val="right"/>
      <w:pPr>
        <w:tabs>
          <w:tab w:val="num" w:pos="340"/>
        </w:tabs>
        <w:ind w:left="340" w:hanging="227"/>
      </w:pPr>
      <w:rPr>
        <w:rFonts w:ascii="Arial" w:hAnsi="Arial" w:cs="Arial"/>
        <w:b/>
        <w:bCs/>
        <w:i w:val="0"/>
        <w:color w:val="auto"/>
        <w:sz w:val="20"/>
        <w:szCs w:val="20"/>
      </w:rPr>
    </w:lvl>
    <w:lvl w:ilvl="3">
      <w:start w:val="1"/>
      <w:numFmt w:val="none"/>
      <w:lvlRestart w:val="0"/>
      <w:lvlText w:val=""/>
      <w:lvlJc w:val="left"/>
      <w:pPr>
        <w:tabs>
          <w:tab w:val="num" w:pos="4014"/>
        </w:tabs>
        <w:ind w:left="4014" w:hanging="363"/>
      </w:pPr>
      <w:rPr>
        <w:rFonts w:cs="Times New Roman"/>
        <w:color w:val="auto"/>
      </w:rPr>
    </w:lvl>
    <w:lvl w:ilvl="4">
      <w:start w:val="1"/>
      <w:numFmt w:val="none"/>
      <w:lvlRestart w:val="0"/>
      <w:lvlText w:val=""/>
      <w:lvlJc w:val="left"/>
      <w:pPr>
        <w:tabs>
          <w:tab w:val="num" w:pos="4734"/>
        </w:tabs>
        <w:ind w:left="4734" w:hanging="363"/>
      </w:pPr>
      <w:rPr>
        <w:rFonts w:cs="Times New Roman"/>
        <w:color w:val="auto"/>
      </w:rPr>
    </w:lvl>
    <w:lvl w:ilvl="5">
      <w:start w:val="1"/>
      <w:numFmt w:val="none"/>
      <w:lvlRestart w:val="0"/>
      <w:lvlText w:val=""/>
      <w:lvlJc w:val="right"/>
      <w:pPr>
        <w:tabs>
          <w:tab w:val="num" w:pos="5454"/>
        </w:tabs>
        <w:ind w:left="5454" w:hanging="182"/>
      </w:pPr>
      <w:rPr>
        <w:rFonts w:cs="Times New Roman"/>
        <w:color w:val="auto"/>
      </w:rPr>
    </w:lvl>
    <w:lvl w:ilvl="6">
      <w:start w:val="1"/>
      <w:numFmt w:val="none"/>
      <w:lvlRestart w:val="0"/>
      <w:lvlText w:val=""/>
      <w:lvlJc w:val="left"/>
      <w:pPr>
        <w:tabs>
          <w:tab w:val="num" w:pos="6174"/>
        </w:tabs>
        <w:ind w:left="6174" w:hanging="363"/>
      </w:pPr>
      <w:rPr>
        <w:rFonts w:cs="Times New Roman"/>
        <w:color w:val="auto"/>
      </w:rPr>
    </w:lvl>
    <w:lvl w:ilvl="7">
      <w:start w:val="1"/>
      <w:numFmt w:val="none"/>
      <w:lvlRestart w:val="0"/>
      <w:lvlText w:val=""/>
      <w:lvlJc w:val="left"/>
      <w:pPr>
        <w:tabs>
          <w:tab w:val="num" w:pos="6894"/>
        </w:tabs>
        <w:ind w:left="6894" w:hanging="363"/>
      </w:pPr>
      <w:rPr>
        <w:rFonts w:cs="Times New Roman"/>
        <w:color w:val="auto"/>
      </w:rPr>
    </w:lvl>
    <w:lvl w:ilvl="8">
      <w:start w:val="1"/>
      <w:numFmt w:val="none"/>
      <w:lvlRestart w:val="0"/>
      <w:lvlText w:val=""/>
      <w:lvlJc w:val="right"/>
      <w:pPr>
        <w:tabs>
          <w:tab w:val="num" w:pos="7614"/>
        </w:tabs>
        <w:ind w:left="7614" w:hanging="182"/>
      </w:pPr>
      <w:rPr>
        <w:rFonts w:cs="Times New Roman"/>
        <w:color w:val="auto"/>
      </w:rPr>
    </w:lvl>
  </w:abstractNum>
  <w:abstractNum w:abstractNumId="9">
    <w:nsid w:val="272E547D"/>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0">
    <w:nsid w:val="287D6BE0"/>
    <w:multiLevelType w:val="multilevel"/>
    <w:tmpl w:val="6CF6B194"/>
    <w:name w:val="NumListTemp8"/>
    <w:lvl w:ilvl="0">
      <w:start w:val="1"/>
      <w:numFmt w:val="decimal"/>
      <w:lvlRestart w:val="0"/>
      <w:lvlText w:val="%1"/>
      <w:lvlJc w:val="left"/>
      <w:pPr>
        <w:tabs>
          <w:tab w:val="num" w:pos="1247"/>
        </w:tabs>
        <w:ind w:left="1247" w:hanging="340"/>
      </w:pPr>
      <w:rPr>
        <w:rFonts w:ascii="Arial" w:hAnsi="Arial" w:cs="Arial"/>
        <w:b/>
        <w:bCs/>
        <w:i w:val="0"/>
        <w:color w:val="auto"/>
        <w:sz w:val="20"/>
        <w:szCs w:val="20"/>
      </w:rPr>
    </w:lvl>
    <w:lvl w:ilvl="1">
      <w:start w:val="1"/>
      <w:numFmt w:val="lowerLetter"/>
      <w:lvlRestart w:val="0"/>
      <w:lvlText w:val="%2"/>
      <w:lvlJc w:val="left"/>
      <w:pPr>
        <w:tabs>
          <w:tab w:val="num" w:pos="1587"/>
        </w:tabs>
        <w:ind w:left="1587" w:hanging="340"/>
      </w:pPr>
      <w:rPr>
        <w:rFonts w:ascii="Arial" w:hAnsi="Arial" w:cs="Arial"/>
        <w:b/>
        <w:bCs/>
        <w:i w:val="0"/>
        <w:color w:val="auto"/>
        <w:sz w:val="20"/>
        <w:szCs w:val="20"/>
      </w:rPr>
    </w:lvl>
    <w:lvl w:ilvl="2">
      <w:start w:val="1"/>
      <w:numFmt w:val="decimal"/>
      <w:lvlRestart w:val="0"/>
      <w:lvlText w:val="%3"/>
      <w:lvlJc w:val="right"/>
      <w:pPr>
        <w:tabs>
          <w:tab w:val="num" w:pos="397"/>
        </w:tabs>
        <w:ind w:left="397" w:hanging="227"/>
      </w:pPr>
      <w:rPr>
        <w:rFonts w:ascii="Arial" w:hAnsi="Arial" w:cs="Arial"/>
        <w:b/>
        <w:bCs/>
        <w:color w:val="auto"/>
        <w:sz w:val="20"/>
        <w:szCs w:val="20"/>
      </w:rPr>
    </w:lvl>
    <w:lvl w:ilvl="3">
      <w:start w:val="1"/>
      <w:numFmt w:val="lowerLetter"/>
      <w:lvlRestart w:val="0"/>
      <w:lvlText w:val="%4"/>
      <w:lvlJc w:val="right"/>
      <w:pPr>
        <w:tabs>
          <w:tab w:val="num" w:pos="624"/>
        </w:tabs>
        <w:ind w:left="624" w:hanging="227"/>
      </w:pPr>
      <w:rPr>
        <w:rFonts w:ascii="Arial" w:hAnsi="Arial" w:cs="Arial"/>
        <w:b/>
        <w:bCs/>
        <w:color w:val="auto"/>
        <w:sz w:val="20"/>
        <w:szCs w:val="20"/>
      </w:rPr>
    </w:lvl>
    <w:lvl w:ilvl="4">
      <w:start w:val="1"/>
      <w:numFmt w:val="decimal"/>
      <w:lvlRestart w:val="0"/>
      <w:suff w:val="space"/>
      <w:lvlText w:val="%5"/>
      <w:lvlJc w:val="left"/>
      <w:pPr>
        <w:tabs>
          <w:tab w:val="num" w:pos="340"/>
        </w:tabs>
        <w:ind w:left="340" w:hanging="170"/>
      </w:pPr>
      <w:rPr>
        <w:rFonts w:ascii="Arial" w:hAnsi="Arial" w:cs="Arial"/>
        <w:b/>
        <w:bCs/>
        <w:color w:val="auto"/>
        <w:sz w:val="20"/>
        <w:szCs w:val="20"/>
      </w:rPr>
    </w:lvl>
    <w:lvl w:ilvl="5">
      <w:start w:val="1"/>
      <w:numFmt w:val="none"/>
      <w:lvlRestart w:val="0"/>
      <w:lvlText w:val=""/>
      <w:lvlJc w:val="right"/>
      <w:pPr>
        <w:tabs>
          <w:tab w:val="num" w:pos="5454"/>
        </w:tabs>
        <w:ind w:left="5454" w:hanging="182"/>
      </w:pPr>
      <w:rPr>
        <w:rFonts w:cs="Times New Roman"/>
        <w:color w:val="auto"/>
      </w:rPr>
    </w:lvl>
    <w:lvl w:ilvl="6">
      <w:start w:val="1"/>
      <w:numFmt w:val="none"/>
      <w:lvlRestart w:val="0"/>
      <w:lvlText w:val=""/>
      <w:lvlJc w:val="left"/>
      <w:pPr>
        <w:tabs>
          <w:tab w:val="num" w:pos="6174"/>
        </w:tabs>
        <w:ind w:left="6174" w:hanging="363"/>
      </w:pPr>
      <w:rPr>
        <w:rFonts w:cs="Times New Roman"/>
        <w:color w:val="auto"/>
      </w:rPr>
    </w:lvl>
    <w:lvl w:ilvl="7">
      <w:start w:val="1"/>
      <w:numFmt w:val="none"/>
      <w:lvlRestart w:val="0"/>
      <w:lvlText w:val=""/>
      <w:lvlJc w:val="left"/>
      <w:pPr>
        <w:tabs>
          <w:tab w:val="num" w:pos="6894"/>
        </w:tabs>
        <w:ind w:left="6894" w:hanging="363"/>
      </w:pPr>
      <w:rPr>
        <w:rFonts w:cs="Times New Roman"/>
        <w:color w:val="auto"/>
      </w:rPr>
    </w:lvl>
    <w:lvl w:ilvl="8">
      <w:start w:val="1"/>
      <w:numFmt w:val="none"/>
      <w:lvlRestart w:val="0"/>
      <w:lvlText w:val=""/>
      <w:lvlJc w:val="right"/>
      <w:pPr>
        <w:tabs>
          <w:tab w:val="num" w:pos="7614"/>
        </w:tabs>
        <w:ind w:left="7614" w:hanging="182"/>
      </w:pPr>
      <w:rPr>
        <w:rFonts w:cs="Times New Roman"/>
        <w:color w:val="auto"/>
      </w:rPr>
    </w:lvl>
  </w:abstractNum>
  <w:abstractNum w:abstractNumId="11">
    <w:nsid w:val="28E34CD3"/>
    <w:multiLevelType w:val="multilevel"/>
    <w:tmpl w:val="0409001F"/>
    <w:name w:val="NumListTemp62"/>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2">
    <w:nsid w:val="29304D94"/>
    <w:multiLevelType w:val="multilevel"/>
    <w:tmpl w:val="EF8428A8"/>
    <w:lvl w:ilvl="0">
      <w:start w:val="1"/>
      <w:numFmt w:val="bullet"/>
      <w:lvlRestart w:val="0"/>
      <w:pStyle w:val="TabBul1"/>
      <w:lvlText w:val="■"/>
      <w:lvlJc w:val="left"/>
      <w:pPr>
        <w:tabs>
          <w:tab w:val="num" w:pos="397"/>
        </w:tabs>
        <w:ind w:left="397" w:hanging="397"/>
      </w:pPr>
      <w:rPr>
        <w:rFonts w:ascii="Times New Roman" w:hAnsi="Times New Roman" w:hint="default"/>
        <w:b/>
        <w:i w:val="0"/>
        <w:color w:val="auto"/>
        <w:sz w:val="26"/>
      </w:rPr>
    </w:lvl>
    <w:lvl w:ilvl="1">
      <w:start w:val="1"/>
      <w:numFmt w:val="bullet"/>
      <w:lvlRestart w:val="0"/>
      <w:pStyle w:val="TabBul2"/>
      <w:lvlText w:val=""/>
      <w:lvlJc w:val="left"/>
      <w:pPr>
        <w:tabs>
          <w:tab w:val="num" w:pos="794"/>
        </w:tabs>
        <w:ind w:left="794" w:hanging="397"/>
      </w:pPr>
      <w:rPr>
        <w:rFonts w:ascii="Times New Roman" w:hAnsi="Times New Roman" w:hint="default"/>
        <w:b/>
        <w:i w:val="0"/>
        <w:color w:val="auto"/>
        <w:sz w:val="20"/>
      </w:rPr>
    </w:lvl>
    <w:lvl w:ilvl="2">
      <w:start w:val="1"/>
      <w:numFmt w:val="none"/>
      <w:lvlRestart w:val="0"/>
      <w:lvlText w:val=""/>
      <w:lvlJc w:val="left"/>
      <w:pPr>
        <w:tabs>
          <w:tab w:val="num" w:pos="2443"/>
        </w:tabs>
        <w:ind w:left="2443" w:hanging="357"/>
      </w:pPr>
      <w:rPr>
        <w:rFonts w:cs="Times New Roman" w:hint="default"/>
      </w:rPr>
    </w:lvl>
    <w:lvl w:ilvl="3">
      <w:start w:val="1"/>
      <w:numFmt w:val="none"/>
      <w:lvlRestart w:val="0"/>
      <w:lvlText w:val=""/>
      <w:lvlJc w:val="left"/>
      <w:pPr>
        <w:tabs>
          <w:tab w:val="num" w:pos="3163"/>
        </w:tabs>
        <w:ind w:left="3163" w:hanging="357"/>
      </w:pPr>
      <w:rPr>
        <w:rFonts w:cs="Times New Roman" w:hint="default"/>
      </w:rPr>
    </w:lvl>
    <w:lvl w:ilvl="4">
      <w:start w:val="1"/>
      <w:numFmt w:val="none"/>
      <w:lvlRestart w:val="0"/>
      <w:lvlText w:val=""/>
      <w:lvlJc w:val="left"/>
      <w:pPr>
        <w:tabs>
          <w:tab w:val="num" w:pos="3883"/>
        </w:tabs>
        <w:ind w:left="3883" w:hanging="357"/>
      </w:pPr>
      <w:rPr>
        <w:rFonts w:cs="Times New Roman" w:hint="default"/>
      </w:rPr>
    </w:lvl>
    <w:lvl w:ilvl="5">
      <w:start w:val="1"/>
      <w:numFmt w:val="none"/>
      <w:lvlRestart w:val="0"/>
      <w:lvlText w:val=""/>
      <w:lvlJc w:val="left"/>
      <w:pPr>
        <w:tabs>
          <w:tab w:val="num" w:pos="4603"/>
        </w:tabs>
        <w:ind w:left="4603" w:hanging="362"/>
      </w:pPr>
      <w:rPr>
        <w:rFonts w:cs="Times New Roman" w:hint="default"/>
      </w:rPr>
    </w:lvl>
    <w:lvl w:ilvl="6">
      <w:start w:val="1"/>
      <w:numFmt w:val="none"/>
      <w:lvlRestart w:val="0"/>
      <w:lvlText w:val=""/>
      <w:lvlJc w:val="left"/>
      <w:pPr>
        <w:tabs>
          <w:tab w:val="num" w:pos="5323"/>
        </w:tabs>
        <w:ind w:left="5323" w:hanging="362"/>
      </w:pPr>
      <w:rPr>
        <w:rFonts w:cs="Times New Roman" w:hint="default"/>
      </w:rPr>
    </w:lvl>
    <w:lvl w:ilvl="7">
      <w:start w:val="1"/>
      <w:numFmt w:val="none"/>
      <w:lvlRestart w:val="0"/>
      <w:lvlText w:val=""/>
      <w:lvlJc w:val="left"/>
      <w:pPr>
        <w:tabs>
          <w:tab w:val="num" w:pos="6043"/>
        </w:tabs>
        <w:ind w:left="6043" w:hanging="362"/>
      </w:pPr>
      <w:rPr>
        <w:rFonts w:cs="Times New Roman" w:hint="default"/>
      </w:rPr>
    </w:lvl>
    <w:lvl w:ilvl="8">
      <w:start w:val="1"/>
      <w:numFmt w:val="none"/>
      <w:lvlRestart w:val="0"/>
      <w:lvlText w:val=""/>
      <w:lvlJc w:val="left"/>
      <w:pPr>
        <w:tabs>
          <w:tab w:val="num" w:pos="6763"/>
        </w:tabs>
        <w:ind w:left="6763" w:hanging="362"/>
      </w:pPr>
      <w:rPr>
        <w:rFonts w:cs="Times New Roman" w:hint="default"/>
      </w:rPr>
    </w:lvl>
  </w:abstractNum>
  <w:abstractNum w:abstractNumId="13">
    <w:nsid w:val="29EE566B"/>
    <w:multiLevelType w:val="multilevel"/>
    <w:tmpl w:val="0D3C39C0"/>
    <w:name w:val="NumListTemp2"/>
    <w:lvl w:ilvl="0">
      <w:numFmt w:val="none"/>
      <w:lvlText w:val=""/>
      <w:lvlJc w:val="left"/>
      <w:pPr>
        <w:tabs>
          <w:tab w:val="num" w:pos="360"/>
        </w:tabs>
      </w:pPr>
      <w:rPr>
        <w:rFonts w:cs="Times New Roman"/>
      </w:rPr>
    </w:lvl>
    <w:lvl w:ilvl="1">
      <w:start w:val="1"/>
      <w:numFmt w:val="lowerRoman"/>
      <w:lvlRestart w:val="0"/>
      <w:lvlText w:val="%2"/>
      <w:lvlJc w:val="left"/>
      <w:pPr>
        <w:tabs>
          <w:tab w:val="num" w:pos="1587"/>
        </w:tabs>
        <w:ind w:left="1587" w:hanging="340"/>
      </w:pPr>
      <w:rPr>
        <w:rFonts w:ascii="Arial" w:hAnsi="Arial" w:cs="Arial"/>
        <w:b/>
        <w:bCs/>
        <w:i w:val="0"/>
        <w:color w:val="auto"/>
        <w:sz w:val="20"/>
        <w:szCs w:val="20"/>
      </w:rPr>
    </w:lvl>
    <w:lvl w:ilvl="2">
      <w:start w:val="1"/>
      <w:numFmt w:val="decimal"/>
      <w:lvlRestart w:val="0"/>
      <w:lvlText w:val="%3"/>
      <w:lvlJc w:val="right"/>
      <w:pPr>
        <w:tabs>
          <w:tab w:val="num" w:pos="340"/>
        </w:tabs>
        <w:ind w:left="340" w:hanging="227"/>
      </w:pPr>
      <w:rPr>
        <w:rFonts w:ascii="Arial" w:hAnsi="Arial" w:cs="Arial"/>
        <w:b/>
        <w:bCs/>
        <w:color w:val="auto"/>
        <w:sz w:val="20"/>
        <w:szCs w:val="20"/>
      </w:rPr>
    </w:lvl>
    <w:lvl w:ilvl="3">
      <w:start w:val="1"/>
      <w:numFmt w:val="none"/>
      <w:lvlRestart w:val="0"/>
      <w:lvlText w:val=""/>
      <w:lvlJc w:val="left"/>
      <w:pPr>
        <w:tabs>
          <w:tab w:val="num" w:pos="4014"/>
        </w:tabs>
        <w:ind w:left="4014" w:hanging="363"/>
      </w:pPr>
      <w:rPr>
        <w:rFonts w:cs="Times New Roman"/>
        <w:color w:val="auto"/>
      </w:rPr>
    </w:lvl>
    <w:lvl w:ilvl="4">
      <w:start w:val="1"/>
      <w:numFmt w:val="none"/>
      <w:lvlRestart w:val="0"/>
      <w:lvlText w:val=""/>
      <w:lvlJc w:val="left"/>
      <w:pPr>
        <w:tabs>
          <w:tab w:val="num" w:pos="4734"/>
        </w:tabs>
        <w:ind w:left="4734" w:hanging="363"/>
      </w:pPr>
      <w:rPr>
        <w:rFonts w:cs="Times New Roman"/>
        <w:color w:val="auto"/>
      </w:rPr>
    </w:lvl>
    <w:lvl w:ilvl="5">
      <w:start w:val="1"/>
      <w:numFmt w:val="none"/>
      <w:lvlRestart w:val="0"/>
      <w:lvlText w:val=""/>
      <w:lvlJc w:val="right"/>
      <w:pPr>
        <w:tabs>
          <w:tab w:val="num" w:pos="5454"/>
        </w:tabs>
        <w:ind w:left="5454" w:hanging="182"/>
      </w:pPr>
      <w:rPr>
        <w:rFonts w:cs="Times New Roman"/>
        <w:color w:val="auto"/>
      </w:rPr>
    </w:lvl>
    <w:lvl w:ilvl="6">
      <w:start w:val="1"/>
      <w:numFmt w:val="none"/>
      <w:lvlRestart w:val="0"/>
      <w:lvlText w:val=""/>
      <w:lvlJc w:val="left"/>
      <w:pPr>
        <w:tabs>
          <w:tab w:val="num" w:pos="6174"/>
        </w:tabs>
        <w:ind w:left="6174" w:hanging="363"/>
      </w:pPr>
      <w:rPr>
        <w:rFonts w:cs="Times New Roman"/>
        <w:color w:val="auto"/>
      </w:rPr>
    </w:lvl>
    <w:lvl w:ilvl="7">
      <w:start w:val="1"/>
      <w:numFmt w:val="none"/>
      <w:lvlRestart w:val="0"/>
      <w:lvlText w:val=""/>
      <w:lvlJc w:val="left"/>
      <w:pPr>
        <w:tabs>
          <w:tab w:val="num" w:pos="6894"/>
        </w:tabs>
        <w:ind w:left="6894" w:hanging="363"/>
      </w:pPr>
      <w:rPr>
        <w:rFonts w:cs="Times New Roman"/>
        <w:color w:val="auto"/>
      </w:rPr>
    </w:lvl>
    <w:lvl w:ilvl="8">
      <w:start w:val="1"/>
      <w:numFmt w:val="none"/>
      <w:lvlRestart w:val="0"/>
      <w:lvlText w:val=""/>
      <w:lvlJc w:val="right"/>
      <w:pPr>
        <w:tabs>
          <w:tab w:val="num" w:pos="7614"/>
        </w:tabs>
        <w:ind w:left="7614" w:hanging="182"/>
      </w:pPr>
      <w:rPr>
        <w:rFonts w:cs="Times New Roman"/>
        <w:color w:val="auto"/>
      </w:rPr>
    </w:lvl>
  </w:abstractNum>
  <w:abstractNum w:abstractNumId="14">
    <w:nsid w:val="2C6A15EE"/>
    <w:multiLevelType w:val="hybridMultilevel"/>
    <w:tmpl w:val="225CA9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DE729A5"/>
    <w:multiLevelType w:val="hybridMultilevel"/>
    <w:tmpl w:val="D35E7664"/>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2E9C4660"/>
    <w:multiLevelType w:val="multilevel"/>
    <w:tmpl w:val="F9B2A330"/>
    <w:name w:val="TableBulTemp4"/>
    <w:lvl w:ilvl="0">
      <w:numFmt w:val="none"/>
      <w:lvlText w:val=""/>
      <w:lvlJc w:val="left"/>
      <w:pPr>
        <w:tabs>
          <w:tab w:val="num" w:pos="360"/>
        </w:tabs>
      </w:pPr>
      <w:rPr>
        <w:rFonts w:cs="Times New Roman"/>
      </w:rPr>
    </w:lvl>
    <w:lvl w:ilvl="1">
      <w:start w:val="1"/>
      <w:numFmt w:val="lowerRoman"/>
      <w:lvlRestart w:val="0"/>
      <w:lvlText w:val="%2"/>
      <w:lvlJc w:val="left"/>
      <w:pPr>
        <w:tabs>
          <w:tab w:val="num" w:pos="1587"/>
        </w:tabs>
        <w:ind w:left="1587" w:hanging="340"/>
      </w:pPr>
      <w:rPr>
        <w:rFonts w:ascii="Arial" w:hAnsi="Arial" w:cs="Arial"/>
        <w:b/>
        <w:bCs/>
        <w:i w:val="0"/>
        <w:color w:val="auto"/>
        <w:sz w:val="20"/>
        <w:szCs w:val="20"/>
      </w:rPr>
    </w:lvl>
    <w:lvl w:ilvl="2">
      <w:start w:val="1"/>
      <w:numFmt w:val="decimal"/>
      <w:lvlRestart w:val="0"/>
      <w:lvlText w:val="%3"/>
      <w:lvlJc w:val="right"/>
      <w:pPr>
        <w:tabs>
          <w:tab w:val="num" w:pos="340"/>
        </w:tabs>
        <w:ind w:left="340" w:hanging="227"/>
      </w:pPr>
      <w:rPr>
        <w:rFonts w:ascii="Arial" w:hAnsi="Arial" w:cs="Arial"/>
        <w:b/>
        <w:bCs/>
        <w:color w:val="auto"/>
        <w:sz w:val="20"/>
        <w:szCs w:val="20"/>
      </w:rPr>
    </w:lvl>
    <w:lvl w:ilvl="3">
      <w:start w:val="1"/>
      <w:numFmt w:val="none"/>
      <w:lvlRestart w:val="0"/>
      <w:lvlText w:val=""/>
      <w:lvlJc w:val="left"/>
      <w:pPr>
        <w:tabs>
          <w:tab w:val="num" w:pos="4014"/>
        </w:tabs>
        <w:ind w:left="4014" w:hanging="363"/>
      </w:pPr>
      <w:rPr>
        <w:rFonts w:cs="Times New Roman"/>
        <w:color w:val="auto"/>
      </w:rPr>
    </w:lvl>
    <w:lvl w:ilvl="4">
      <w:start w:val="1"/>
      <w:numFmt w:val="none"/>
      <w:lvlRestart w:val="0"/>
      <w:lvlText w:val=""/>
      <w:lvlJc w:val="left"/>
      <w:pPr>
        <w:tabs>
          <w:tab w:val="num" w:pos="4734"/>
        </w:tabs>
        <w:ind w:left="4734" w:hanging="363"/>
      </w:pPr>
      <w:rPr>
        <w:rFonts w:cs="Times New Roman"/>
        <w:color w:val="auto"/>
      </w:rPr>
    </w:lvl>
    <w:lvl w:ilvl="5">
      <w:start w:val="1"/>
      <w:numFmt w:val="none"/>
      <w:lvlRestart w:val="0"/>
      <w:lvlText w:val=""/>
      <w:lvlJc w:val="right"/>
      <w:pPr>
        <w:tabs>
          <w:tab w:val="num" w:pos="5454"/>
        </w:tabs>
        <w:ind w:left="5454" w:hanging="182"/>
      </w:pPr>
      <w:rPr>
        <w:rFonts w:cs="Times New Roman"/>
        <w:color w:val="auto"/>
      </w:rPr>
    </w:lvl>
    <w:lvl w:ilvl="6">
      <w:start w:val="1"/>
      <w:numFmt w:val="none"/>
      <w:lvlRestart w:val="0"/>
      <w:lvlText w:val=""/>
      <w:lvlJc w:val="left"/>
      <w:pPr>
        <w:tabs>
          <w:tab w:val="num" w:pos="6174"/>
        </w:tabs>
        <w:ind w:left="6174" w:hanging="363"/>
      </w:pPr>
      <w:rPr>
        <w:rFonts w:cs="Times New Roman"/>
        <w:color w:val="auto"/>
      </w:rPr>
    </w:lvl>
    <w:lvl w:ilvl="7">
      <w:start w:val="1"/>
      <w:numFmt w:val="none"/>
      <w:lvlRestart w:val="0"/>
      <w:lvlText w:val=""/>
      <w:lvlJc w:val="left"/>
      <w:pPr>
        <w:tabs>
          <w:tab w:val="num" w:pos="6894"/>
        </w:tabs>
        <w:ind w:left="6894" w:hanging="363"/>
      </w:pPr>
      <w:rPr>
        <w:rFonts w:cs="Times New Roman"/>
        <w:color w:val="auto"/>
      </w:rPr>
    </w:lvl>
    <w:lvl w:ilvl="8">
      <w:start w:val="1"/>
      <w:numFmt w:val="none"/>
      <w:lvlRestart w:val="0"/>
      <w:lvlText w:val=""/>
      <w:lvlJc w:val="right"/>
      <w:pPr>
        <w:tabs>
          <w:tab w:val="num" w:pos="7614"/>
        </w:tabs>
        <w:ind w:left="7614" w:hanging="182"/>
      </w:pPr>
      <w:rPr>
        <w:rFonts w:cs="Times New Roman"/>
        <w:color w:val="auto"/>
      </w:rPr>
    </w:lvl>
  </w:abstractNum>
  <w:abstractNum w:abstractNumId="17">
    <w:nsid w:val="32AE7A8B"/>
    <w:multiLevelType w:val="multilevel"/>
    <w:tmpl w:val="10864DCA"/>
    <w:name w:val="TableBulTemp2"/>
    <w:lvl w:ilvl="0">
      <w:numFmt w:val="none"/>
      <w:lvlText w:val=""/>
      <w:lvlJc w:val="left"/>
      <w:pPr>
        <w:tabs>
          <w:tab w:val="num" w:pos="360"/>
        </w:tabs>
      </w:pPr>
      <w:rPr>
        <w:rFonts w:cs="Times New Roman"/>
      </w:rPr>
    </w:lvl>
    <w:lvl w:ilvl="1">
      <w:start w:val="1"/>
      <w:numFmt w:val="lowerRoman"/>
      <w:lvlRestart w:val="0"/>
      <w:lvlText w:val="%2"/>
      <w:lvlJc w:val="left"/>
      <w:pPr>
        <w:tabs>
          <w:tab w:val="num" w:pos="1587"/>
        </w:tabs>
        <w:ind w:left="1587" w:hanging="340"/>
      </w:pPr>
      <w:rPr>
        <w:rFonts w:ascii="Arial" w:hAnsi="Arial" w:cs="Arial"/>
        <w:b/>
        <w:bCs/>
        <w:i w:val="0"/>
        <w:color w:val="auto"/>
        <w:sz w:val="20"/>
        <w:szCs w:val="20"/>
      </w:rPr>
    </w:lvl>
    <w:lvl w:ilvl="2">
      <w:start w:val="1"/>
      <w:numFmt w:val="decimal"/>
      <w:lvlRestart w:val="0"/>
      <w:lvlText w:val="%3"/>
      <w:lvlJc w:val="right"/>
      <w:pPr>
        <w:tabs>
          <w:tab w:val="num" w:pos="340"/>
        </w:tabs>
        <w:ind w:left="340" w:hanging="227"/>
      </w:pPr>
      <w:rPr>
        <w:rFonts w:ascii="Arial" w:hAnsi="Arial" w:cs="Arial"/>
        <w:b/>
        <w:bCs/>
        <w:color w:val="auto"/>
        <w:sz w:val="20"/>
        <w:szCs w:val="20"/>
      </w:rPr>
    </w:lvl>
    <w:lvl w:ilvl="3">
      <w:start w:val="1"/>
      <w:numFmt w:val="none"/>
      <w:lvlRestart w:val="0"/>
      <w:lvlText w:val=""/>
      <w:lvlJc w:val="left"/>
      <w:pPr>
        <w:tabs>
          <w:tab w:val="num" w:pos="4014"/>
        </w:tabs>
        <w:ind w:left="4014" w:hanging="363"/>
      </w:pPr>
      <w:rPr>
        <w:rFonts w:cs="Times New Roman"/>
        <w:color w:val="auto"/>
      </w:rPr>
    </w:lvl>
    <w:lvl w:ilvl="4">
      <w:start w:val="1"/>
      <w:numFmt w:val="none"/>
      <w:lvlRestart w:val="0"/>
      <w:lvlText w:val=""/>
      <w:lvlJc w:val="left"/>
      <w:pPr>
        <w:tabs>
          <w:tab w:val="num" w:pos="4734"/>
        </w:tabs>
        <w:ind w:left="4734" w:hanging="363"/>
      </w:pPr>
      <w:rPr>
        <w:rFonts w:cs="Times New Roman"/>
        <w:color w:val="auto"/>
      </w:rPr>
    </w:lvl>
    <w:lvl w:ilvl="5">
      <w:start w:val="1"/>
      <w:numFmt w:val="none"/>
      <w:lvlRestart w:val="0"/>
      <w:lvlText w:val=""/>
      <w:lvlJc w:val="right"/>
      <w:pPr>
        <w:tabs>
          <w:tab w:val="num" w:pos="5454"/>
        </w:tabs>
        <w:ind w:left="5454" w:hanging="182"/>
      </w:pPr>
      <w:rPr>
        <w:rFonts w:cs="Times New Roman"/>
        <w:color w:val="auto"/>
      </w:rPr>
    </w:lvl>
    <w:lvl w:ilvl="6">
      <w:start w:val="1"/>
      <w:numFmt w:val="none"/>
      <w:lvlRestart w:val="0"/>
      <w:lvlText w:val=""/>
      <w:lvlJc w:val="left"/>
      <w:pPr>
        <w:tabs>
          <w:tab w:val="num" w:pos="6174"/>
        </w:tabs>
        <w:ind w:left="6174" w:hanging="363"/>
      </w:pPr>
      <w:rPr>
        <w:rFonts w:cs="Times New Roman"/>
        <w:color w:val="auto"/>
      </w:rPr>
    </w:lvl>
    <w:lvl w:ilvl="7">
      <w:start w:val="1"/>
      <w:numFmt w:val="none"/>
      <w:lvlRestart w:val="0"/>
      <w:lvlText w:val=""/>
      <w:lvlJc w:val="left"/>
      <w:pPr>
        <w:tabs>
          <w:tab w:val="num" w:pos="6894"/>
        </w:tabs>
        <w:ind w:left="6894" w:hanging="363"/>
      </w:pPr>
      <w:rPr>
        <w:rFonts w:cs="Times New Roman"/>
        <w:color w:val="auto"/>
      </w:rPr>
    </w:lvl>
    <w:lvl w:ilvl="8">
      <w:start w:val="1"/>
      <w:numFmt w:val="none"/>
      <w:lvlRestart w:val="0"/>
      <w:lvlText w:val=""/>
      <w:lvlJc w:val="right"/>
      <w:pPr>
        <w:tabs>
          <w:tab w:val="num" w:pos="7614"/>
        </w:tabs>
        <w:ind w:left="7614" w:hanging="182"/>
      </w:pPr>
      <w:rPr>
        <w:rFonts w:cs="Times New Roman"/>
        <w:color w:val="auto"/>
      </w:rPr>
    </w:lvl>
  </w:abstractNum>
  <w:abstractNum w:abstractNumId="18">
    <w:nsid w:val="34345EA4"/>
    <w:multiLevelType w:val="hybridMultilevel"/>
    <w:tmpl w:val="1262A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A2438D"/>
    <w:multiLevelType w:val="hybridMultilevel"/>
    <w:tmpl w:val="96C8D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22416D"/>
    <w:multiLevelType w:val="multilevel"/>
    <w:tmpl w:val="6CF6B194"/>
    <w:name w:val="NumListTemp82"/>
    <w:lvl w:ilvl="0">
      <w:start w:val="1"/>
      <w:numFmt w:val="decimal"/>
      <w:lvlRestart w:val="0"/>
      <w:lvlText w:val="%1"/>
      <w:lvlJc w:val="left"/>
      <w:pPr>
        <w:tabs>
          <w:tab w:val="num" w:pos="1247"/>
        </w:tabs>
        <w:ind w:left="1247" w:hanging="340"/>
      </w:pPr>
      <w:rPr>
        <w:rFonts w:ascii="Arial" w:hAnsi="Arial" w:cs="Arial"/>
        <w:b/>
        <w:bCs/>
        <w:i w:val="0"/>
        <w:color w:val="auto"/>
        <w:sz w:val="20"/>
        <w:szCs w:val="20"/>
      </w:rPr>
    </w:lvl>
    <w:lvl w:ilvl="1">
      <w:start w:val="1"/>
      <w:numFmt w:val="lowerLetter"/>
      <w:lvlRestart w:val="0"/>
      <w:lvlText w:val="%2"/>
      <w:lvlJc w:val="left"/>
      <w:pPr>
        <w:tabs>
          <w:tab w:val="num" w:pos="1587"/>
        </w:tabs>
        <w:ind w:left="1587" w:hanging="340"/>
      </w:pPr>
      <w:rPr>
        <w:rFonts w:ascii="Arial" w:hAnsi="Arial" w:cs="Arial"/>
        <w:b/>
        <w:bCs/>
        <w:i w:val="0"/>
        <w:color w:val="auto"/>
        <w:sz w:val="20"/>
        <w:szCs w:val="20"/>
      </w:rPr>
    </w:lvl>
    <w:lvl w:ilvl="2">
      <w:start w:val="1"/>
      <w:numFmt w:val="decimal"/>
      <w:lvlRestart w:val="0"/>
      <w:lvlText w:val="%3"/>
      <w:lvlJc w:val="right"/>
      <w:pPr>
        <w:tabs>
          <w:tab w:val="num" w:pos="397"/>
        </w:tabs>
        <w:ind w:left="397" w:hanging="227"/>
      </w:pPr>
      <w:rPr>
        <w:rFonts w:ascii="Arial" w:hAnsi="Arial" w:cs="Arial"/>
        <w:b/>
        <w:bCs/>
        <w:color w:val="auto"/>
        <w:sz w:val="20"/>
        <w:szCs w:val="20"/>
      </w:rPr>
    </w:lvl>
    <w:lvl w:ilvl="3">
      <w:start w:val="1"/>
      <w:numFmt w:val="lowerLetter"/>
      <w:lvlRestart w:val="0"/>
      <w:lvlText w:val="%4"/>
      <w:lvlJc w:val="right"/>
      <w:pPr>
        <w:tabs>
          <w:tab w:val="num" w:pos="624"/>
        </w:tabs>
        <w:ind w:left="624" w:hanging="227"/>
      </w:pPr>
      <w:rPr>
        <w:rFonts w:ascii="Arial" w:hAnsi="Arial" w:cs="Arial"/>
        <w:b/>
        <w:bCs/>
        <w:color w:val="auto"/>
        <w:sz w:val="20"/>
        <w:szCs w:val="20"/>
      </w:rPr>
    </w:lvl>
    <w:lvl w:ilvl="4">
      <w:start w:val="1"/>
      <w:numFmt w:val="decimal"/>
      <w:lvlRestart w:val="0"/>
      <w:suff w:val="space"/>
      <w:lvlText w:val="%5"/>
      <w:lvlJc w:val="left"/>
      <w:pPr>
        <w:tabs>
          <w:tab w:val="num" w:pos="340"/>
        </w:tabs>
        <w:ind w:left="340" w:hanging="170"/>
      </w:pPr>
      <w:rPr>
        <w:rFonts w:ascii="Arial" w:hAnsi="Arial" w:cs="Arial"/>
        <w:b/>
        <w:bCs/>
        <w:color w:val="auto"/>
        <w:sz w:val="20"/>
        <w:szCs w:val="20"/>
      </w:rPr>
    </w:lvl>
    <w:lvl w:ilvl="5">
      <w:start w:val="1"/>
      <w:numFmt w:val="none"/>
      <w:lvlRestart w:val="0"/>
      <w:lvlText w:val=""/>
      <w:lvlJc w:val="right"/>
      <w:pPr>
        <w:tabs>
          <w:tab w:val="num" w:pos="5454"/>
        </w:tabs>
        <w:ind w:left="5454" w:hanging="182"/>
      </w:pPr>
      <w:rPr>
        <w:rFonts w:cs="Times New Roman"/>
        <w:color w:val="auto"/>
      </w:rPr>
    </w:lvl>
    <w:lvl w:ilvl="6">
      <w:start w:val="1"/>
      <w:numFmt w:val="none"/>
      <w:lvlRestart w:val="0"/>
      <w:lvlText w:val=""/>
      <w:lvlJc w:val="left"/>
      <w:pPr>
        <w:tabs>
          <w:tab w:val="num" w:pos="6174"/>
        </w:tabs>
        <w:ind w:left="6174" w:hanging="363"/>
      </w:pPr>
      <w:rPr>
        <w:rFonts w:cs="Times New Roman"/>
        <w:color w:val="auto"/>
      </w:rPr>
    </w:lvl>
    <w:lvl w:ilvl="7">
      <w:start w:val="1"/>
      <w:numFmt w:val="none"/>
      <w:lvlRestart w:val="0"/>
      <w:lvlText w:val=""/>
      <w:lvlJc w:val="left"/>
      <w:pPr>
        <w:tabs>
          <w:tab w:val="num" w:pos="6894"/>
        </w:tabs>
        <w:ind w:left="6894" w:hanging="363"/>
      </w:pPr>
      <w:rPr>
        <w:rFonts w:cs="Times New Roman"/>
        <w:color w:val="auto"/>
      </w:rPr>
    </w:lvl>
    <w:lvl w:ilvl="8">
      <w:start w:val="1"/>
      <w:numFmt w:val="none"/>
      <w:lvlRestart w:val="0"/>
      <w:lvlText w:val=""/>
      <w:lvlJc w:val="right"/>
      <w:pPr>
        <w:tabs>
          <w:tab w:val="num" w:pos="7614"/>
        </w:tabs>
        <w:ind w:left="7614" w:hanging="182"/>
      </w:pPr>
      <w:rPr>
        <w:rFonts w:cs="Times New Roman"/>
        <w:color w:val="auto"/>
      </w:rPr>
    </w:lvl>
  </w:abstractNum>
  <w:abstractNum w:abstractNumId="21">
    <w:nsid w:val="3A614CBB"/>
    <w:multiLevelType w:val="multilevel"/>
    <w:tmpl w:val="6CF6B194"/>
    <w:name w:val="NumListTemp822"/>
    <w:lvl w:ilvl="0">
      <w:start w:val="1"/>
      <w:numFmt w:val="decimal"/>
      <w:lvlRestart w:val="0"/>
      <w:lvlText w:val="%1"/>
      <w:lvlJc w:val="left"/>
      <w:pPr>
        <w:tabs>
          <w:tab w:val="num" w:pos="1247"/>
        </w:tabs>
        <w:ind w:left="1247" w:hanging="340"/>
      </w:pPr>
      <w:rPr>
        <w:rFonts w:ascii="Arial" w:hAnsi="Arial" w:cs="Arial"/>
        <w:b/>
        <w:bCs/>
        <w:i w:val="0"/>
        <w:color w:val="auto"/>
        <w:sz w:val="20"/>
        <w:szCs w:val="20"/>
      </w:rPr>
    </w:lvl>
    <w:lvl w:ilvl="1">
      <w:start w:val="1"/>
      <w:numFmt w:val="lowerLetter"/>
      <w:lvlRestart w:val="0"/>
      <w:lvlText w:val="%2"/>
      <w:lvlJc w:val="left"/>
      <w:pPr>
        <w:tabs>
          <w:tab w:val="num" w:pos="1587"/>
        </w:tabs>
        <w:ind w:left="1587" w:hanging="340"/>
      </w:pPr>
      <w:rPr>
        <w:rFonts w:ascii="Arial" w:hAnsi="Arial" w:cs="Arial"/>
        <w:b/>
        <w:bCs/>
        <w:i w:val="0"/>
        <w:color w:val="auto"/>
        <w:sz w:val="20"/>
        <w:szCs w:val="20"/>
      </w:rPr>
    </w:lvl>
    <w:lvl w:ilvl="2">
      <w:start w:val="1"/>
      <w:numFmt w:val="decimal"/>
      <w:lvlRestart w:val="0"/>
      <w:lvlText w:val="%3"/>
      <w:lvlJc w:val="right"/>
      <w:pPr>
        <w:tabs>
          <w:tab w:val="num" w:pos="397"/>
        </w:tabs>
        <w:ind w:left="397" w:hanging="227"/>
      </w:pPr>
      <w:rPr>
        <w:rFonts w:ascii="Arial" w:hAnsi="Arial" w:cs="Arial"/>
        <w:b/>
        <w:bCs/>
        <w:color w:val="auto"/>
        <w:sz w:val="20"/>
        <w:szCs w:val="20"/>
      </w:rPr>
    </w:lvl>
    <w:lvl w:ilvl="3">
      <w:start w:val="1"/>
      <w:numFmt w:val="lowerLetter"/>
      <w:lvlRestart w:val="0"/>
      <w:lvlText w:val="%4"/>
      <w:lvlJc w:val="right"/>
      <w:pPr>
        <w:tabs>
          <w:tab w:val="num" w:pos="624"/>
        </w:tabs>
        <w:ind w:left="624" w:hanging="227"/>
      </w:pPr>
      <w:rPr>
        <w:rFonts w:ascii="Arial" w:hAnsi="Arial" w:cs="Arial"/>
        <w:b/>
        <w:bCs/>
        <w:color w:val="auto"/>
        <w:sz w:val="20"/>
        <w:szCs w:val="20"/>
      </w:rPr>
    </w:lvl>
    <w:lvl w:ilvl="4">
      <w:start w:val="1"/>
      <w:numFmt w:val="decimal"/>
      <w:lvlRestart w:val="0"/>
      <w:suff w:val="space"/>
      <w:lvlText w:val="%5"/>
      <w:lvlJc w:val="left"/>
      <w:pPr>
        <w:tabs>
          <w:tab w:val="num" w:pos="340"/>
        </w:tabs>
        <w:ind w:left="340" w:hanging="170"/>
      </w:pPr>
      <w:rPr>
        <w:rFonts w:ascii="Arial" w:hAnsi="Arial" w:cs="Arial"/>
        <w:b/>
        <w:bCs/>
        <w:color w:val="auto"/>
        <w:sz w:val="20"/>
        <w:szCs w:val="20"/>
      </w:rPr>
    </w:lvl>
    <w:lvl w:ilvl="5">
      <w:start w:val="1"/>
      <w:numFmt w:val="none"/>
      <w:lvlRestart w:val="0"/>
      <w:lvlText w:val=""/>
      <w:lvlJc w:val="right"/>
      <w:pPr>
        <w:tabs>
          <w:tab w:val="num" w:pos="5454"/>
        </w:tabs>
        <w:ind w:left="5454" w:hanging="182"/>
      </w:pPr>
      <w:rPr>
        <w:rFonts w:cs="Times New Roman"/>
        <w:color w:val="auto"/>
      </w:rPr>
    </w:lvl>
    <w:lvl w:ilvl="6">
      <w:start w:val="1"/>
      <w:numFmt w:val="none"/>
      <w:lvlRestart w:val="0"/>
      <w:lvlText w:val=""/>
      <w:lvlJc w:val="left"/>
      <w:pPr>
        <w:tabs>
          <w:tab w:val="num" w:pos="6174"/>
        </w:tabs>
        <w:ind w:left="6174" w:hanging="363"/>
      </w:pPr>
      <w:rPr>
        <w:rFonts w:cs="Times New Roman"/>
        <w:color w:val="auto"/>
      </w:rPr>
    </w:lvl>
    <w:lvl w:ilvl="7">
      <w:start w:val="1"/>
      <w:numFmt w:val="none"/>
      <w:lvlRestart w:val="0"/>
      <w:lvlText w:val=""/>
      <w:lvlJc w:val="left"/>
      <w:pPr>
        <w:tabs>
          <w:tab w:val="num" w:pos="6894"/>
        </w:tabs>
        <w:ind w:left="6894" w:hanging="363"/>
      </w:pPr>
      <w:rPr>
        <w:rFonts w:cs="Times New Roman"/>
        <w:color w:val="auto"/>
      </w:rPr>
    </w:lvl>
    <w:lvl w:ilvl="8">
      <w:start w:val="1"/>
      <w:numFmt w:val="none"/>
      <w:lvlRestart w:val="0"/>
      <w:lvlText w:val=""/>
      <w:lvlJc w:val="right"/>
      <w:pPr>
        <w:tabs>
          <w:tab w:val="num" w:pos="7614"/>
        </w:tabs>
        <w:ind w:left="7614" w:hanging="182"/>
      </w:pPr>
      <w:rPr>
        <w:rFonts w:cs="Times New Roman"/>
        <w:color w:val="auto"/>
      </w:rPr>
    </w:lvl>
  </w:abstractNum>
  <w:abstractNum w:abstractNumId="22">
    <w:nsid w:val="3CD03560"/>
    <w:multiLevelType w:val="multilevel"/>
    <w:tmpl w:val="B1F0B5D8"/>
    <w:name w:val="NumListTemp7"/>
    <w:lvl w:ilvl="0">
      <w:numFmt w:val="none"/>
      <w:lvlText w:val=""/>
      <w:lvlJc w:val="left"/>
      <w:pPr>
        <w:tabs>
          <w:tab w:val="num" w:pos="360"/>
        </w:tabs>
      </w:pPr>
      <w:rPr>
        <w:rFonts w:cs="Times New Roman"/>
      </w:rPr>
    </w:lvl>
    <w:lvl w:ilvl="1">
      <w:start w:val="1"/>
      <w:numFmt w:val="lowerRoman"/>
      <w:lvlRestart w:val="0"/>
      <w:lvlText w:val="%2"/>
      <w:lvlJc w:val="left"/>
      <w:pPr>
        <w:tabs>
          <w:tab w:val="num" w:pos="1587"/>
        </w:tabs>
        <w:ind w:left="1587" w:hanging="340"/>
      </w:pPr>
      <w:rPr>
        <w:rFonts w:ascii="Arial" w:hAnsi="Arial" w:cs="Arial"/>
        <w:b/>
        <w:bCs/>
        <w:i w:val="0"/>
        <w:color w:val="auto"/>
        <w:sz w:val="20"/>
        <w:szCs w:val="20"/>
      </w:rPr>
    </w:lvl>
    <w:lvl w:ilvl="2">
      <w:start w:val="1"/>
      <w:numFmt w:val="decimal"/>
      <w:lvlRestart w:val="0"/>
      <w:lvlText w:val="%3"/>
      <w:lvlJc w:val="right"/>
      <w:pPr>
        <w:tabs>
          <w:tab w:val="num" w:pos="397"/>
        </w:tabs>
        <w:ind w:left="397" w:hanging="227"/>
      </w:pPr>
      <w:rPr>
        <w:rFonts w:ascii="Arial" w:hAnsi="Arial" w:cs="Arial"/>
        <w:b/>
        <w:bCs/>
        <w:color w:val="auto"/>
        <w:sz w:val="20"/>
        <w:szCs w:val="20"/>
      </w:rPr>
    </w:lvl>
    <w:lvl w:ilvl="3">
      <w:start w:val="1"/>
      <w:numFmt w:val="none"/>
      <w:lvlRestart w:val="0"/>
      <w:lvlText w:val=""/>
      <w:lvlJc w:val="left"/>
      <w:pPr>
        <w:tabs>
          <w:tab w:val="num" w:pos="4014"/>
        </w:tabs>
        <w:ind w:left="4014" w:hanging="363"/>
      </w:pPr>
      <w:rPr>
        <w:rFonts w:cs="Times New Roman"/>
        <w:color w:val="auto"/>
      </w:rPr>
    </w:lvl>
    <w:lvl w:ilvl="4">
      <w:start w:val="1"/>
      <w:numFmt w:val="none"/>
      <w:lvlRestart w:val="0"/>
      <w:lvlText w:val=""/>
      <w:lvlJc w:val="left"/>
      <w:pPr>
        <w:tabs>
          <w:tab w:val="num" w:pos="4734"/>
        </w:tabs>
        <w:ind w:left="4734" w:hanging="363"/>
      </w:pPr>
      <w:rPr>
        <w:rFonts w:cs="Times New Roman"/>
        <w:color w:val="auto"/>
      </w:rPr>
    </w:lvl>
    <w:lvl w:ilvl="5">
      <w:start w:val="1"/>
      <w:numFmt w:val="none"/>
      <w:lvlRestart w:val="0"/>
      <w:lvlText w:val=""/>
      <w:lvlJc w:val="right"/>
      <w:pPr>
        <w:tabs>
          <w:tab w:val="num" w:pos="5454"/>
        </w:tabs>
        <w:ind w:left="5454" w:hanging="182"/>
      </w:pPr>
      <w:rPr>
        <w:rFonts w:cs="Times New Roman"/>
        <w:color w:val="auto"/>
      </w:rPr>
    </w:lvl>
    <w:lvl w:ilvl="6">
      <w:start w:val="1"/>
      <w:numFmt w:val="none"/>
      <w:lvlRestart w:val="0"/>
      <w:lvlText w:val=""/>
      <w:lvlJc w:val="left"/>
      <w:pPr>
        <w:tabs>
          <w:tab w:val="num" w:pos="6174"/>
        </w:tabs>
        <w:ind w:left="6174" w:hanging="363"/>
      </w:pPr>
      <w:rPr>
        <w:rFonts w:cs="Times New Roman"/>
        <w:color w:val="auto"/>
      </w:rPr>
    </w:lvl>
    <w:lvl w:ilvl="7">
      <w:start w:val="1"/>
      <w:numFmt w:val="none"/>
      <w:lvlRestart w:val="0"/>
      <w:lvlText w:val=""/>
      <w:lvlJc w:val="left"/>
      <w:pPr>
        <w:tabs>
          <w:tab w:val="num" w:pos="6894"/>
        </w:tabs>
        <w:ind w:left="6894" w:hanging="363"/>
      </w:pPr>
      <w:rPr>
        <w:rFonts w:cs="Times New Roman"/>
        <w:color w:val="auto"/>
      </w:rPr>
    </w:lvl>
    <w:lvl w:ilvl="8">
      <w:start w:val="1"/>
      <w:numFmt w:val="none"/>
      <w:lvlRestart w:val="0"/>
      <w:lvlText w:val=""/>
      <w:lvlJc w:val="right"/>
      <w:pPr>
        <w:tabs>
          <w:tab w:val="num" w:pos="7614"/>
        </w:tabs>
        <w:ind w:left="7614" w:hanging="182"/>
      </w:pPr>
      <w:rPr>
        <w:rFonts w:cs="Times New Roman"/>
        <w:color w:val="auto"/>
      </w:rPr>
    </w:lvl>
  </w:abstractNum>
  <w:abstractNum w:abstractNumId="23">
    <w:nsid w:val="41231EC3"/>
    <w:multiLevelType w:val="hybridMultilevel"/>
    <w:tmpl w:val="38268B44"/>
    <w:lvl w:ilvl="0" w:tplc="A1D8431E">
      <w:numFmt w:val="bullet"/>
      <w:lvlText w:val="-"/>
      <w:lvlJc w:val="left"/>
      <w:pPr>
        <w:ind w:left="720" w:hanging="360"/>
      </w:pPr>
      <w:rPr>
        <w:rFonts w:ascii="Century Schoolbook" w:eastAsia="Times New Roman" w:hAnsi="Century Schoolbook"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BA4312"/>
    <w:multiLevelType w:val="hybridMultilevel"/>
    <w:tmpl w:val="D27ED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4E6745"/>
    <w:multiLevelType w:val="multilevel"/>
    <w:tmpl w:val="3FB090F4"/>
    <w:name w:val="NumListTemp5"/>
    <w:lvl w:ilvl="0">
      <w:numFmt w:val="none"/>
      <w:lvlText w:val=""/>
      <w:lvlJc w:val="left"/>
      <w:pPr>
        <w:tabs>
          <w:tab w:val="num" w:pos="360"/>
        </w:tabs>
      </w:pPr>
      <w:rPr>
        <w:rFonts w:cs="Times New Roman"/>
      </w:rPr>
    </w:lvl>
    <w:lvl w:ilvl="1">
      <w:start w:val="1"/>
      <w:numFmt w:val="lowerRoman"/>
      <w:lvlRestart w:val="0"/>
      <w:lvlText w:val="%2"/>
      <w:lvlJc w:val="left"/>
      <w:pPr>
        <w:tabs>
          <w:tab w:val="num" w:pos="1587"/>
        </w:tabs>
        <w:ind w:left="1587" w:hanging="340"/>
      </w:pPr>
      <w:rPr>
        <w:rFonts w:ascii="Arial" w:hAnsi="Arial" w:cs="Arial"/>
        <w:b/>
        <w:bCs/>
        <w:i w:val="0"/>
        <w:color w:val="auto"/>
        <w:sz w:val="20"/>
        <w:szCs w:val="20"/>
      </w:rPr>
    </w:lvl>
    <w:lvl w:ilvl="2">
      <w:start w:val="1"/>
      <w:numFmt w:val="decimal"/>
      <w:lvlRestart w:val="0"/>
      <w:lvlText w:val="%3"/>
      <w:lvlJc w:val="right"/>
      <w:pPr>
        <w:tabs>
          <w:tab w:val="num" w:pos="340"/>
        </w:tabs>
        <w:ind w:left="340" w:hanging="227"/>
      </w:pPr>
      <w:rPr>
        <w:rFonts w:ascii="Arial" w:hAnsi="Arial" w:cs="Arial"/>
        <w:b/>
        <w:bCs/>
        <w:i w:val="0"/>
        <w:color w:val="auto"/>
        <w:sz w:val="20"/>
        <w:szCs w:val="20"/>
      </w:rPr>
    </w:lvl>
    <w:lvl w:ilvl="3">
      <w:start w:val="1"/>
      <w:numFmt w:val="none"/>
      <w:lvlRestart w:val="0"/>
      <w:lvlText w:val=""/>
      <w:lvlJc w:val="left"/>
      <w:pPr>
        <w:tabs>
          <w:tab w:val="num" w:pos="4014"/>
        </w:tabs>
        <w:ind w:left="4014" w:hanging="363"/>
      </w:pPr>
      <w:rPr>
        <w:rFonts w:cs="Times New Roman"/>
        <w:color w:val="auto"/>
      </w:rPr>
    </w:lvl>
    <w:lvl w:ilvl="4">
      <w:start w:val="1"/>
      <w:numFmt w:val="none"/>
      <w:lvlRestart w:val="0"/>
      <w:lvlText w:val=""/>
      <w:lvlJc w:val="left"/>
      <w:pPr>
        <w:tabs>
          <w:tab w:val="num" w:pos="4734"/>
        </w:tabs>
        <w:ind w:left="4734" w:hanging="363"/>
      </w:pPr>
      <w:rPr>
        <w:rFonts w:cs="Times New Roman"/>
        <w:color w:val="auto"/>
      </w:rPr>
    </w:lvl>
    <w:lvl w:ilvl="5">
      <w:start w:val="1"/>
      <w:numFmt w:val="none"/>
      <w:lvlRestart w:val="0"/>
      <w:lvlText w:val=""/>
      <w:lvlJc w:val="right"/>
      <w:pPr>
        <w:tabs>
          <w:tab w:val="num" w:pos="5454"/>
        </w:tabs>
        <w:ind w:left="5454" w:hanging="182"/>
      </w:pPr>
      <w:rPr>
        <w:rFonts w:cs="Times New Roman"/>
        <w:color w:val="auto"/>
      </w:rPr>
    </w:lvl>
    <w:lvl w:ilvl="6">
      <w:start w:val="1"/>
      <w:numFmt w:val="none"/>
      <w:lvlRestart w:val="0"/>
      <w:lvlText w:val=""/>
      <w:lvlJc w:val="left"/>
      <w:pPr>
        <w:tabs>
          <w:tab w:val="num" w:pos="6174"/>
        </w:tabs>
        <w:ind w:left="6174" w:hanging="363"/>
      </w:pPr>
      <w:rPr>
        <w:rFonts w:cs="Times New Roman"/>
        <w:color w:val="auto"/>
      </w:rPr>
    </w:lvl>
    <w:lvl w:ilvl="7">
      <w:start w:val="1"/>
      <w:numFmt w:val="none"/>
      <w:lvlRestart w:val="0"/>
      <w:lvlText w:val=""/>
      <w:lvlJc w:val="left"/>
      <w:pPr>
        <w:tabs>
          <w:tab w:val="num" w:pos="6894"/>
        </w:tabs>
        <w:ind w:left="6894" w:hanging="363"/>
      </w:pPr>
      <w:rPr>
        <w:rFonts w:cs="Times New Roman"/>
        <w:color w:val="auto"/>
      </w:rPr>
    </w:lvl>
    <w:lvl w:ilvl="8">
      <w:start w:val="1"/>
      <w:numFmt w:val="none"/>
      <w:lvlRestart w:val="0"/>
      <w:lvlText w:val=""/>
      <w:lvlJc w:val="right"/>
      <w:pPr>
        <w:tabs>
          <w:tab w:val="num" w:pos="7614"/>
        </w:tabs>
        <w:ind w:left="7614" w:hanging="182"/>
      </w:pPr>
      <w:rPr>
        <w:rFonts w:cs="Times New Roman"/>
        <w:color w:val="auto"/>
      </w:rPr>
    </w:lvl>
  </w:abstractNum>
  <w:abstractNum w:abstractNumId="26">
    <w:nsid w:val="47763C7B"/>
    <w:multiLevelType w:val="multilevel"/>
    <w:tmpl w:val="9EFA597C"/>
    <w:name w:val="MySteps"/>
    <w:lvl w:ilvl="0">
      <w:start w:val="1"/>
      <w:numFmt w:val="decimal"/>
      <w:lvlRestart w:val="0"/>
      <w:pStyle w:val="Step"/>
      <w:lvlText w:val="%1"/>
      <w:lvlJc w:val="left"/>
      <w:pPr>
        <w:tabs>
          <w:tab w:val="num" w:pos="1247"/>
        </w:tabs>
        <w:ind w:left="1247" w:hanging="340"/>
      </w:pPr>
      <w:rPr>
        <w:rFonts w:ascii="Arial" w:hAnsi="Arial" w:cs="Arial" w:hint="default"/>
        <w:b/>
        <w:bCs/>
        <w:i w:val="0"/>
        <w:color w:val="auto"/>
        <w:sz w:val="20"/>
        <w:szCs w:val="20"/>
      </w:rPr>
    </w:lvl>
    <w:lvl w:ilvl="1">
      <w:start w:val="1"/>
      <w:numFmt w:val="upperLetter"/>
      <w:lvlRestart w:val="0"/>
      <w:pStyle w:val="SubStep"/>
      <w:lvlText w:val="%2"/>
      <w:lvlJc w:val="left"/>
      <w:pPr>
        <w:tabs>
          <w:tab w:val="num" w:pos="1587"/>
        </w:tabs>
        <w:ind w:left="1587" w:hanging="340"/>
      </w:pPr>
      <w:rPr>
        <w:rFonts w:ascii="Arial" w:hAnsi="Arial" w:cs="Arial" w:hint="default"/>
        <w:b/>
        <w:bCs/>
        <w:i w:val="0"/>
        <w:color w:val="auto"/>
        <w:sz w:val="20"/>
        <w:szCs w:val="20"/>
      </w:rPr>
    </w:lvl>
    <w:lvl w:ilvl="2">
      <w:start w:val="1"/>
      <w:numFmt w:val="decimal"/>
      <w:lvlRestart w:val="0"/>
      <w:pStyle w:val="TabStep"/>
      <w:lvlText w:val="%3"/>
      <w:lvlJc w:val="right"/>
      <w:pPr>
        <w:tabs>
          <w:tab w:val="num" w:pos="397"/>
        </w:tabs>
        <w:ind w:left="397" w:hanging="170"/>
      </w:pPr>
      <w:rPr>
        <w:rFonts w:ascii="Arial" w:hAnsi="Arial" w:cs="Arial" w:hint="default"/>
        <w:b/>
        <w:bCs/>
        <w:color w:val="auto"/>
        <w:sz w:val="20"/>
        <w:szCs w:val="20"/>
      </w:rPr>
    </w:lvl>
    <w:lvl w:ilvl="3">
      <w:start w:val="1"/>
      <w:numFmt w:val="upperLetter"/>
      <w:lvlRestart w:val="0"/>
      <w:pStyle w:val="TabSubStep"/>
      <w:lvlText w:val="%4"/>
      <w:lvlJc w:val="right"/>
      <w:pPr>
        <w:tabs>
          <w:tab w:val="num" w:pos="397"/>
        </w:tabs>
        <w:ind w:left="397" w:hanging="170"/>
      </w:pPr>
      <w:rPr>
        <w:rFonts w:ascii="Arial" w:hAnsi="Arial" w:cs="Arial" w:hint="default"/>
        <w:b/>
        <w:bCs/>
        <w:color w:val="auto"/>
        <w:sz w:val="20"/>
        <w:szCs w:val="20"/>
      </w:rPr>
    </w:lvl>
    <w:lvl w:ilvl="4">
      <w:start w:val="1"/>
      <w:numFmt w:val="decimal"/>
      <w:lvlRestart w:val="0"/>
      <w:pStyle w:val="TabStep2"/>
      <w:lvlText w:val="%5"/>
      <w:lvlJc w:val="left"/>
      <w:pPr>
        <w:tabs>
          <w:tab w:val="num" w:pos="170"/>
        </w:tabs>
        <w:ind w:left="170" w:hanging="170"/>
      </w:pPr>
      <w:rPr>
        <w:rFonts w:ascii="Arial" w:hAnsi="Arial" w:cs="Arial" w:hint="default"/>
        <w:b/>
        <w:bCs/>
        <w:color w:val="auto"/>
        <w:sz w:val="20"/>
        <w:szCs w:val="20"/>
      </w:rPr>
    </w:lvl>
    <w:lvl w:ilvl="5">
      <w:start w:val="1"/>
      <w:numFmt w:val="lowerRoman"/>
      <w:lvlRestart w:val="0"/>
      <w:pStyle w:val="TabSubStep2"/>
      <w:lvlText w:val="%6"/>
      <w:lvlJc w:val="left"/>
      <w:pPr>
        <w:tabs>
          <w:tab w:val="num" w:pos="794"/>
        </w:tabs>
        <w:ind w:left="794" w:hanging="397"/>
      </w:pPr>
      <w:rPr>
        <w:rFonts w:ascii="Arial" w:hAnsi="Arial" w:cs="Arial" w:hint="default"/>
        <w:b/>
        <w:bCs/>
        <w:color w:val="auto"/>
        <w:sz w:val="20"/>
        <w:szCs w:val="20"/>
      </w:rPr>
    </w:lvl>
    <w:lvl w:ilvl="6">
      <w:start w:val="1"/>
      <w:numFmt w:val="none"/>
      <w:lvlRestart w:val="0"/>
      <w:lvlText w:val=""/>
      <w:lvlJc w:val="left"/>
      <w:pPr>
        <w:tabs>
          <w:tab w:val="num" w:pos="6174"/>
        </w:tabs>
        <w:ind w:left="6174" w:hanging="363"/>
      </w:pPr>
      <w:rPr>
        <w:rFonts w:cs="Times New Roman" w:hint="default"/>
        <w:color w:val="auto"/>
      </w:rPr>
    </w:lvl>
    <w:lvl w:ilvl="7">
      <w:start w:val="1"/>
      <w:numFmt w:val="none"/>
      <w:lvlRestart w:val="0"/>
      <w:lvlText w:val=""/>
      <w:lvlJc w:val="left"/>
      <w:pPr>
        <w:tabs>
          <w:tab w:val="num" w:pos="6894"/>
        </w:tabs>
        <w:ind w:left="6894" w:hanging="363"/>
      </w:pPr>
      <w:rPr>
        <w:rFonts w:cs="Times New Roman" w:hint="default"/>
        <w:color w:val="auto"/>
      </w:rPr>
    </w:lvl>
    <w:lvl w:ilvl="8">
      <w:start w:val="1"/>
      <w:numFmt w:val="none"/>
      <w:lvlRestart w:val="0"/>
      <w:lvlText w:val=""/>
      <w:lvlJc w:val="right"/>
      <w:pPr>
        <w:tabs>
          <w:tab w:val="num" w:pos="7614"/>
        </w:tabs>
        <w:ind w:left="7614" w:hanging="182"/>
      </w:pPr>
      <w:rPr>
        <w:rFonts w:cs="Times New Roman" w:hint="default"/>
        <w:color w:val="auto"/>
      </w:rPr>
    </w:lvl>
  </w:abstractNum>
  <w:abstractNum w:abstractNumId="27">
    <w:nsid w:val="4A3A47A5"/>
    <w:multiLevelType w:val="multilevel"/>
    <w:tmpl w:val="AD24E368"/>
    <w:lvl w:ilvl="0">
      <w:start w:val="1"/>
      <w:numFmt w:val="decimal"/>
      <w:lvlRestart w:val="0"/>
      <w:pStyle w:val="Heading1"/>
      <w:lvlText w:val="%1."/>
      <w:lvlJc w:val="left"/>
      <w:pPr>
        <w:tabs>
          <w:tab w:val="num" w:pos="907"/>
        </w:tabs>
        <w:ind w:left="907" w:hanging="907"/>
      </w:pPr>
      <w:rPr>
        <w:rFonts w:ascii="Arial" w:hAnsi="Arial" w:cs="Arial"/>
        <w:b/>
        <w:i w:val="0"/>
        <w:color w:val="008CD6"/>
        <w:sz w:val="24"/>
        <w:szCs w:val="24"/>
      </w:rPr>
    </w:lvl>
    <w:lvl w:ilvl="1">
      <w:start w:val="1"/>
      <w:numFmt w:val="decimal"/>
      <w:pStyle w:val="Heading2"/>
      <w:lvlText w:val="%1.%2"/>
      <w:lvlJc w:val="left"/>
      <w:pPr>
        <w:tabs>
          <w:tab w:val="num" w:pos="907"/>
        </w:tabs>
        <w:ind w:left="907" w:hanging="907"/>
      </w:pPr>
      <w:rPr>
        <w:rFonts w:ascii="Arial" w:hAnsi="Arial" w:cs="Arial"/>
        <w:b/>
        <w:i w:val="0"/>
        <w:color w:val="008CD6"/>
        <w:sz w:val="24"/>
        <w:szCs w:val="24"/>
      </w:rPr>
    </w:lvl>
    <w:lvl w:ilvl="2">
      <w:start w:val="1"/>
      <w:numFmt w:val="decimal"/>
      <w:pStyle w:val="Heading3"/>
      <w:lvlText w:val="%1.%2.%3"/>
      <w:lvlJc w:val="left"/>
      <w:pPr>
        <w:tabs>
          <w:tab w:val="num" w:pos="907"/>
        </w:tabs>
        <w:ind w:left="907" w:hanging="907"/>
      </w:pPr>
      <w:rPr>
        <w:rFonts w:ascii="Arial" w:hAnsi="Arial" w:cs="Arial"/>
        <w:b/>
        <w:i w:val="0"/>
        <w:color w:val="008CD6"/>
        <w:sz w:val="24"/>
        <w:szCs w:val="24"/>
      </w:rPr>
    </w:lvl>
    <w:lvl w:ilvl="3">
      <w:start w:val="1"/>
      <w:numFmt w:val="decimal"/>
      <w:pStyle w:val="Heading4"/>
      <w:lvlText w:val="%1.%2.%3.%4"/>
      <w:lvlJc w:val="left"/>
      <w:pPr>
        <w:tabs>
          <w:tab w:val="num" w:pos="907"/>
        </w:tabs>
        <w:ind w:left="907" w:hanging="907"/>
      </w:pPr>
      <w:rPr>
        <w:rFonts w:ascii="Arial" w:hAnsi="Arial" w:cs="Arial"/>
        <w:b/>
        <w:i w:val="0"/>
        <w:color w:val="008CD6"/>
        <w:sz w:val="24"/>
        <w:szCs w:val="24"/>
      </w:rPr>
    </w:lvl>
    <w:lvl w:ilvl="4">
      <w:start w:val="1"/>
      <w:numFmt w:val="decimal"/>
      <w:pStyle w:val="Heading5"/>
      <w:lvlText w:val="%1.%2.%3.%4.%5"/>
      <w:lvlJc w:val="left"/>
      <w:pPr>
        <w:tabs>
          <w:tab w:val="num" w:pos="907"/>
        </w:tabs>
        <w:ind w:left="907" w:hanging="907"/>
      </w:pPr>
      <w:rPr>
        <w:rFonts w:ascii="Arial" w:hAnsi="Arial" w:cs="Arial"/>
        <w:b/>
        <w:i w:val="0"/>
        <w:color w:val="008CD6"/>
        <w:sz w:val="22"/>
        <w:szCs w:val="22"/>
      </w:rPr>
    </w:lvl>
    <w:lvl w:ilvl="5">
      <w:start w:val="1"/>
      <w:numFmt w:val="decimal"/>
      <w:pStyle w:val="Heading6"/>
      <w:lvlText w:val="%1.%2.%3.%4.%5.%6"/>
      <w:lvlJc w:val="left"/>
      <w:pPr>
        <w:tabs>
          <w:tab w:val="num" w:pos="907"/>
        </w:tabs>
        <w:ind w:left="907" w:hanging="907"/>
      </w:pPr>
      <w:rPr>
        <w:rFonts w:ascii="Arial" w:hAnsi="Arial" w:cs="Arial"/>
        <w:b/>
        <w:i w:val="0"/>
        <w:color w:val="008CD6"/>
        <w:sz w:val="22"/>
        <w:szCs w:val="22"/>
      </w:rPr>
    </w:lvl>
    <w:lvl w:ilvl="6">
      <w:start w:val="1"/>
      <w:numFmt w:val="none"/>
      <w:lvlRestart w:val="0"/>
      <w:pStyle w:val="Heading7"/>
      <w:lvlText w:val=""/>
      <w:lvlJc w:val="left"/>
      <w:pPr>
        <w:tabs>
          <w:tab w:val="num" w:pos="907"/>
        </w:tabs>
        <w:ind w:left="907" w:hanging="907"/>
      </w:pPr>
      <w:rPr>
        <w:rFonts w:ascii="Arial" w:hAnsi="Arial" w:cs="Arial"/>
        <w:b/>
        <w:i w:val="0"/>
        <w:color w:val="008CD6"/>
        <w:sz w:val="22"/>
        <w:szCs w:val="22"/>
      </w:rPr>
    </w:lvl>
    <w:lvl w:ilvl="7">
      <w:start w:val="1"/>
      <w:numFmt w:val="none"/>
      <w:lvlRestart w:val="0"/>
      <w:pStyle w:val="Heading8"/>
      <w:lvlText w:val=""/>
      <w:lvlJc w:val="left"/>
      <w:pPr>
        <w:tabs>
          <w:tab w:val="num" w:pos="907"/>
        </w:tabs>
        <w:ind w:left="907" w:hanging="907"/>
      </w:pPr>
      <w:rPr>
        <w:rFonts w:ascii="Arial" w:hAnsi="Arial" w:cs="Arial"/>
        <w:b/>
        <w:i w:val="0"/>
        <w:color w:val="008CD6"/>
        <w:sz w:val="22"/>
        <w:szCs w:val="22"/>
      </w:rPr>
    </w:lvl>
    <w:lvl w:ilvl="8">
      <w:start w:val="1"/>
      <w:numFmt w:val="none"/>
      <w:lvlRestart w:val="0"/>
      <w:pStyle w:val="Heading9"/>
      <w:lvlText w:val=""/>
      <w:lvlJc w:val="left"/>
      <w:pPr>
        <w:tabs>
          <w:tab w:val="num" w:pos="907"/>
        </w:tabs>
        <w:ind w:left="907" w:hanging="907"/>
      </w:pPr>
      <w:rPr>
        <w:rFonts w:ascii="Arial" w:hAnsi="Arial" w:cs="Arial"/>
        <w:b/>
        <w:i w:val="0"/>
        <w:color w:val="008CD6"/>
        <w:sz w:val="22"/>
        <w:szCs w:val="22"/>
      </w:rPr>
    </w:lvl>
  </w:abstractNum>
  <w:abstractNum w:abstractNumId="28">
    <w:nsid w:val="5E5B11D5"/>
    <w:multiLevelType w:val="hybridMultilevel"/>
    <w:tmpl w:val="D42A09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B483578">
      <w:numFmt w:val="bullet"/>
      <w:lvlText w:val="-"/>
      <w:lvlJc w:val="left"/>
      <w:pPr>
        <w:ind w:left="2160" w:hanging="360"/>
      </w:pPr>
      <w:rPr>
        <w:rFonts w:ascii="Century Schoolbook" w:eastAsia="Times New Roman" w:hAnsi="Century Schoolbook"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78519A"/>
    <w:multiLevelType w:val="hybridMultilevel"/>
    <w:tmpl w:val="A8D201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5217F51"/>
    <w:multiLevelType w:val="hybridMultilevel"/>
    <w:tmpl w:val="57CCA8C6"/>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661E698B"/>
    <w:multiLevelType w:val="hybridMultilevel"/>
    <w:tmpl w:val="6F3CC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C307B4"/>
    <w:multiLevelType w:val="multilevel"/>
    <w:tmpl w:val="D2466D4A"/>
    <w:name w:val="TableBulTemp3"/>
    <w:lvl w:ilvl="0">
      <w:numFmt w:val="none"/>
      <w:lvlText w:val=""/>
      <w:lvlJc w:val="left"/>
      <w:pPr>
        <w:tabs>
          <w:tab w:val="num" w:pos="360"/>
        </w:tabs>
      </w:pPr>
      <w:rPr>
        <w:rFonts w:cs="Times New Roman"/>
      </w:rPr>
    </w:lvl>
    <w:lvl w:ilvl="1">
      <w:start w:val="1"/>
      <w:numFmt w:val="lowerRoman"/>
      <w:lvlRestart w:val="0"/>
      <w:lvlText w:val="%2"/>
      <w:lvlJc w:val="left"/>
      <w:pPr>
        <w:tabs>
          <w:tab w:val="num" w:pos="1587"/>
        </w:tabs>
        <w:ind w:left="1587" w:hanging="340"/>
      </w:pPr>
      <w:rPr>
        <w:rFonts w:ascii="Arial" w:hAnsi="Arial" w:cs="Arial"/>
        <w:b/>
        <w:bCs/>
        <w:i w:val="0"/>
        <w:color w:val="auto"/>
        <w:sz w:val="20"/>
        <w:szCs w:val="20"/>
      </w:rPr>
    </w:lvl>
    <w:lvl w:ilvl="2">
      <w:start w:val="1"/>
      <w:numFmt w:val="decimal"/>
      <w:lvlRestart w:val="0"/>
      <w:lvlText w:val="%3"/>
      <w:lvlJc w:val="right"/>
      <w:pPr>
        <w:tabs>
          <w:tab w:val="num" w:pos="340"/>
        </w:tabs>
        <w:ind w:left="340" w:hanging="227"/>
      </w:pPr>
      <w:rPr>
        <w:rFonts w:ascii="Arial" w:hAnsi="Arial" w:cs="Arial"/>
        <w:b/>
        <w:bCs/>
        <w:color w:val="auto"/>
        <w:sz w:val="20"/>
        <w:szCs w:val="20"/>
      </w:rPr>
    </w:lvl>
    <w:lvl w:ilvl="3">
      <w:start w:val="1"/>
      <w:numFmt w:val="none"/>
      <w:lvlRestart w:val="0"/>
      <w:lvlText w:val=""/>
      <w:lvlJc w:val="left"/>
      <w:pPr>
        <w:tabs>
          <w:tab w:val="num" w:pos="4014"/>
        </w:tabs>
        <w:ind w:left="4014" w:hanging="363"/>
      </w:pPr>
      <w:rPr>
        <w:rFonts w:cs="Times New Roman"/>
        <w:color w:val="auto"/>
      </w:rPr>
    </w:lvl>
    <w:lvl w:ilvl="4">
      <w:start w:val="1"/>
      <w:numFmt w:val="none"/>
      <w:lvlRestart w:val="0"/>
      <w:lvlText w:val=""/>
      <w:lvlJc w:val="left"/>
      <w:pPr>
        <w:tabs>
          <w:tab w:val="num" w:pos="4734"/>
        </w:tabs>
        <w:ind w:left="4734" w:hanging="363"/>
      </w:pPr>
      <w:rPr>
        <w:rFonts w:cs="Times New Roman"/>
        <w:color w:val="auto"/>
      </w:rPr>
    </w:lvl>
    <w:lvl w:ilvl="5">
      <w:start w:val="1"/>
      <w:numFmt w:val="none"/>
      <w:lvlRestart w:val="0"/>
      <w:lvlText w:val=""/>
      <w:lvlJc w:val="right"/>
      <w:pPr>
        <w:tabs>
          <w:tab w:val="num" w:pos="5454"/>
        </w:tabs>
        <w:ind w:left="5454" w:hanging="182"/>
      </w:pPr>
      <w:rPr>
        <w:rFonts w:cs="Times New Roman"/>
        <w:color w:val="auto"/>
      </w:rPr>
    </w:lvl>
    <w:lvl w:ilvl="6">
      <w:start w:val="1"/>
      <w:numFmt w:val="none"/>
      <w:lvlRestart w:val="0"/>
      <w:lvlText w:val=""/>
      <w:lvlJc w:val="left"/>
      <w:pPr>
        <w:tabs>
          <w:tab w:val="num" w:pos="6174"/>
        </w:tabs>
        <w:ind w:left="6174" w:hanging="363"/>
      </w:pPr>
      <w:rPr>
        <w:rFonts w:cs="Times New Roman"/>
        <w:color w:val="auto"/>
      </w:rPr>
    </w:lvl>
    <w:lvl w:ilvl="7">
      <w:start w:val="1"/>
      <w:numFmt w:val="none"/>
      <w:lvlRestart w:val="0"/>
      <w:lvlText w:val=""/>
      <w:lvlJc w:val="left"/>
      <w:pPr>
        <w:tabs>
          <w:tab w:val="num" w:pos="6894"/>
        </w:tabs>
        <w:ind w:left="6894" w:hanging="363"/>
      </w:pPr>
      <w:rPr>
        <w:rFonts w:cs="Times New Roman"/>
        <w:color w:val="auto"/>
      </w:rPr>
    </w:lvl>
    <w:lvl w:ilvl="8">
      <w:start w:val="1"/>
      <w:numFmt w:val="none"/>
      <w:lvlRestart w:val="0"/>
      <w:lvlText w:val=""/>
      <w:lvlJc w:val="right"/>
      <w:pPr>
        <w:tabs>
          <w:tab w:val="num" w:pos="7614"/>
        </w:tabs>
        <w:ind w:left="7614" w:hanging="182"/>
      </w:pPr>
      <w:rPr>
        <w:rFonts w:cs="Times New Roman"/>
        <w:color w:val="auto"/>
      </w:rPr>
    </w:lvl>
  </w:abstractNum>
  <w:abstractNum w:abstractNumId="33">
    <w:nsid w:val="702C2610"/>
    <w:multiLevelType w:val="hybridMultilevel"/>
    <w:tmpl w:val="BE10FA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70FC4F0B"/>
    <w:multiLevelType w:val="multilevel"/>
    <w:tmpl w:val="6CF6B194"/>
    <w:name w:val="NumListTemp823"/>
    <w:lvl w:ilvl="0">
      <w:start w:val="1"/>
      <w:numFmt w:val="decimal"/>
      <w:lvlRestart w:val="0"/>
      <w:lvlText w:val="%1"/>
      <w:lvlJc w:val="left"/>
      <w:pPr>
        <w:tabs>
          <w:tab w:val="num" w:pos="1247"/>
        </w:tabs>
        <w:ind w:left="1247" w:hanging="340"/>
      </w:pPr>
      <w:rPr>
        <w:rFonts w:ascii="Arial" w:hAnsi="Arial" w:cs="Arial"/>
        <w:b/>
        <w:bCs/>
        <w:i w:val="0"/>
        <w:color w:val="auto"/>
        <w:sz w:val="20"/>
        <w:szCs w:val="20"/>
      </w:rPr>
    </w:lvl>
    <w:lvl w:ilvl="1">
      <w:start w:val="1"/>
      <w:numFmt w:val="lowerLetter"/>
      <w:lvlRestart w:val="0"/>
      <w:lvlText w:val="%2"/>
      <w:lvlJc w:val="left"/>
      <w:pPr>
        <w:tabs>
          <w:tab w:val="num" w:pos="1587"/>
        </w:tabs>
        <w:ind w:left="1587" w:hanging="340"/>
      </w:pPr>
      <w:rPr>
        <w:rFonts w:ascii="Arial" w:hAnsi="Arial" w:cs="Arial"/>
        <w:b/>
        <w:bCs/>
        <w:i w:val="0"/>
        <w:color w:val="auto"/>
        <w:sz w:val="20"/>
        <w:szCs w:val="20"/>
      </w:rPr>
    </w:lvl>
    <w:lvl w:ilvl="2">
      <w:start w:val="1"/>
      <w:numFmt w:val="decimal"/>
      <w:lvlRestart w:val="0"/>
      <w:lvlText w:val="%3"/>
      <w:lvlJc w:val="right"/>
      <w:pPr>
        <w:tabs>
          <w:tab w:val="num" w:pos="397"/>
        </w:tabs>
        <w:ind w:left="397" w:hanging="227"/>
      </w:pPr>
      <w:rPr>
        <w:rFonts w:ascii="Arial" w:hAnsi="Arial" w:cs="Arial"/>
        <w:b/>
        <w:bCs/>
        <w:color w:val="auto"/>
        <w:sz w:val="20"/>
        <w:szCs w:val="20"/>
      </w:rPr>
    </w:lvl>
    <w:lvl w:ilvl="3">
      <w:start w:val="1"/>
      <w:numFmt w:val="lowerLetter"/>
      <w:lvlRestart w:val="0"/>
      <w:lvlText w:val="%4"/>
      <w:lvlJc w:val="right"/>
      <w:pPr>
        <w:tabs>
          <w:tab w:val="num" w:pos="624"/>
        </w:tabs>
        <w:ind w:left="624" w:hanging="227"/>
      </w:pPr>
      <w:rPr>
        <w:rFonts w:ascii="Arial" w:hAnsi="Arial" w:cs="Arial"/>
        <w:b/>
        <w:bCs/>
        <w:color w:val="auto"/>
        <w:sz w:val="20"/>
        <w:szCs w:val="20"/>
      </w:rPr>
    </w:lvl>
    <w:lvl w:ilvl="4">
      <w:start w:val="1"/>
      <w:numFmt w:val="decimal"/>
      <w:lvlRestart w:val="0"/>
      <w:suff w:val="space"/>
      <w:lvlText w:val="%5"/>
      <w:lvlJc w:val="left"/>
      <w:pPr>
        <w:tabs>
          <w:tab w:val="num" w:pos="340"/>
        </w:tabs>
        <w:ind w:left="340" w:hanging="170"/>
      </w:pPr>
      <w:rPr>
        <w:rFonts w:ascii="Arial" w:hAnsi="Arial" w:cs="Arial"/>
        <w:b/>
        <w:bCs/>
        <w:color w:val="auto"/>
        <w:sz w:val="20"/>
        <w:szCs w:val="20"/>
      </w:rPr>
    </w:lvl>
    <w:lvl w:ilvl="5">
      <w:start w:val="1"/>
      <w:numFmt w:val="none"/>
      <w:lvlRestart w:val="0"/>
      <w:lvlText w:val=""/>
      <w:lvlJc w:val="right"/>
      <w:pPr>
        <w:tabs>
          <w:tab w:val="num" w:pos="5454"/>
        </w:tabs>
        <w:ind w:left="5454" w:hanging="182"/>
      </w:pPr>
      <w:rPr>
        <w:rFonts w:cs="Times New Roman"/>
        <w:color w:val="auto"/>
      </w:rPr>
    </w:lvl>
    <w:lvl w:ilvl="6">
      <w:start w:val="1"/>
      <w:numFmt w:val="none"/>
      <w:lvlRestart w:val="0"/>
      <w:lvlText w:val=""/>
      <w:lvlJc w:val="left"/>
      <w:pPr>
        <w:tabs>
          <w:tab w:val="num" w:pos="6174"/>
        </w:tabs>
        <w:ind w:left="6174" w:hanging="363"/>
      </w:pPr>
      <w:rPr>
        <w:rFonts w:cs="Times New Roman"/>
        <w:color w:val="auto"/>
      </w:rPr>
    </w:lvl>
    <w:lvl w:ilvl="7">
      <w:start w:val="1"/>
      <w:numFmt w:val="none"/>
      <w:lvlRestart w:val="0"/>
      <w:lvlText w:val=""/>
      <w:lvlJc w:val="left"/>
      <w:pPr>
        <w:tabs>
          <w:tab w:val="num" w:pos="6894"/>
        </w:tabs>
        <w:ind w:left="6894" w:hanging="363"/>
      </w:pPr>
      <w:rPr>
        <w:rFonts w:cs="Times New Roman"/>
        <w:color w:val="auto"/>
      </w:rPr>
    </w:lvl>
    <w:lvl w:ilvl="8">
      <w:start w:val="1"/>
      <w:numFmt w:val="none"/>
      <w:lvlRestart w:val="0"/>
      <w:lvlText w:val=""/>
      <w:lvlJc w:val="right"/>
      <w:pPr>
        <w:tabs>
          <w:tab w:val="num" w:pos="7614"/>
        </w:tabs>
        <w:ind w:left="7614" w:hanging="182"/>
      </w:pPr>
      <w:rPr>
        <w:rFonts w:cs="Times New Roman"/>
        <w:color w:val="auto"/>
      </w:rPr>
    </w:lvl>
  </w:abstractNum>
  <w:abstractNum w:abstractNumId="35">
    <w:nsid w:val="716D2A5B"/>
    <w:multiLevelType w:val="hybridMultilevel"/>
    <w:tmpl w:val="D9E82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720F079D"/>
    <w:multiLevelType w:val="hybridMultilevel"/>
    <w:tmpl w:val="99B2D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456295"/>
    <w:multiLevelType w:val="hybridMultilevel"/>
    <w:tmpl w:val="89C61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5D37E69"/>
    <w:multiLevelType w:val="hybridMultilevel"/>
    <w:tmpl w:val="A192D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990484"/>
    <w:multiLevelType w:val="multilevel"/>
    <w:tmpl w:val="46FCAFF8"/>
    <w:name w:val="NumListTemp4"/>
    <w:lvl w:ilvl="0">
      <w:numFmt w:val="none"/>
      <w:lvlText w:val=""/>
      <w:lvlJc w:val="left"/>
      <w:pPr>
        <w:tabs>
          <w:tab w:val="num" w:pos="360"/>
        </w:tabs>
      </w:pPr>
      <w:rPr>
        <w:rFonts w:cs="Times New Roman"/>
      </w:rPr>
    </w:lvl>
    <w:lvl w:ilvl="1">
      <w:start w:val="1"/>
      <w:numFmt w:val="lowerRoman"/>
      <w:lvlRestart w:val="0"/>
      <w:lvlText w:val="%2"/>
      <w:lvlJc w:val="left"/>
      <w:pPr>
        <w:tabs>
          <w:tab w:val="num" w:pos="1587"/>
        </w:tabs>
        <w:ind w:left="1587" w:hanging="340"/>
      </w:pPr>
      <w:rPr>
        <w:rFonts w:ascii="Arial" w:hAnsi="Arial" w:cs="Arial"/>
        <w:b/>
        <w:bCs/>
        <w:i w:val="0"/>
        <w:color w:val="auto"/>
        <w:sz w:val="20"/>
        <w:szCs w:val="20"/>
      </w:rPr>
    </w:lvl>
    <w:lvl w:ilvl="2">
      <w:start w:val="1"/>
      <w:numFmt w:val="decimal"/>
      <w:lvlRestart w:val="0"/>
      <w:lvlText w:val="%3"/>
      <w:lvlJc w:val="right"/>
      <w:pPr>
        <w:tabs>
          <w:tab w:val="num" w:pos="340"/>
        </w:tabs>
        <w:ind w:left="340" w:hanging="227"/>
      </w:pPr>
      <w:rPr>
        <w:rFonts w:ascii="Arial" w:hAnsi="Arial" w:cs="Arial"/>
        <w:b/>
        <w:bCs/>
        <w:color w:val="auto"/>
        <w:sz w:val="20"/>
        <w:szCs w:val="20"/>
      </w:rPr>
    </w:lvl>
    <w:lvl w:ilvl="3">
      <w:start w:val="1"/>
      <w:numFmt w:val="none"/>
      <w:lvlRestart w:val="0"/>
      <w:lvlText w:val=""/>
      <w:lvlJc w:val="left"/>
      <w:pPr>
        <w:tabs>
          <w:tab w:val="num" w:pos="4014"/>
        </w:tabs>
        <w:ind w:left="4014" w:hanging="363"/>
      </w:pPr>
      <w:rPr>
        <w:rFonts w:cs="Times New Roman"/>
        <w:color w:val="auto"/>
      </w:rPr>
    </w:lvl>
    <w:lvl w:ilvl="4">
      <w:start w:val="1"/>
      <w:numFmt w:val="none"/>
      <w:lvlRestart w:val="0"/>
      <w:lvlText w:val=""/>
      <w:lvlJc w:val="left"/>
      <w:pPr>
        <w:tabs>
          <w:tab w:val="num" w:pos="4734"/>
        </w:tabs>
        <w:ind w:left="4734" w:hanging="363"/>
      </w:pPr>
      <w:rPr>
        <w:rFonts w:cs="Times New Roman"/>
        <w:color w:val="auto"/>
      </w:rPr>
    </w:lvl>
    <w:lvl w:ilvl="5">
      <w:start w:val="1"/>
      <w:numFmt w:val="none"/>
      <w:lvlRestart w:val="0"/>
      <w:lvlText w:val=""/>
      <w:lvlJc w:val="right"/>
      <w:pPr>
        <w:tabs>
          <w:tab w:val="num" w:pos="5454"/>
        </w:tabs>
        <w:ind w:left="5454" w:hanging="182"/>
      </w:pPr>
      <w:rPr>
        <w:rFonts w:cs="Times New Roman"/>
        <w:color w:val="auto"/>
      </w:rPr>
    </w:lvl>
    <w:lvl w:ilvl="6">
      <w:start w:val="1"/>
      <w:numFmt w:val="none"/>
      <w:lvlRestart w:val="0"/>
      <w:lvlText w:val=""/>
      <w:lvlJc w:val="left"/>
      <w:pPr>
        <w:tabs>
          <w:tab w:val="num" w:pos="6174"/>
        </w:tabs>
        <w:ind w:left="6174" w:hanging="363"/>
      </w:pPr>
      <w:rPr>
        <w:rFonts w:cs="Times New Roman"/>
        <w:color w:val="auto"/>
      </w:rPr>
    </w:lvl>
    <w:lvl w:ilvl="7">
      <w:start w:val="1"/>
      <w:numFmt w:val="none"/>
      <w:lvlRestart w:val="0"/>
      <w:lvlText w:val=""/>
      <w:lvlJc w:val="left"/>
      <w:pPr>
        <w:tabs>
          <w:tab w:val="num" w:pos="6894"/>
        </w:tabs>
        <w:ind w:left="6894" w:hanging="363"/>
      </w:pPr>
      <w:rPr>
        <w:rFonts w:cs="Times New Roman"/>
        <w:color w:val="auto"/>
      </w:rPr>
    </w:lvl>
    <w:lvl w:ilvl="8">
      <w:start w:val="1"/>
      <w:numFmt w:val="none"/>
      <w:lvlRestart w:val="0"/>
      <w:lvlText w:val=""/>
      <w:lvlJc w:val="right"/>
      <w:pPr>
        <w:tabs>
          <w:tab w:val="num" w:pos="7614"/>
        </w:tabs>
        <w:ind w:left="7614" w:hanging="182"/>
      </w:pPr>
      <w:rPr>
        <w:rFonts w:cs="Times New Roman"/>
        <w:color w:val="auto"/>
      </w:rPr>
    </w:lvl>
  </w:abstractNum>
  <w:abstractNum w:abstractNumId="40">
    <w:nsid w:val="795515F2"/>
    <w:multiLevelType w:val="multilevel"/>
    <w:tmpl w:val="0409001D"/>
    <w:name w:val="NumListTemp622"/>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1">
    <w:nsid w:val="7A1A1A24"/>
    <w:multiLevelType w:val="multilevel"/>
    <w:tmpl w:val="4210DCDE"/>
    <w:name w:val="TableBulTemp5"/>
    <w:lvl w:ilvl="0">
      <w:numFmt w:val="none"/>
      <w:lvlText w:val=""/>
      <w:lvlJc w:val="left"/>
      <w:pPr>
        <w:tabs>
          <w:tab w:val="num" w:pos="360"/>
        </w:tabs>
      </w:pPr>
      <w:rPr>
        <w:rFonts w:cs="Times New Roman"/>
      </w:rPr>
    </w:lvl>
    <w:lvl w:ilvl="1">
      <w:start w:val="1"/>
      <w:numFmt w:val="lowerRoman"/>
      <w:lvlRestart w:val="0"/>
      <w:lvlText w:val="%2"/>
      <w:lvlJc w:val="left"/>
      <w:pPr>
        <w:tabs>
          <w:tab w:val="num" w:pos="1587"/>
        </w:tabs>
        <w:ind w:left="1587" w:hanging="340"/>
      </w:pPr>
      <w:rPr>
        <w:rFonts w:ascii="Arial" w:hAnsi="Arial" w:cs="Arial"/>
        <w:b/>
        <w:bCs/>
        <w:i w:val="0"/>
        <w:color w:val="auto"/>
        <w:sz w:val="20"/>
        <w:szCs w:val="20"/>
      </w:rPr>
    </w:lvl>
    <w:lvl w:ilvl="2">
      <w:start w:val="1"/>
      <w:numFmt w:val="decimal"/>
      <w:lvlRestart w:val="0"/>
      <w:lvlText w:val="%3"/>
      <w:lvlJc w:val="right"/>
      <w:pPr>
        <w:tabs>
          <w:tab w:val="num" w:pos="340"/>
        </w:tabs>
        <w:ind w:left="340" w:hanging="227"/>
      </w:pPr>
      <w:rPr>
        <w:rFonts w:ascii="Arial" w:hAnsi="Arial" w:cs="Arial"/>
        <w:b/>
        <w:bCs/>
        <w:color w:val="auto"/>
        <w:sz w:val="20"/>
        <w:szCs w:val="20"/>
      </w:rPr>
    </w:lvl>
    <w:lvl w:ilvl="3">
      <w:start w:val="1"/>
      <w:numFmt w:val="none"/>
      <w:lvlRestart w:val="0"/>
      <w:lvlText w:val=""/>
      <w:lvlJc w:val="left"/>
      <w:pPr>
        <w:tabs>
          <w:tab w:val="num" w:pos="4014"/>
        </w:tabs>
        <w:ind w:left="4014" w:hanging="363"/>
      </w:pPr>
      <w:rPr>
        <w:rFonts w:cs="Times New Roman"/>
        <w:color w:val="auto"/>
      </w:rPr>
    </w:lvl>
    <w:lvl w:ilvl="4">
      <w:start w:val="1"/>
      <w:numFmt w:val="none"/>
      <w:lvlRestart w:val="0"/>
      <w:lvlText w:val=""/>
      <w:lvlJc w:val="left"/>
      <w:pPr>
        <w:tabs>
          <w:tab w:val="num" w:pos="4734"/>
        </w:tabs>
        <w:ind w:left="4734" w:hanging="363"/>
      </w:pPr>
      <w:rPr>
        <w:rFonts w:cs="Times New Roman"/>
        <w:color w:val="auto"/>
      </w:rPr>
    </w:lvl>
    <w:lvl w:ilvl="5">
      <w:start w:val="1"/>
      <w:numFmt w:val="none"/>
      <w:lvlRestart w:val="0"/>
      <w:lvlText w:val=""/>
      <w:lvlJc w:val="right"/>
      <w:pPr>
        <w:tabs>
          <w:tab w:val="num" w:pos="5454"/>
        </w:tabs>
        <w:ind w:left="5454" w:hanging="182"/>
      </w:pPr>
      <w:rPr>
        <w:rFonts w:cs="Times New Roman"/>
        <w:color w:val="auto"/>
      </w:rPr>
    </w:lvl>
    <w:lvl w:ilvl="6">
      <w:start w:val="1"/>
      <w:numFmt w:val="none"/>
      <w:lvlRestart w:val="0"/>
      <w:lvlText w:val=""/>
      <w:lvlJc w:val="left"/>
      <w:pPr>
        <w:tabs>
          <w:tab w:val="num" w:pos="6174"/>
        </w:tabs>
        <w:ind w:left="6174" w:hanging="363"/>
      </w:pPr>
      <w:rPr>
        <w:rFonts w:cs="Times New Roman"/>
        <w:color w:val="auto"/>
      </w:rPr>
    </w:lvl>
    <w:lvl w:ilvl="7">
      <w:start w:val="1"/>
      <w:numFmt w:val="none"/>
      <w:lvlRestart w:val="0"/>
      <w:lvlText w:val=""/>
      <w:lvlJc w:val="left"/>
      <w:pPr>
        <w:tabs>
          <w:tab w:val="num" w:pos="6894"/>
        </w:tabs>
        <w:ind w:left="6894" w:hanging="363"/>
      </w:pPr>
      <w:rPr>
        <w:rFonts w:cs="Times New Roman"/>
        <w:color w:val="auto"/>
      </w:rPr>
    </w:lvl>
    <w:lvl w:ilvl="8">
      <w:start w:val="1"/>
      <w:numFmt w:val="none"/>
      <w:lvlRestart w:val="0"/>
      <w:lvlText w:val=""/>
      <w:lvlJc w:val="right"/>
      <w:pPr>
        <w:tabs>
          <w:tab w:val="num" w:pos="7614"/>
        </w:tabs>
        <w:ind w:left="7614" w:hanging="182"/>
      </w:pPr>
      <w:rPr>
        <w:rFonts w:cs="Times New Roman"/>
        <w:color w:val="auto"/>
      </w:rPr>
    </w:lvl>
  </w:abstractNum>
  <w:abstractNum w:abstractNumId="42">
    <w:nsid w:val="7A6C566D"/>
    <w:multiLevelType w:val="hybridMultilevel"/>
    <w:tmpl w:val="F9A84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B5A782D"/>
    <w:multiLevelType w:val="multilevel"/>
    <w:tmpl w:val="04090023"/>
    <w:styleLink w:val="ArticleSection"/>
    <w:lvl w:ilvl="0">
      <w:start w:val="1"/>
      <w:numFmt w:val="upperRoman"/>
      <w:lvlText w:val="Article %1."/>
      <w:lvlJc w:val="left"/>
      <w:pPr>
        <w:tabs>
          <w:tab w:val="num" w:pos="1440"/>
        </w:tabs>
      </w:pPr>
      <w:rPr>
        <w:rFonts w:cs="Times New Roman"/>
      </w:rPr>
    </w:lvl>
    <w:lvl w:ilvl="1">
      <w:start w:val="1"/>
      <w:numFmt w:val="decimalZero"/>
      <w:isLgl/>
      <w:lvlText w:val="Sectio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44">
    <w:nsid w:val="7CA927D7"/>
    <w:multiLevelType w:val="hybridMultilevel"/>
    <w:tmpl w:val="5F12C0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7E485808"/>
    <w:multiLevelType w:val="hybridMultilevel"/>
    <w:tmpl w:val="D986A7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46">
    <w:nsid w:val="7F8D2041"/>
    <w:multiLevelType w:val="multilevel"/>
    <w:tmpl w:val="B1A0BECE"/>
    <w:lvl w:ilvl="0">
      <w:start w:val="1"/>
      <w:numFmt w:val="bullet"/>
      <w:lvlRestart w:val="0"/>
      <w:pStyle w:val="Bullet1"/>
      <w:lvlText w:val="■"/>
      <w:lvlJc w:val="left"/>
      <w:pPr>
        <w:tabs>
          <w:tab w:val="num" w:pos="1247"/>
        </w:tabs>
        <w:ind w:left="1247" w:hanging="340"/>
      </w:pPr>
      <w:rPr>
        <w:rFonts w:ascii="Times New Roman" w:hAnsi="Times New Roman"/>
        <w:b/>
        <w:i w:val="0"/>
        <w:color w:val="auto"/>
        <w:sz w:val="26"/>
      </w:rPr>
    </w:lvl>
    <w:lvl w:ilvl="1">
      <w:start w:val="1"/>
      <w:numFmt w:val="bullet"/>
      <w:lvlRestart w:val="0"/>
      <w:pStyle w:val="Bullet2"/>
      <w:lvlText w:val=""/>
      <w:lvlJc w:val="left"/>
      <w:pPr>
        <w:tabs>
          <w:tab w:val="num" w:pos="1587"/>
        </w:tabs>
        <w:ind w:left="1587" w:hanging="340"/>
      </w:pPr>
      <w:rPr>
        <w:rFonts w:ascii="Times New Roman" w:hAnsi="Times New Roman"/>
        <w:b/>
        <w:i w:val="0"/>
        <w:color w:val="auto"/>
        <w:sz w:val="20"/>
      </w:rPr>
    </w:lvl>
    <w:lvl w:ilvl="2">
      <w:start w:val="1"/>
      <w:numFmt w:val="bullet"/>
      <w:lvlRestart w:val="0"/>
      <w:pStyle w:val="Bullet1Indent"/>
      <w:lvlText w:val="■"/>
      <w:lvlJc w:val="left"/>
      <w:pPr>
        <w:tabs>
          <w:tab w:val="num" w:pos="1587"/>
        </w:tabs>
        <w:ind w:left="1587" w:hanging="340"/>
      </w:pPr>
      <w:rPr>
        <w:rFonts w:ascii="Times New Roman" w:hAnsi="Times New Roman"/>
        <w:b/>
        <w:i w:val="0"/>
        <w:color w:val="auto"/>
        <w:sz w:val="26"/>
      </w:rPr>
    </w:lvl>
    <w:lvl w:ilvl="3">
      <w:start w:val="1"/>
      <w:numFmt w:val="bullet"/>
      <w:lvlRestart w:val="0"/>
      <w:pStyle w:val="Bullet2Indent"/>
      <w:lvlText w:val=""/>
      <w:lvlJc w:val="left"/>
      <w:pPr>
        <w:tabs>
          <w:tab w:val="num" w:pos="1928"/>
        </w:tabs>
        <w:ind w:left="1928" w:hanging="341"/>
      </w:pPr>
      <w:rPr>
        <w:rFonts w:ascii="Times New Roman" w:hAnsi="Times New Roman"/>
        <w:b/>
        <w:i w:val="0"/>
        <w:color w:val="auto"/>
        <w:sz w:val="20"/>
      </w:rPr>
    </w:lvl>
    <w:lvl w:ilvl="4">
      <w:start w:val="1"/>
      <w:numFmt w:val="none"/>
      <w:lvlRestart w:val="0"/>
      <w:lvlText w:val=""/>
      <w:lvlJc w:val="left"/>
      <w:pPr>
        <w:tabs>
          <w:tab w:val="num" w:pos="1417"/>
        </w:tabs>
        <w:ind w:left="1417" w:hanging="283"/>
      </w:pPr>
      <w:rPr>
        <w:rFonts w:cs="Times New Roman"/>
        <w:sz w:val="24"/>
        <w:szCs w:val="24"/>
      </w:rPr>
    </w:lvl>
    <w:lvl w:ilvl="5">
      <w:start w:val="1"/>
      <w:numFmt w:val="none"/>
      <w:lvlRestart w:val="0"/>
      <w:lvlText w:val=""/>
      <w:lvlJc w:val="left"/>
      <w:pPr>
        <w:tabs>
          <w:tab w:val="num" w:pos="1701"/>
        </w:tabs>
        <w:ind w:left="1701" w:hanging="284"/>
      </w:pPr>
      <w:rPr>
        <w:rFonts w:cs="Times New Roman"/>
        <w:sz w:val="20"/>
        <w:szCs w:val="20"/>
      </w:rPr>
    </w:lvl>
    <w:lvl w:ilvl="6">
      <w:start w:val="1"/>
      <w:numFmt w:val="none"/>
      <w:lvlRestart w:val="0"/>
      <w:lvlText w:val=""/>
      <w:lvlJc w:val="left"/>
      <w:pPr>
        <w:tabs>
          <w:tab w:val="num" w:pos="1417"/>
        </w:tabs>
        <w:ind w:left="1417" w:hanging="283"/>
      </w:pPr>
      <w:rPr>
        <w:rFonts w:cs="Times New Roman"/>
        <w:sz w:val="24"/>
        <w:szCs w:val="24"/>
      </w:rPr>
    </w:lvl>
    <w:lvl w:ilvl="7">
      <w:start w:val="1"/>
      <w:numFmt w:val="none"/>
      <w:lvlRestart w:val="0"/>
      <w:lvlText w:val=""/>
      <w:lvlJc w:val="left"/>
      <w:pPr>
        <w:tabs>
          <w:tab w:val="num" w:pos="1701"/>
        </w:tabs>
        <w:ind w:left="1701" w:hanging="284"/>
      </w:pPr>
      <w:rPr>
        <w:rFonts w:cs="Times New Roman"/>
        <w:sz w:val="20"/>
        <w:szCs w:val="20"/>
      </w:rPr>
    </w:lvl>
    <w:lvl w:ilvl="8">
      <w:start w:val="1"/>
      <w:numFmt w:val="none"/>
      <w:lvlRestart w:val="0"/>
      <w:lvlText w:val=""/>
      <w:lvlJc w:val="left"/>
      <w:pPr>
        <w:tabs>
          <w:tab w:val="num" w:pos="8997"/>
        </w:tabs>
        <w:ind w:left="4320" w:hanging="1440"/>
      </w:pPr>
      <w:rPr>
        <w:rFonts w:cs="Times New Roman"/>
      </w:rPr>
    </w:lvl>
  </w:abstractNum>
  <w:num w:numId="1">
    <w:abstractNumId w:val="3"/>
  </w:num>
  <w:num w:numId="2">
    <w:abstractNumId w:val="9"/>
  </w:num>
  <w:num w:numId="3">
    <w:abstractNumId w:val="43"/>
  </w:num>
  <w:num w:numId="4">
    <w:abstractNumId w:val="12"/>
  </w:num>
  <w:num w:numId="5">
    <w:abstractNumId w:val="27"/>
  </w:num>
  <w:num w:numId="6">
    <w:abstractNumId w:val="46"/>
  </w:num>
  <w:num w:numId="7">
    <w:abstractNumId w:val="26"/>
  </w:num>
  <w:num w:numId="8">
    <w:abstractNumId w:val="45"/>
  </w:num>
  <w:num w:numId="9">
    <w:abstractNumId w:val="2"/>
  </w:num>
  <w:num w:numId="10">
    <w:abstractNumId w:val="35"/>
  </w:num>
  <w:num w:numId="11">
    <w:abstractNumId w:val="1"/>
  </w:num>
  <w:num w:numId="12">
    <w:abstractNumId w:val="15"/>
  </w:num>
  <w:num w:numId="13">
    <w:abstractNumId w:val="30"/>
  </w:num>
  <w:num w:numId="14">
    <w:abstractNumId w:val="23"/>
  </w:num>
  <w:num w:numId="15">
    <w:abstractNumId w:val="28"/>
  </w:num>
  <w:num w:numId="16">
    <w:abstractNumId w:val="36"/>
  </w:num>
  <w:num w:numId="17">
    <w:abstractNumId w:val="7"/>
  </w:num>
  <w:num w:numId="18">
    <w:abstractNumId w:val="44"/>
  </w:num>
  <w:num w:numId="19">
    <w:abstractNumId w:val="37"/>
  </w:num>
  <w:num w:numId="20">
    <w:abstractNumId w:val="4"/>
  </w:num>
  <w:num w:numId="21">
    <w:abstractNumId w:val="31"/>
  </w:num>
  <w:num w:numId="22">
    <w:abstractNumId w:val="24"/>
  </w:num>
  <w:num w:numId="23">
    <w:abstractNumId w:val="14"/>
  </w:num>
  <w:num w:numId="24">
    <w:abstractNumId w:val="33"/>
  </w:num>
  <w:num w:numId="25">
    <w:abstractNumId w:val="29"/>
  </w:num>
  <w:num w:numId="26">
    <w:abstractNumId w:val="19"/>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8"/>
  </w:num>
  <w:num w:numId="29">
    <w:abstractNumId w:val="18"/>
  </w:num>
  <w:num w:numId="30">
    <w:abstractNumId w:val="42"/>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proofState w:spelling="clean" w:grammar="clean"/>
  <w:trackRevisions/>
  <w:defaultTabStop w:val="720"/>
  <w:doNotHyphenateCaps/>
  <w:drawingGridHorizontalSpacing w:val="100"/>
  <w:displayHorizontalDrawingGridEvery w:val="2"/>
  <w:noPunctuationKerning/>
  <w:characterSpacingControl w:val="doNotCompress"/>
  <w:doNotValidateAgainstSchema/>
  <w:doNotDemarcateInvalidXml/>
  <w:hdrShapeDefaults>
    <o:shapedefaults v:ext="edit" spidmax="32770"/>
  </w:hdrShapeDefaults>
  <w:footnotePr>
    <w:footnote w:id="-1"/>
    <w:footnote w:id="0"/>
  </w:footnotePr>
  <w:endnotePr>
    <w:endnote w:id="-1"/>
    <w:endnote w:id="0"/>
  </w:endnotePr>
  <w:compat/>
  <w:docVars>
    <w:docVar w:name="ToggleExample" w:val="0"/>
    <w:docVar w:name="ToggleInstruction" w:val="0"/>
    <w:docVar w:name="UpdateStyles" w:val="0"/>
  </w:docVars>
  <w:rsids>
    <w:rsidRoot w:val="00B85F3E"/>
    <w:rsid w:val="00000369"/>
    <w:rsid w:val="0000053E"/>
    <w:rsid w:val="0000075F"/>
    <w:rsid w:val="000017E0"/>
    <w:rsid w:val="00005A0D"/>
    <w:rsid w:val="000060B5"/>
    <w:rsid w:val="00006246"/>
    <w:rsid w:val="00007262"/>
    <w:rsid w:val="0001252A"/>
    <w:rsid w:val="00013686"/>
    <w:rsid w:val="00013FE0"/>
    <w:rsid w:val="0002207F"/>
    <w:rsid w:val="0002245E"/>
    <w:rsid w:val="0002628D"/>
    <w:rsid w:val="0002660D"/>
    <w:rsid w:val="00026685"/>
    <w:rsid w:val="00026A84"/>
    <w:rsid w:val="000272F6"/>
    <w:rsid w:val="0003036C"/>
    <w:rsid w:val="000304D6"/>
    <w:rsid w:val="000306E6"/>
    <w:rsid w:val="00030BB5"/>
    <w:rsid w:val="00040143"/>
    <w:rsid w:val="00041063"/>
    <w:rsid w:val="000419A5"/>
    <w:rsid w:val="00043109"/>
    <w:rsid w:val="00050878"/>
    <w:rsid w:val="00052EED"/>
    <w:rsid w:val="0005490F"/>
    <w:rsid w:val="00054AD6"/>
    <w:rsid w:val="000565A7"/>
    <w:rsid w:val="0005718A"/>
    <w:rsid w:val="000573B4"/>
    <w:rsid w:val="0005747D"/>
    <w:rsid w:val="00057680"/>
    <w:rsid w:val="00061EAC"/>
    <w:rsid w:val="00064058"/>
    <w:rsid w:val="000640CB"/>
    <w:rsid w:val="000655FD"/>
    <w:rsid w:val="00065FEE"/>
    <w:rsid w:val="00066E2B"/>
    <w:rsid w:val="000670B4"/>
    <w:rsid w:val="00067C61"/>
    <w:rsid w:val="00067E67"/>
    <w:rsid w:val="0007286B"/>
    <w:rsid w:val="00072D44"/>
    <w:rsid w:val="00073DA6"/>
    <w:rsid w:val="000746D4"/>
    <w:rsid w:val="0007470E"/>
    <w:rsid w:val="000813CA"/>
    <w:rsid w:val="000849B5"/>
    <w:rsid w:val="00090AE5"/>
    <w:rsid w:val="00090B27"/>
    <w:rsid w:val="00093E6A"/>
    <w:rsid w:val="000951C9"/>
    <w:rsid w:val="000952B6"/>
    <w:rsid w:val="000A0E98"/>
    <w:rsid w:val="000A19DA"/>
    <w:rsid w:val="000A35E4"/>
    <w:rsid w:val="000A3C3D"/>
    <w:rsid w:val="000A4468"/>
    <w:rsid w:val="000A5B16"/>
    <w:rsid w:val="000B3F8E"/>
    <w:rsid w:val="000B455E"/>
    <w:rsid w:val="000B6502"/>
    <w:rsid w:val="000B68F4"/>
    <w:rsid w:val="000B7363"/>
    <w:rsid w:val="000B7BBB"/>
    <w:rsid w:val="000C437F"/>
    <w:rsid w:val="000C5A24"/>
    <w:rsid w:val="000C5BEA"/>
    <w:rsid w:val="000C7E95"/>
    <w:rsid w:val="000D040E"/>
    <w:rsid w:val="000D16F2"/>
    <w:rsid w:val="000D34AB"/>
    <w:rsid w:val="000D6E71"/>
    <w:rsid w:val="000E0448"/>
    <w:rsid w:val="000E120C"/>
    <w:rsid w:val="000E15BC"/>
    <w:rsid w:val="000E2FB4"/>
    <w:rsid w:val="000E35FF"/>
    <w:rsid w:val="000E5DA3"/>
    <w:rsid w:val="000E698C"/>
    <w:rsid w:val="000F10A0"/>
    <w:rsid w:val="000F1B09"/>
    <w:rsid w:val="000F1BDF"/>
    <w:rsid w:val="000F1E01"/>
    <w:rsid w:val="000F2D42"/>
    <w:rsid w:val="000F35B7"/>
    <w:rsid w:val="000F45FE"/>
    <w:rsid w:val="000F6E4C"/>
    <w:rsid w:val="000F7DD3"/>
    <w:rsid w:val="001003F4"/>
    <w:rsid w:val="00105883"/>
    <w:rsid w:val="00106174"/>
    <w:rsid w:val="00110032"/>
    <w:rsid w:val="001101D4"/>
    <w:rsid w:val="00110BA8"/>
    <w:rsid w:val="00110DC4"/>
    <w:rsid w:val="00112738"/>
    <w:rsid w:val="00113478"/>
    <w:rsid w:val="001150F0"/>
    <w:rsid w:val="00117D59"/>
    <w:rsid w:val="0012052A"/>
    <w:rsid w:val="00121C08"/>
    <w:rsid w:val="00121DFB"/>
    <w:rsid w:val="00124890"/>
    <w:rsid w:val="0012524F"/>
    <w:rsid w:val="00125708"/>
    <w:rsid w:val="00125A24"/>
    <w:rsid w:val="00126B5D"/>
    <w:rsid w:val="0012706A"/>
    <w:rsid w:val="0012726E"/>
    <w:rsid w:val="00130DE3"/>
    <w:rsid w:val="00130DEF"/>
    <w:rsid w:val="00130FCF"/>
    <w:rsid w:val="00131E3B"/>
    <w:rsid w:val="00132BE8"/>
    <w:rsid w:val="001330F2"/>
    <w:rsid w:val="00135972"/>
    <w:rsid w:val="0014162A"/>
    <w:rsid w:val="00142874"/>
    <w:rsid w:val="00142DE7"/>
    <w:rsid w:val="00143576"/>
    <w:rsid w:val="001436FE"/>
    <w:rsid w:val="00143DE2"/>
    <w:rsid w:val="001530F1"/>
    <w:rsid w:val="0015404C"/>
    <w:rsid w:val="00160385"/>
    <w:rsid w:val="00162575"/>
    <w:rsid w:val="00162E88"/>
    <w:rsid w:val="001654E4"/>
    <w:rsid w:val="001673FB"/>
    <w:rsid w:val="0016757B"/>
    <w:rsid w:val="00167C6D"/>
    <w:rsid w:val="00173C4D"/>
    <w:rsid w:val="0017507B"/>
    <w:rsid w:val="0017655E"/>
    <w:rsid w:val="00177883"/>
    <w:rsid w:val="00181B9B"/>
    <w:rsid w:val="00182956"/>
    <w:rsid w:val="00182ADB"/>
    <w:rsid w:val="00182EBD"/>
    <w:rsid w:val="00184D19"/>
    <w:rsid w:val="00187598"/>
    <w:rsid w:val="00187B1A"/>
    <w:rsid w:val="0019146D"/>
    <w:rsid w:val="00191F95"/>
    <w:rsid w:val="001933AD"/>
    <w:rsid w:val="00195A6E"/>
    <w:rsid w:val="001A0CC2"/>
    <w:rsid w:val="001A16AE"/>
    <w:rsid w:val="001A2A0D"/>
    <w:rsid w:val="001A4661"/>
    <w:rsid w:val="001A4ABD"/>
    <w:rsid w:val="001A4DD5"/>
    <w:rsid w:val="001A5355"/>
    <w:rsid w:val="001A5AC1"/>
    <w:rsid w:val="001A75F9"/>
    <w:rsid w:val="001A7802"/>
    <w:rsid w:val="001A7CC9"/>
    <w:rsid w:val="001B02C6"/>
    <w:rsid w:val="001B0A96"/>
    <w:rsid w:val="001B5C78"/>
    <w:rsid w:val="001C3849"/>
    <w:rsid w:val="001C4B01"/>
    <w:rsid w:val="001C5A39"/>
    <w:rsid w:val="001C6141"/>
    <w:rsid w:val="001C6164"/>
    <w:rsid w:val="001C6580"/>
    <w:rsid w:val="001C6DF8"/>
    <w:rsid w:val="001C77DF"/>
    <w:rsid w:val="001C7BD3"/>
    <w:rsid w:val="001D0588"/>
    <w:rsid w:val="001D1584"/>
    <w:rsid w:val="001D1603"/>
    <w:rsid w:val="001D2884"/>
    <w:rsid w:val="001D2B4A"/>
    <w:rsid w:val="001D4CA4"/>
    <w:rsid w:val="001D6502"/>
    <w:rsid w:val="001D6FD3"/>
    <w:rsid w:val="001D7AC1"/>
    <w:rsid w:val="001E10D8"/>
    <w:rsid w:val="001E2D09"/>
    <w:rsid w:val="001E33FF"/>
    <w:rsid w:val="001E45B9"/>
    <w:rsid w:val="001F0503"/>
    <w:rsid w:val="001F1C0E"/>
    <w:rsid w:val="001F2174"/>
    <w:rsid w:val="001F3A58"/>
    <w:rsid w:val="001F3DA1"/>
    <w:rsid w:val="001F422C"/>
    <w:rsid w:val="001F49AD"/>
    <w:rsid w:val="001F4A6D"/>
    <w:rsid w:val="001F69E2"/>
    <w:rsid w:val="001F7261"/>
    <w:rsid w:val="002003B4"/>
    <w:rsid w:val="002009C5"/>
    <w:rsid w:val="00200D4A"/>
    <w:rsid w:val="00200DFB"/>
    <w:rsid w:val="0020317B"/>
    <w:rsid w:val="002040DA"/>
    <w:rsid w:val="002060AA"/>
    <w:rsid w:val="0020752C"/>
    <w:rsid w:val="0020784A"/>
    <w:rsid w:val="00207AF3"/>
    <w:rsid w:val="0021409B"/>
    <w:rsid w:val="002150DB"/>
    <w:rsid w:val="00216920"/>
    <w:rsid w:val="00217484"/>
    <w:rsid w:val="00217491"/>
    <w:rsid w:val="002177C0"/>
    <w:rsid w:val="00217E3E"/>
    <w:rsid w:val="00217FE5"/>
    <w:rsid w:val="0022294E"/>
    <w:rsid w:val="00223A4D"/>
    <w:rsid w:val="00223F54"/>
    <w:rsid w:val="00225802"/>
    <w:rsid w:val="00227485"/>
    <w:rsid w:val="002275CC"/>
    <w:rsid w:val="00227DD7"/>
    <w:rsid w:val="002325E0"/>
    <w:rsid w:val="002335D7"/>
    <w:rsid w:val="00235021"/>
    <w:rsid w:val="00236D5E"/>
    <w:rsid w:val="00236E5C"/>
    <w:rsid w:val="00241364"/>
    <w:rsid w:val="0024160A"/>
    <w:rsid w:val="002426B2"/>
    <w:rsid w:val="00242B19"/>
    <w:rsid w:val="00242C21"/>
    <w:rsid w:val="00242E40"/>
    <w:rsid w:val="00244D75"/>
    <w:rsid w:val="0024743D"/>
    <w:rsid w:val="00247C6C"/>
    <w:rsid w:val="00252EBE"/>
    <w:rsid w:val="002532B5"/>
    <w:rsid w:val="00254000"/>
    <w:rsid w:val="002548C0"/>
    <w:rsid w:val="0025748A"/>
    <w:rsid w:val="0025764E"/>
    <w:rsid w:val="00261174"/>
    <w:rsid w:val="00261D1E"/>
    <w:rsid w:val="00262808"/>
    <w:rsid w:val="00263175"/>
    <w:rsid w:val="00266141"/>
    <w:rsid w:val="00266363"/>
    <w:rsid w:val="00267206"/>
    <w:rsid w:val="002676F4"/>
    <w:rsid w:val="0027051B"/>
    <w:rsid w:val="00271B05"/>
    <w:rsid w:val="002741A1"/>
    <w:rsid w:val="0027530E"/>
    <w:rsid w:val="002766C5"/>
    <w:rsid w:val="00276B0F"/>
    <w:rsid w:val="00276CAD"/>
    <w:rsid w:val="00277D30"/>
    <w:rsid w:val="002805E4"/>
    <w:rsid w:val="00280FEB"/>
    <w:rsid w:val="0028125A"/>
    <w:rsid w:val="0028231D"/>
    <w:rsid w:val="002837BB"/>
    <w:rsid w:val="00284F4E"/>
    <w:rsid w:val="002858FA"/>
    <w:rsid w:val="00292542"/>
    <w:rsid w:val="00292715"/>
    <w:rsid w:val="00292CAF"/>
    <w:rsid w:val="002948A8"/>
    <w:rsid w:val="002949BA"/>
    <w:rsid w:val="002973AD"/>
    <w:rsid w:val="002A2114"/>
    <w:rsid w:val="002A213D"/>
    <w:rsid w:val="002A36CC"/>
    <w:rsid w:val="002A4C7D"/>
    <w:rsid w:val="002A4CB7"/>
    <w:rsid w:val="002A4E6E"/>
    <w:rsid w:val="002A5EAC"/>
    <w:rsid w:val="002A69F2"/>
    <w:rsid w:val="002A763C"/>
    <w:rsid w:val="002A791E"/>
    <w:rsid w:val="002A7B5D"/>
    <w:rsid w:val="002B0598"/>
    <w:rsid w:val="002B389B"/>
    <w:rsid w:val="002B5A37"/>
    <w:rsid w:val="002B6FF3"/>
    <w:rsid w:val="002C13E6"/>
    <w:rsid w:val="002C1E8D"/>
    <w:rsid w:val="002C20CD"/>
    <w:rsid w:val="002C2CA9"/>
    <w:rsid w:val="002C54A8"/>
    <w:rsid w:val="002C5DE6"/>
    <w:rsid w:val="002C7452"/>
    <w:rsid w:val="002C7CBD"/>
    <w:rsid w:val="002D00A3"/>
    <w:rsid w:val="002D1B49"/>
    <w:rsid w:val="002D1D6F"/>
    <w:rsid w:val="002D347C"/>
    <w:rsid w:val="002D4A9F"/>
    <w:rsid w:val="002D4B6B"/>
    <w:rsid w:val="002D5C3E"/>
    <w:rsid w:val="002D62F7"/>
    <w:rsid w:val="002D6E55"/>
    <w:rsid w:val="002E0009"/>
    <w:rsid w:val="002E0150"/>
    <w:rsid w:val="002E0155"/>
    <w:rsid w:val="002E06BB"/>
    <w:rsid w:val="002E5F94"/>
    <w:rsid w:val="002F05F5"/>
    <w:rsid w:val="002F2698"/>
    <w:rsid w:val="002F417C"/>
    <w:rsid w:val="002F5393"/>
    <w:rsid w:val="002F6D74"/>
    <w:rsid w:val="002F7EC0"/>
    <w:rsid w:val="00303B9C"/>
    <w:rsid w:val="003043A1"/>
    <w:rsid w:val="00304CB4"/>
    <w:rsid w:val="003117FF"/>
    <w:rsid w:val="00314154"/>
    <w:rsid w:val="00315E1A"/>
    <w:rsid w:val="003161EC"/>
    <w:rsid w:val="00321146"/>
    <w:rsid w:val="00321623"/>
    <w:rsid w:val="00321E93"/>
    <w:rsid w:val="0032288B"/>
    <w:rsid w:val="003234FA"/>
    <w:rsid w:val="00325B58"/>
    <w:rsid w:val="00326E3B"/>
    <w:rsid w:val="00327081"/>
    <w:rsid w:val="00330D3E"/>
    <w:rsid w:val="00334DE8"/>
    <w:rsid w:val="0033579A"/>
    <w:rsid w:val="00336153"/>
    <w:rsid w:val="00341033"/>
    <w:rsid w:val="00341B0B"/>
    <w:rsid w:val="003420D2"/>
    <w:rsid w:val="003437A3"/>
    <w:rsid w:val="00343EAC"/>
    <w:rsid w:val="00346C1A"/>
    <w:rsid w:val="00354AAA"/>
    <w:rsid w:val="00354B36"/>
    <w:rsid w:val="00354CC3"/>
    <w:rsid w:val="0035675B"/>
    <w:rsid w:val="00357773"/>
    <w:rsid w:val="00360238"/>
    <w:rsid w:val="00360863"/>
    <w:rsid w:val="003628F6"/>
    <w:rsid w:val="00363A77"/>
    <w:rsid w:val="00364387"/>
    <w:rsid w:val="003645A1"/>
    <w:rsid w:val="00364F4E"/>
    <w:rsid w:val="00365400"/>
    <w:rsid w:val="00365472"/>
    <w:rsid w:val="003678BD"/>
    <w:rsid w:val="00367AD9"/>
    <w:rsid w:val="00367D71"/>
    <w:rsid w:val="0037003B"/>
    <w:rsid w:val="003705AE"/>
    <w:rsid w:val="003708FF"/>
    <w:rsid w:val="00370AA0"/>
    <w:rsid w:val="00370BAF"/>
    <w:rsid w:val="00373105"/>
    <w:rsid w:val="00380931"/>
    <w:rsid w:val="003811FE"/>
    <w:rsid w:val="003821ED"/>
    <w:rsid w:val="003825A9"/>
    <w:rsid w:val="00383724"/>
    <w:rsid w:val="003837DB"/>
    <w:rsid w:val="003845A9"/>
    <w:rsid w:val="0038677F"/>
    <w:rsid w:val="00387168"/>
    <w:rsid w:val="00387AA6"/>
    <w:rsid w:val="003A0352"/>
    <w:rsid w:val="003A28E1"/>
    <w:rsid w:val="003A4708"/>
    <w:rsid w:val="003A591A"/>
    <w:rsid w:val="003A65A9"/>
    <w:rsid w:val="003A6664"/>
    <w:rsid w:val="003A6AD2"/>
    <w:rsid w:val="003B0814"/>
    <w:rsid w:val="003B092E"/>
    <w:rsid w:val="003B3696"/>
    <w:rsid w:val="003B3A80"/>
    <w:rsid w:val="003B52E5"/>
    <w:rsid w:val="003B72FB"/>
    <w:rsid w:val="003C011C"/>
    <w:rsid w:val="003C4A68"/>
    <w:rsid w:val="003D25DC"/>
    <w:rsid w:val="003D26F3"/>
    <w:rsid w:val="003D2BD7"/>
    <w:rsid w:val="003D580E"/>
    <w:rsid w:val="003D655E"/>
    <w:rsid w:val="003D77A9"/>
    <w:rsid w:val="003D7DB0"/>
    <w:rsid w:val="003E05D7"/>
    <w:rsid w:val="003E0783"/>
    <w:rsid w:val="003E0A7E"/>
    <w:rsid w:val="003E0FF1"/>
    <w:rsid w:val="003E1C0B"/>
    <w:rsid w:val="003E295D"/>
    <w:rsid w:val="003E3D79"/>
    <w:rsid w:val="003E63ED"/>
    <w:rsid w:val="003E79B4"/>
    <w:rsid w:val="003F11AE"/>
    <w:rsid w:val="003F2905"/>
    <w:rsid w:val="003F2A6D"/>
    <w:rsid w:val="003F7367"/>
    <w:rsid w:val="00401157"/>
    <w:rsid w:val="00404A69"/>
    <w:rsid w:val="00405316"/>
    <w:rsid w:val="004057D4"/>
    <w:rsid w:val="00405DB9"/>
    <w:rsid w:val="0040659B"/>
    <w:rsid w:val="004069B2"/>
    <w:rsid w:val="00411A3B"/>
    <w:rsid w:val="00412FE1"/>
    <w:rsid w:val="00413C3F"/>
    <w:rsid w:val="00414042"/>
    <w:rsid w:val="0041415D"/>
    <w:rsid w:val="004162C1"/>
    <w:rsid w:val="004212DC"/>
    <w:rsid w:val="00421372"/>
    <w:rsid w:val="004222F8"/>
    <w:rsid w:val="00422F72"/>
    <w:rsid w:val="0042560D"/>
    <w:rsid w:val="00426489"/>
    <w:rsid w:val="00426EFE"/>
    <w:rsid w:val="00430024"/>
    <w:rsid w:val="00432122"/>
    <w:rsid w:val="00433831"/>
    <w:rsid w:val="00435C25"/>
    <w:rsid w:val="00435EA8"/>
    <w:rsid w:val="004368C5"/>
    <w:rsid w:val="00436C47"/>
    <w:rsid w:val="00437604"/>
    <w:rsid w:val="0044012C"/>
    <w:rsid w:val="0044441E"/>
    <w:rsid w:val="004447E2"/>
    <w:rsid w:val="00445CAA"/>
    <w:rsid w:val="00446551"/>
    <w:rsid w:val="0045163D"/>
    <w:rsid w:val="0045247D"/>
    <w:rsid w:val="0045570A"/>
    <w:rsid w:val="004570EC"/>
    <w:rsid w:val="00460C9C"/>
    <w:rsid w:val="0046364F"/>
    <w:rsid w:val="00467FD4"/>
    <w:rsid w:val="00473EB3"/>
    <w:rsid w:val="00475EAB"/>
    <w:rsid w:val="00475FC7"/>
    <w:rsid w:val="00480FEE"/>
    <w:rsid w:val="00481B0F"/>
    <w:rsid w:val="0048273C"/>
    <w:rsid w:val="0048385A"/>
    <w:rsid w:val="00484F65"/>
    <w:rsid w:val="004851B4"/>
    <w:rsid w:val="004878E7"/>
    <w:rsid w:val="00487B9C"/>
    <w:rsid w:val="0049069E"/>
    <w:rsid w:val="00491B2C"/>
    <w:rsid w:val="004925B9"/>
    <w:rsid w:val="004938CE"/>
    <w:rsid w:val="0049552B"/>
    <w:rsid w:val="00496F43"/>
    <w:rsid w:val="004A2CB0"/>
    <w:rsid w:val="004A3D2B"/>
    <w:rsid w:val="004A3FEB"/>
    <w:rsid w:val="004A5F24"/>
    <w:rsid w:val="004A6E7E"/>
    <w:rsid w:val="004A76EA"/>
    <w:rsid w:val="004B0AF8"/>
    <w:rsid w:val="004B1F68"/>
    <w:rsid w:val="004B3FA6"/>
    <w:rsid w:val="004B4178"/>
    <w:rsid w:val="004B692E"/>
    <w:rsid w:val="004C1F41"/>
    <w:rsid w:val="004C46D7"/>
    <w:rsid w:val="004C48E2"/>
    <w:rsid w:val="004C5929"/>
    <w:rsid w:val="004C60E7"/>
    <w:rsid w:val="004C6DE9"/>
    <w:rsid w:val="004D092F"/>
    <w:rsid w:val="004D14D0"/>
    <w:rsid w:val="004D1535"/>
    <w:rsid w:val="004D38F5"/>
    <w:rsid w:val="004D6C7E"/>
    <w:rsid w:val="004E05F9"/>
    <w:rsid w:val="004E4181"/>
    <w:rsid w:val="004E6886"/>
    <w:rsid w:val="004F0220"/>
    <w:rsid w:val="004F0D42"/>
    <w:rsid w:val="004F32C2"/>
    <w:rsid w:val="004F359E"/>
    <w:rsid w:val="004F708A"/>
    <w:rsid w:val="004F7558"/>
    <w:rsid w:val="004F784E"/>
    <w:rsid w:val="00501D60"/>
    <w:rsid w:val="00504836"/>
    <w:rsid w:val="005049B5"/>
    <w:rsid w:val="00505C0F"/>
    <w:rsid w:val="005068FB"/>
    <w:rsid w:val="005104A8"/>
    <w:rsid w:val="0051240A"/>
    <w:rsid w:val="005130B8"/>
    <w:rsid w:val="00513DA6"/>
    <w:rsid w:val="005162D2"/>
    <w:rsid w:val="0052000B"/>
    <w:rsid w:val="00521A88"/>
    <w:rsid w:val="00522CDF"/>
    <w:rsid w:val="00525048"/>
    <w:rsid w:val="00525E0C"/>
    <w:rsid w:val="00525E12"/>
    <w:rsid w:val="00527388"/>
    <w:rsid w:val="0053352D"/>
    <w:rsid w:val="00533BBF"/>
    <w:rsid w:val="00533C49"/>
    <w:rsid w:val="00533E90"/>
    <w:rsid w:val="00533F4B"/>
    <w:rsid w:val="0053440E"/>
    <w:rsid w:val="00535586"/>
    <w:rsid w:val="00536CC4"/>
    <w:rsid w:val="005370C2"/>
    <w:rsid w:val="0053775B"/>
    <w:rsid w:val="00540EB0"/>
    <w:rsid w:val="00542F1F"/>
    <w:rsid w:val="00544099"/>
    <w:rsid w:val="005444EC"/>
    <w:rsid w:val="00544640"/>
    <w:rsid w:val="00545F5E"/>
    <w:rsid w:val="00546CD1"/>
    <w:rsid w:val="00547A75"/>
    <w:rsid w:val="00551905"/>
    <w:rsid w:val="00553D63"/>
    <w:rsid w:val="00553ED8"/>
    <w:rsid w:val="00554FBF"/>
    <w:rsid w:val="005551BC"/>
    <w:rsid w:val="00556473"/>
    <w:rsid w:val="0055662B"/>
    <w:rsid w:val="00557B20"/>
    <w:rsid w:val="00561B0B"/>
    <w:rsid w:val="00564304"/>
    <w:rsid w:val="00564923"/>
    <w:rsid w:val="005652DD"/>
    <w:rsid w:val="00565740"/>
    <w:rsid w:val="00567A34"/>
    <w:rsid w:val="00571483"/>
    <w:rsid w:val="00571582"/>
    <w:rsid w:val="0057160F"/>
    <w:rsid w:val="00571C8F"/>
    <w:rsid w:val="00572A3E"/>
    <w:rsid w:val="00573400"/>
    <w:rsid w:val="00573902"/>
    <w:rsid w:val="00574B3B"/>
    <w:rsid w:val="00582199"/>
    <w:rsid w:val="00582479"/>
    <w:rsid w:val="005840C7"/>
    <w:rsid w:val="005851AF"/>
    <w:rsid w:val="00586842"/>
    <w:rsid w:val="0058779A"/>
    <w:rsid w:val="00590780"/>
    <w:rsid w:val="005955D3"/>
    <w:rsid w:val="005959BD"/>
    <w:rsid w:val="00596748"/>
    <w:rsid w:val="00596A41"/>
    <w:rsid w:val="005A06B1"/>
    <w:rsid w:val="005A0B7C"/>
    <w:rsid w:val="005A1DE5"/>
    <w:rsid w:val="005A419E"/>
    <w:rsid w:val="005A56AF"/>
    <w:rsid w:val="005B0763"/>
    <w:rsid w:val="005B2455"/>
    <w:rsid w:val="005B2854"/>
    <w:rsid w:val="005B3732"/>
    <w:rsid w:val="005B5F63"/>
    <w:rsid w:val="005B6B67"/>
    <w:rsid w:val="005B6C2A"/>
    <w:rsid w:val="005B6D3C"/>
    <w:rsid w:val="005B7AFC"/>
    <w:rsid w:val="005B7C6B"/>
    <w:rsid w:val="005C2332"/>
    <w:rsid w:val="005C27DD"/>
    <w:rsid w:val="005C2D6D"/>
    <w:rsid w:val="005C38EF"/>
    <w:rsid w:val="005C4D7D"/>
    <w:rsid w:val="005C5419"/>
    <w:rsid w:val="005C57AB"/>
    <w:rsid w:val="005C5E2B"/>
    <w:rsid w:val="005C6508"/>
    <w:rsid w:val="005C7F40"/>
    <w:rsid w:val="005D344F"/>
    <w:rsid w:val="005D3D2F"/>
    <w:rsid w:val="005D617D"/>
    <w:rsid w:val="005D6604"/>
    <w:rsid w:val="005D77B0"/>
    <w:rsid w:val="005E0722"/>
    <w:rsid w:val="005E098F"/>
    <w:rsid w:val="005E58C1"/>
    <w:rsid w:val="005F3095"/>
    <w:rsid w:val="005F31AE"/>
    <w:rsid w:val="005F3732"/>
    <w:rsid w:val="005F37BE"/>
    <w:rsid w:val="005F79EE"/>
    <w:rsid w:val="0060080E"/>
    <w:rsid w:val="006010DF"/>
    <w:rsid w:val="00602A11"/>
    <w:rsid w:val="00602EE1"/>
    <w:rsid w:val="00603851"/>
    <w:rsid w:val="00605386"/>
    <w:rsid w:val="0060662A"/>
    <w:rsid w:val="00610BED"/>
    <w:rsid w:val="00612F92"/>
    <w:rsid w:val="0061653F"/>
    <w:rsid w:val="00616C07"/>
    <w:rsid w:val="006171FE"/>
    <w:rsid w:val="006230E0"/>
    <w:rsid w:val="00623BB7"/>
    <w:rsid w:val="006265DC"/>
    <w:rsid w:val="00626E86"/>
    <w:rsid w:val="00627C08"/>
    <w:rsid w:val="00631F13"/>
    <w:rsid w:val="00634006"/>
    <w:rsid w:val="00634995"/>
    <w:rsid w:val="00635120"/>
    <w:rsid w:val="00635D94"/>
    <w:rsid w:val="006401B9"/>
    <w:rsid w:val="00641A69"/>
    <w:rsid w:val="00644335"/>
    <w:rsid w:val="006446D3"/>
    <w:rsid w:val="00646EE9"/>
    <w:rsid w:val="00647985"/>
    <w:rsid w:val="00650738"/>
    <w:rsid w:val="006510AF"/>
    <w:rsid w:val="00651CA1"/>
    <w:rsid w:val="00652ED1"/>
    <w:rsid w:val="00654828"/>
    <w:rsid w:val="00657F68"/>
    <w:rsid w:val="00660284"/>
    <w:rsid w:val="00660497"/>
    <w:rsid w:val="00661690"/>
    <w:rsid w:val="00661AF1"/>
    <w:rsid w:val="00661CB1"/>
    <w:rsid w:val="00664B9F"/>
    <w:rsid w:val="00664F85"/>
    <w:rsid w:val="006658E8"/>
    <w:rsid w:val="00666B69"/>
    <w:rsid w:val="0066706B"/>
    <w:rsid w:val="006671BB"/>
    <w:rsid w:val="00667654"/>
    <w:rsid w:val="00671961"/>
    <w:rsid w:val="0067541B"/>
    <w:rsid w:val="00677388"/>
    <w:rsid w:val="00677A88"/>
    <w:rsid w:val="00677F71"/>
    <w:rsid w:val="00681497"/>
    <w:rsid w:val="00681B3E"/>
    <w:rsid w:val="00681D26"/>
    <w:rsid w:val="00683946"/>
    <w:rsid w:val="00684A24"/>
    <w:rsid w:val="006853D1"/>
    <w:rsid w:val="0068573B"/>
    <w:rsid w:val="00686D55"/>
    <w:rsid w:val="006871BF"/>
    <w:rsid w:val="006921DC"/>
    <w:rsid w:val="00692247"/>
    <w:rsid w:val="006939AD"/>
    <w:rsid w:val="00693E66"/>
    <w:rsid w:val="00694578"/>
    <w:rsid w:val="006A0208"/>
    <w:rsid w:val="006A30FE"/>
    <w:rsid w:val="006A78A8"/>
    <w:rsid w:val="006B2FDE"/>
    <w:rsid w:val="006B38A8"/>
    <w:rsid w:val="006B42D8"/>
    <w:rsid w:val="006B5BC9"/>
    <w:rsid w:val="006C10BD"/>
    <w:rsid w:val="006C158B"/>
    <w:rsid w:val="006C39E2"/>
    <w:rsid w:val="006C423C"/>
    <w:rsid w:val="006C69EF"/>
    <w:rsid w:val="006C6D10"/>
    <w:rsid w:val="006C768A"/>
    <w:rsid w:val="006C7C17"/>
    <w:rsid w:val="006D12D6"/>
    <w:rsid w:val="006D174F"/>
    <w:rsid w:val="006D31E4"/>
    <w:rsid w:val="006D3C32"/>
    <w:rsid w:val="006D4F25"/>
    <w:rsid w:val="006D50C7"/>
    <w:rsid w:val="006D6E6E"/>
    <w:rsid w:val="006D7029"/>
    <w:rsid w:val="006D7329"/>
    <w:rsid w:val="006E1A18"/>
    <w:rsid w:val="006E254B"/>
    <w:rsid w:val="006E27E0"/>
    <w:rsid w:val="006E4F2F"/>
    <w:rsid w:val="006E5CF6"/>
    <w:rsid w:val="006E638D"/>
    <w:rsid w:val="006E7048"/>
    <w:rsid w:val="006E7957"/>
    <w:rsid w:val="006E7EDD"/>
    <w:rsid w:val="006F13B3"/>
    <w:rsid w:val="006F1E23"/>
    <w:rsid w:val="006F3A6A"/>
    <w:rsid w:val="006F4053"/>
    <w:rsid w:val="006F73DF"/>
    <w:rsid w:val="006F74E8"/>
    <w:rsid w:val="006F7F4C"/>
    <w:rsid w:val="00701802"/>
    <w:rsid w:val="00701EA2"/>
    <w:rsid w:val="007125BB"/>
    <w:rsid w:val="00712953"/>
    <w:rsid w:val="007149C5"/>
    <w:rsid w:val="007150F8"/>
    <w:rsid w:val="00715627"/>
    <w:rsid w:val="0071739E"/>
    <w:rsid w:val="00717D7D"/>
    <w:rsid w:val="0072143D"/>
    <w:rsid w:val="00721BDA"/>
    <w:rsid w:val="00721C5D"/>
    <w:rsid w:val="00723CD3"/>
    <w:rsid w:val="007242AB"/>
    <w:rsid w:val="00725012"/>
    <w:rsid w:val="00725939"/>
    <w:rsid w:val="00726242"/>
    <w:rsid w:val="00727197"/>
    <w:rsid w:val="007308E0"/>
    <w:rsid w:val="00734A3F"/>
    <w:rsid w:val="00735D24"/>
    <w:rsid w:val="007366E4"/>
    <w:rsid w:val="007456C6"/>
    <w:rsid w:val="00745786"/>
    <w:rsid w:val="00745EB1"/>
    <w:rsid w:val="0074764B"/>
    <w:rsid w:val="00752788"/>
    <w:rsid w:val="007533EE"/>
    <w:rsid w:val="007534BA"/>
    <w:rsid w:val="0075432D"/>
    <w:rsid w:val="00757FD6"/>
    <w:rsid w:val="00761382"/>
    <w:rsid w:val="0076216C"/>
    <w:rsid w:val="00762B0E"/>
    <w:rsid w:val="00762C71"/>
    <w:rsid w:val="00762E33"/>
    <w:rsid w:val="00763CD6"/>
    <w:rsid w:val="00764E1F"/>
    <w:rsid w:val="00765761"/>
    <w:rsid w:val="00765B88"/>
    <w:rsid w:val="007676BA"/>
    <w:rsid w:val="0077313E"/>
    <w:rsid w:val="00773C5D"/>
    <w:rsid w:val="00775C59"/>
    <w:rsid w:val="00780EB7"/>
    <w:rsid w:val="007814C3"/>
    <w:rsid w:val="00782786"/>
    <w:rsid w:val="0078308A"/>
    <w:rsid w:val="007836CC"/>
    <w:rsid w:val="00783F89"/>
    <w:rsid w:val="007865DE"/>
    <w:rsid w:val="00787F39"/>
    <w:rsid w:val="00795778"/>
    <w:rsid w:val="00795F47"/>
    <w:rsid w:val="007968D2"/>
    <w:rsid w:val="007979BA"/>
    <w:rsid w:val="007A0EA1"/>
    <w:rsid w:val="007A205D"/>
    <w:rsid w:val="007A22B3"/>
    <w:rsid w:val="007A2930"/>
    <w:rsid w:val="007A38F8"/>
    <w:rsid w:val="007A52DA"/>
    <w:rsid w:val="007A5A06"/>
    <w:rsid w:val="007A6DAD"/>
    <w:rsid w:val="007A7526"/>
    <w:rsid w:val="007A7EFD"/>
    <w:rsid w:val="007B1F7E"/>
    <w:rsid w:val="007B276D"/>
    <w:rsid w:val="007B6C7C"/>
    <w:rsid w:val="007C167C"/>
    <w:rsid w:val="007C1DDD"/>
    <w:rsid w:val="007C2070"/>
    <w:rsid w:val="007C3A7E"/>
    <w:rsid w:val="007C61B9"/>
    <w:rsid w:val="007C6AF4"/>
    <w:rsid w:val="007C7CEF"/>
    <w:rsid w:val="007D0108"/>
    <w:rsid w:val="007D2BAC"/>
    <w:rsid w:val="007D2C37"/>
    <w:rsid w:val="007D39F5"/>
    <w:rsid w:val="007D5A4D"/>
    <w:rsid w:val="007D5B30"/>
    <w:rsid w:val="007E028B"/>
    <w:rsid w:val="007E14E2"/>
    <w:rsid w:val="007E1CDA"/>
    <w:rsid w:val="007E4935"/>
    <w:rsid w:val="007E61DB"/>
    <w:rsid w:val="007F1228"/>
    <w:rsid w:val="007F19ED"/>
    <w:rsid w:val="007F1AF9"/>
    <w:rsid w:val="007F2EA3"/>
    <w:rsid w:val="007F3E93"/>
    <w:rsid w:val="007F66B4"/>
    <w:rsid w:val="007F72EF"/>
    <w:rsid w:val="008020DC"/>
    <w:rsid w:val="008025BD"/>
    <w:rsid w:val="00803C65"/>
    <w:rsid w:val="00804F68"/>
    <w:rsid w:val="00806778"/>
    <w:rsid w:val="008068B3"/>
    <w:rsid w:val="008074C0"/>
    <w:rsid w:val="00807898"/>
    <w:rsid w:val="00807C96"/>
    <w:rsid w:val="0081008E"/>
    <w:rsid w:val="008108F5"/>
    <w:rsid w:val="00810D2B"/>
    <w:rsid w:val="00812D39"/>
    <w:rsid w:val="0081490E"/>
    <w:rsid w:val="00814936"/>
    <w:rsid w:val="00816155"/>
    <w:rsid w:val="008200ED"/>
    <w:rsid w:val="008202C9"/>
    <w:rsid w:val="00822302"/>
    <w:rsid w:val="00823A56"/>
    <w:rsid w:val="00823E15"/>
    <w:rsid w:val="008246E2"/>
    <w:rsid w:val="0082576E"/>
    <w:rsid w:val="00825AA7"/>
    <w:rsid w:val="00827C92"/>
    <w:rsid w:val="0083017F"/>
    <w:rsid w:val="00830DAF"/>
    <w:rsid w:val="0083153C"/>
    <w:rsid w:val="008325A4"/>
    <w:rsid w:val="008341DA"/>
    <w:rsid w:val="00840E50"/>
    <w:rsid w:val="00841461"/>
    <w:rsid w:val="008421DA"/>
    <w:rsid w:val="00842FF9"/>
    <w:rsid w:val="00843839"/>
    <w:rsid w:val="00845355"/>
    <w:rsid w:val="00847347"/>
    <w:rsid w:val="00847DD1"/>
    <w:rsid w:val="00847F3B"/>
    <w:rsid w:val="008516BC"/>
    <w:rsid w:val="00851FF6"/>
    <w:rsid w:val="008549B2"/>
    <w:rsid w:val="00854F25"/>
    <w:rsid w:val="00861A1A"/>
    <w:rsid w:val="00861D34"/>
    <w:rsid w:val="008623CC"/>
    <w:rsid w:val="00862979"/>
    <w:rsid w:val="00863F1A"/>
    <w:rsid w:val="00865204"/>
    <w:rsid w:val="008653B2"/>
    <w:rsid w:val="00865C98"/>
    <w:rsid w:val="00866041"/>
    <w:rsid w:val="00866076"/>
    <w:rsid w:val="00866239"/>
    <w:rsid w:val="008669DC"/>
    <w:rsid w:val="008671CE"/>
    <w:rsid w:val="00870C25"/>
    <w:rsid w:val="00871731"/>
    <w:rsid w:val="0087237F"/>
    <w:rsid w:val="00872860"/>
    <w:rsid w:val="00872EB8"/>
    <w:rsid w:val="00875D07"/>
    <w:rsid w:val="00875E6E"/>
    <w:rsid w:val="0087654B"/>
    <w:rsid w:val="00876BB2"/>
    <w:rsid w:val="00876D70"/>
    <w:rsid w:val="008774DB"/>
    <w:rsid w:val="008805CA"/>
    <w:rsid w:val="00882296"/>
    <w:rsid w:val="00883ACA"/>
    <w:rsid w:val="00886927"/>
    <w:rsid w:val="00887123"/>
    <w:rsid w:val="0089083B"/>
    <w:rsid w:val="008908A4"/>
    <w:rsid w:val="00892FAA"/>
    <w:rsid w:val="008934D2"/>
    <w:rsid w:val="00897CD7"/>
    <w:rsid w:val="008A24A8"/>
    <w:rsid w:val="008A2D25"/>
    <w:rsid w:val="008A6196"/>
    <w:rsid w:val="008A7E41"/>
    <w:rsid w:val="008B0BFC"/>
    <w:rsid w:val="008B345C"/>
    <w:rsid w:val="008B3EE4"/>
    <w:rsid w:val="008B64FD"/>
    <w:rsid w:val="008B6736"/>
    <w:rsid w:val="008C086E"/>
    <w:rsid w:val="008C09E6"/>
    <w:rsid w:val="008C1703"/>
    <w:rsid w:val="008C1DD0"/>
    <w:rsid w:val="008C536A"/>
    <w:rsid w:val="008C54E8"/>
    <w:rsid w:val="008C6796"/>
    <w:rsid w:val="008C686B"/>
    <w:rsid w:val="008C6CC4"/>
    <w:rsid w:val="008D06CC"/>
    <w:rsid w:val="008D5A64"/>
    <w:rsid w:val="008D61F2"/>
    <w:rsid w:val="008E33B3"/>
    <w:rsid w:val="008E422B"/>
    <w:rsid w:val="008E60D6"/>
    <w:rsid w:val="008E6AA1"/>
    <w:rsid w:val="008F013F"/>
    <w:rsid w:val="008F4A2C"/>
    <w:rsid w:val="008F609A"/>
    <w:rsid w:val="008F60B7"/>
    <w:rsid w:val="008F6C33"/>
    <w:rsid w:val="008F6E73"/>
    <w:rsid w:val="008F719C"/>
    <w:rsid w:val="008F71D3"/>
    <w:rsid w:val="009007B0"/>
    <w:rsid w:val="00901B51"/>
    <w:rsid w:val="00902F27"/>
    <w:rsid w:val="009045CF"/>
    <w:rsid w:val="00904D55"/>
    <w:rsid w:val="009058EE"/>
    <w:rsid w:val="009067E0"/>
    <w:rsid w:val="00907113"/>
    <w:rsid w:val="00907237"/>
    <w:rsid w:val="00911100"/>
    <w:rsid w:val="00911146"/>
    <w:rsid w:val="0091129A"/>
    <w:rsid w:val="00911BD2"/>
    <w:rsid w:val="00913A81"/>
    <w:rsid w:val="009149BE"/>
    <w:rsid w:val="00914BD1"/>
    <w:rsid w:val="009159FF"/>
    <w:rsid w:val="00915E4B"/>
    <w:rsid w:val="00916AFD"/>
    <w:rsid w:val="009213F9"/>
    <w:rsid w:val="00922956"/>
    <w:rsid w:val="00922A4A"/>
    <w:rsid w:val="00922CB2"/>
    <w:rsid w:val="00926B20"/>
    <w:rsid w:val="00926C93"/>
    <w:rsid w:val="00927016"/>
    <w:rsid w:val="00927EF2"/>
    <w:rsid w:val="009308EE"/>
    <w:rsid w:val="009338DC"/>
    <w:rsid w:val="009350E4"/>
    <w:rsid w:val="00935649"/>
    <w:rsid w:val="00936DDD"/>
    <w:rsid w:val="00937136"/>
    <w:rsid w:val="009373F9"/>
    <w:rsid w:val="0093747C"/>
    <w:rsid w:val="00940810"/>
    <w:rsid w:val="00946645"/>
    <w:rsid w:val="009474CB"/>
    <w:rsid w:val="00947E0B"/>
    <w:rsid w:val="0095045A"/>
    <w:rsid w:val="00951B88"/>
    <w:rsid w:val="00952382"/>
    <w:rsid w:val="0095388B"/>
    <w:rsid w:val="0096098D"/>
    <w:rsid w:val="00961FD8"/>
    <w:rsid w:val="0096267A"/>
    <w:rsid w:val="009652EC"/>
    <w:rsid w:val="009706AD"/>
    <w:rsid w:val="009724CC"/>
    <w:rsid w:val="009735DB"/>
    <w:rsid w:val="00973C68"/>
    <w:rsid w:val="00974249"/>
    <w:rsid w:val="00977077"/>
    <w:rsid w:val="00980BA9"/>
    <w:rsid w:val="0098128A"/>
    <w:rsid w:val="00981E22"/>
    <w:rsid w:val="00986066"/>
    <w:rsid w:val="0098633C"/>
    <w:rsid w:val="0098651F"/>
    <w:rsid w:val="00986751"/>
    <w:rsid w:val="00986D7B"/>
    <w:rsid w:val="009908E6"/>
    <w:rsid w:val="00991491"/>
    <w:rsid w:val="00993295"/>
    <w:rsid w:val="00996765"/>
    <w:rsid w:val="00997D20"/>
    <w:rsid w:val="009A166F"/>
    <w:rsid w:val="009A5212"/>
    <w:rsid w:val="009A54A3"/>
    <w:rsid w:val="009A58C1"/>
    <w:rsid w:val="009A6C73"/>
    <w:rsid w:val="009A6C9B"/>
    <w:rsid w:val="009A71B9"/>
    <w:rsid w:val="009B023C"/>
    <w:rsid w:val="009B1EF3"/>
    <w:rsid w:val="009B2F75"/>
    <w:rsid w:val="009B43A8"/>
    <w:rsid w:val="009B4FDA"/>
    <w:rsid w:val="009B64E0"/>
    <w:rsid w:val="009C1747"/>
    <w:rsid w:val="009C1CC3"/>
    <w:rsid w:val="009C38BE"/>
    <w:rsid w:val="009C5FD0"/>
    <w:rsid w:val="009D0CDB"/>
    <w:rsid w:val="009D3458"/>
    <w:rsid w:val="009D3942"/>
    <w:rsid w:val="009D43A4"/>
    <w:rsid w:val="009D630B"/>
    <w:rsid w:val="009E08A0"/>
    <w:rsid w:val="009E209C"/>
    <w:rsid w:val="009E3E55"/>
    <w:rsid w:val="009E4D1F"/>
    <w:rsid w:val="009E61D7"/>
    <w:rsid w:val="009E7FE6"/>
    <w:rsid w:val="009F08F0"/>
    <w:rsid w:val="009F1626"/>
    <w:rsid w:val="009F3E63"/>
    <w:rsid w:val="00A00597"/>
    <w:rsid w:val="00A00E87"/>
    <w:rsid w:val="00A017A7"/>
    <w:rsid w:val="00A023E6"/>
    <w:rsid w:val="00A02F59"/>
    <w:rsid w:val="00A0313E"/>
    <w:rsid w:val="00A110CD"/>
    <w:rsid w:val="00A114A0"/>
    <w:rsid w:val="00A12D62"/>
    <w:rsid w:val="00A134DF"/>
    <w:rsid w:val="00A1373D"/>
    <w:rsid w:val="00A13D20"/>
    <w:rsid w:val="00A13F59"/>
    <w:rsid w:val="00A14F7C"/>
    <w:rsid w:val="00A158BF"/>
    <w:rsid w:val="00A15CCD"/>
    <w:rsid w:val="00A17488"/>
    <w:rsid w:val="00A17DB9"/>
    <w:rsid w:val="00A2009E"/>
    <w:rsid w:val="00A20D13"/>
    <w:rsid w:val="00A21D88"/>
    <w:rsid w:val="00A22D07"/>
    <w:rsid w:val="00A2440E"/>
    <w:rsid w:val="00A247C8"/>
    <w:rsid w:val="00A26B70"/>
    <w:rsid w:val="00A26D58"/>
    <w:rsid w:val="00A314A5"/>
    <w:rsid w:val="00A32D66"/>
    <w:rsid w:val="00A330D0"/>
    <w:rsid w:val="00A34C78"/>
    <w:rsid w:val="00A35D50"/>
    <w:rsid w:val="00A361F3"/>
    <w:rsid w:val="00A3630E"/>
    <w:rsid w:val="00A37303"/>
    <w:rsid w:val="00A406E7"/>
    <w:rsid w:val="00A4148B"/>
    <w:rsid w:val="00A438A5"/>
    <w:rsid w:val="00A43F0F"/>
    <w:rsid w:val="00A45481"/>
    <w:rsid w:val="00A46B44"/>
    <w:rsid w:val="00A4729B"/>
    <w:rsid w:val="00A502A5"/>
    <w:rsid w:val="00A50D28"/>
    <w:rsid w:val="00A51816"/>
    <w:rsid w:val="00A521EE"/>
    <w:rsid w:val="00A534BD"/>
    <w:rsid w:val="00A55CD0"/>
    <w:rsid w:val="00A56A2D"/>
    <w:rsid w:val="00A5712D"/>
    <w:rsid w:val="00A57291"/>
    <w:rsid w:val="00A60C11"/>
    <w:rsid w:val="00A6120F"/>
    <w:rsid w:val="00A6180C"/>
    <w:rsid w:val="00A6261A"/>
    <w:rsid w:val="00A62D22"/>
    <w:rsid w:val="00A64AD2"/>
    <w:rsid w:val="00A64C73"/>
    <w:rsid w:val="00A654A4"/>
    <w:rsid w:val="00A66555"/>
    <w:rsid w:val="00A67B52"/>
    <w:rsid w:val="00A71203"/>
    <w:rsid w:val="00A72CA5"/>
    <w:rsid w:val="00A732EB"/>
    <w:rsid w:val="00A737EE"/>
    <w:rsid w:val="00A74619"/>
    <w:rsid w:val="00A74A6B"/>
    <w:rsid w:val="00A81231"/>
    <w:rsid w:val="00A8232F"/>
    <w:rsid w:val="00A85DC3"/>
    <w:rsid w:val="00A9057F"/>
    <w:rsid w:val="00A96C67"/>
    <w:rsid w:val="00A976E9"/>
    <w:rsid w:val="00A978C2"/>
    <w:rsid w:val="00A97F3E"/>
    <w:rsid w:val="00AA1435"/>
    <w:rsid w:val="00AA19A8"/>
    <w:rsid w:val="00AA2885"/>
    <w:rsid w:val="00AA348C"/>
    <w:rsid w:val="00AA4912"/>
    <w:rsid w:val="00AA4AAD"/>
    <w:rsid w:val="00AA6648"/>
    <w:rsid w:val="00AA71AB"/>
    <w:rsid w:val="00AA7E50"/>
    <w:rsid w:val="00AB079D"/>
    <w:rsid w:val="00AB1397"/>
    <w:rsid w:val="00AB21D0"/>
    <w:rsid w:val="00AB2BE2"/>
    <w:rsid w:val="00AB4F1A"/>
    <w:rsid w:val="00AB6976"/>
    <w:rsid w:val="00AB6DEE"/>
    <w:rsid w:val="00AC06A0"/>
    <w:rsid w:val="00AC1A53"/>
    <w:rsid w:val="00AC1C3F"/>
    <w:rsid w:val="00AC4490"/>
    <w:rsid w:val="00AC4893"/>
    <w:rsid w:val="00AC5E2D"/>
    <w:rsid w:val="00AC6CFB"/>
    <w:rsid w:val="00AD279B"/>
    <w:rsid w:val="00AE0E0D"/>
    <w:rsid w:val="00AE1108"/>
    <w:rsid w:val="00AE2E06"/>
    <w:rsid w:val="00AE7AA1"/>
    <w:rsid w:val="00AF077D"/>
    <w:rsid w:val="00AF2606"/>
    <w:rsid w:val="00AF3566"/>
    <w:rsid w:val="00AF3BC6"/>
    <w:rsid w:val="00B0028D"/>
    <w:rsid w:val="00B01C65"/>
    <w:rsid w:val="00B04491"/>
    <w:rsid w:val="00B11D95"/>
    <w:rsid w:val="00B12570"/>
    <w:rsid w:val="00B12DF1"/>
    <w:rsid w:val="00B13C63"/>
    <w:rsid w:val="00B155F7"/>
    <w:rsid w:val="00B172F2"/>
    <w:rsid w:val="00B2000B"/>
    <w:rsid w:val="00B21566"/>
    <w:rsid w:val="00B26BA1"/>
    <w:rsid w:val="00B26DFB"/>
    <w:rsid w:val="00B30432"/>
    <w:rsid w:val="00B30BF2"/>
    <w:rsid w:val="00B32D13"/>
    <w:rsid w:val="00B3403C"/>
    <w:rsid w:val="00B344CF"/>
    <w:rsid w:val="00B350D1"/>
    <w:rsid w:val="00B3527E"/>
    <w:rsid w:val="00B35D0A"/>
    <w:rsid w:val="00B369B8"/>
    <w:rsid w:val="00B40A06"/>
    <w:rsid w:val="00B42328"/>
    <w:rsid w:val="00B42792"/>
    <w:rsid w:val="00B457AE"/>
    <w:rsid w:val="00B477F4"/>
    <w:rsid w:val="00B47DC5"/>
    <w:rsid w:val="00B50F94"/>
    <w:rsid w:val="00B51ADD"/>
    <w:rsid w:val="00B51B9C"/>
    <w:rsid w:val="00B51D53"/>
    <w:rsid w:val="00B52763"/>
    <w:rsid w:val="00B52779"/>
    <w:rsid w:val="00B559E9"/>
    <w:rsid w:val="00B57182"/>
    <w:rsid w:val="00B57E5A"/>
    <w:rsid w:val="00B616D7"/>
    <w:rsid w:val="00B61D92"/>
    <w:rsid w:val="00B622A0"/>
    <w:rsid w:val="00B63D67"/>
    <w:rsid w:val="00B66DA3"/>
    <w:rsid w:val="00B67CCC"/>
    <w:rsid w:val="00B70D9D"/>
    <w:rsid w:val="00B721DF"/>
    <w:rsid w:val="00B74CB6"/>
    <w:rsid w:val="00B75923"/>
    <w:rsid w:val="00B762C5"/>
    <w:rsid w:val="00B80809"/>
    <w:rsid w:val="00B80BAA"/>
    <w:rsid w:val="00B80CA4"/>
    <w:rsid w:val="00B81743"/>
    <w:rsid w:val="00B82DF6"/>
    <w:rsid w:val="00B850D1"/>
    <w:rsid w:val="00B85F3E"/>
    <w:rsid w:val="00B9080E"/>
    <w:rsid w:val="00B92714"/>
    <w:rsid w:val="00B94286"/>
    <w:rsid w:val="00B9446B"/>
    <w:rsid w:val="00B94A71"/>
    <w:rsid w:val="00B95C82"/>
    <w:rsid w:val="00BA0409"/>
    <w:rsid w:val="00BA171C"/>
    <w:rsid w:val="00BA250C"/>
    <w:rsid w:val="00BA2E0D"/>
    <w:rsid w:val="00BA3CAC"/>
    <w:rsid w:val="00BA4C6C"/>
    <w:rsid w:val="00BA58F0"/>
    <w:rsid w:val="00BA5C2F"/>
    <w:rsid w:val="00BA5D76"/>
    <w:rsid w:val="00BA6E22"/>
    <w:rsid w:val="00BA7730"/>
    <w:rsid w:val="00BA7892"/>
    <w:rsid w:val="00BA7A8B"/>
    <w:rsid w:val="00BB06A6"/>
    <w:rsid w:val="00BB10FE"/>
    <w:rsid w:val="00BB130B"/>
    <w:rsid w:val="00BB28A7"/>
    <w:rsid w:val="00BB2EB0"/>
    <w:rsid w:val="00BB3158"/>
    <w:rsid w:val="00BB5998"/>
    <w:rsid w:val="00BB726A"/>
    <w:rsid w:val="00BB72A8"/>
    <w:rsid w:val="00BB76BD"/>
    <w:rsid w:val="00BC0470"/>
    <w:rsid w:val="00BC0F4C"/>
    <w:rsid w:val="00BC16E8"/>
    <w:rsid w:val="00BC17CB"/>
    <w:rsid w:val="00BC23D8"/>
    <w:rsid w:val="00BC2B0A"/>
    <w:rsid w:val="00BC376C"/>
    <w:rsid w:val="00BC5459"/>
    <w:rsid w:val="00BC5598"/>
    <w:rsid w:val="00BD0D38"/>
    <w:rsid w:val="00BD10F1"/>
    <w:rsid w:val="00BD1408"/>
    <w:rsid w:val="00BD1415"/>
    <w:rsid w:val="00BD26CC"/>
    <w:rsid w:val="00BD2710"/>
    <w:rsid w:val="00BD4017"/>
    <w:rsid w:val="00BD443D"/>
    <w:rsid w:val="00BD4C89"/>
    <w:rsid w:val="00BD5C09"/>
    <w:rsid w:val="00BD7962"/>
    <w:rsid w:val="00BE2008"/>
    <w:rsid w:val="00BE30ED"/>
    <w:rsid w:val="00BE5CE6"/>
    <w:rsid w:val="00BE5F91"/>
    <w:rsid w:val="00BE7758"/>
    <w:rsid w:val="00BF0695"/>
    <w:rsid w:val="00BF1720"/>
    <w:rsid w:val="00BF3926"/>
    <w:rsid w:val="00BF4EB1"/>
    <w:rsid w:val="00BF6D1B"/>
    <w:rsid w:val="00BF70C8"/>
    <w:rsid w:val="00BF7EEB"/>
    <w:rsid w:val="00C03C13"/>
    <w:rsid w:val="00C07854"/>
    <w:rsid w:val="00C13A15"/>
    <w:rsid w:val="00C14CE9"/>
    <w:rsid w:val="00C14E43"/>
    <w:rsid w:val="00C15F8A"/>
    <w:rsid w:val="00C16698"/>
    <w:rsid w:val="00C20EE7"/>
    <w:rsid w:val="00C23E88"/>
    <w:rsid w:val="00C23FB9"/>
    <w:rsid w:val="00C24D0B"/>
    <w:rsid w:val="00C24DBB"/>
    <w:rsid w:val="00C24E2B"/>
    <w:rsid w:val="00C26515"/>
    <w:rsid w:val="00C36826"/>
    <w:rsid w:val="00C375A1"/>
    <w:rsid w:val="00C400FF"/>
    <w:rsid w:val="00C41976"/>
    <w:rsid w:val="00C429A6"/>
    <w:rsid w:val="00C42C73"/>
    <w:rsid w:val="00C453E2"/>
    <w:rsid w:val="00C46290"/>
    <w:rsid w:val="00C47EDB"/>
    <w:rsid w:val="00C537AC"/>
    <w:rsid w:val="00C540EE"/>
    <w:rsid w:val="00C5656B"/>
    <w:rsid w:val="00C574FE"/>
    <w:rsid w:val="00C62BA0"/>
    <w:rsid w:val="00C633BB"/>
    <w:rsid w:val="00C642DB"/>
    <w:rsid w:val="00C65232"/>
    <w:rsid w:val="00C654B0"/>
    <w:rsid w:val="00C658B4"/>
    <w:rsid w:val="00C65908"/>
    <w:rsid w:val="00C665D8"/>
    <w:rsid w:val="00C677B2"/>
    <w:rsid w:val="00C71A6C"/>
    <w:rsid w:val="00C73224"/>
    <w:rsid w:val="00C73366"/>
    <w:rsid w:val="00C73BF1"/>
    <w:rsid w:val="00C756C2"/>
    <w:rsid w:val="00C81E02"/>
    <w:rsid w:val="00C83C1A"/>
    <w:rsid w:val="00C845C0"/>
    <w:rsid w:val="00C84EB3"/>
    <w:rsid w:val="00C85358"/>
    <w:rsid w:val="00C90583"/>
    <w:rsid w:val="00C9260F"/>
    <w:rsid w:val="00C94038"/>
    <w:rsid w:val="00C94C51"/>
    <w:rsid w:val="00C9628A"/>
    <w:rsid w:val="00C965D6"/>
    <w:rsid w:val="00C975D8"/>
    <w:rsid w:val="00CA01D3"/>
    <w:rsid w:val="00CA0392"/>
    <w:rsid w:val="00CA0C70"/>
    <w:rsid w:val="00CA1519"/>
    <w:rsid w:val="00CA66C8"/>
    <w:rsid w:val="00CB012E"/>
    <w:rsid w:val="00CB0641"/>
    <w:rsid w:val="00CB1645"/>
    <w:rsid w:val="00CB40A9"/>
    <w:rsid w:val="00CB591F"/>
    <w:rsid w:val="00CB5B49"/>
    <w:rsid w:val="00CB63D8"/>
    <w:rsid w:val="00CB65E0"/>
    <w:rsid w:val="00CC0B78"/>
    <w:rsid w:val="00CC0F48"/>
    <w:rsid w:val="00CC15DA"/>
    <w:rsid w:val="00CC1651"/>
    <w:rsid w:val="00CC2BD1"/>
    <w:rsid w:val="00CC2F8D"/>
    <w:rsid w:val="00CC7460"/>
    <w:rsid w:val="00CD0079"/>
    <w:rsid w:val="00CD24AD"/>
    <w:rsid w:val="00CD2FE6"/>
    <w:rsid w:val="00CD3F14"/>
    <w:rsid w:val="00CD44A5"/>
    <w:rsid w:val="00CD59E2"/>
    <w:rsid w:val="00CD621E"/>
    <w:rsid w:val="00CE050B"/>
    <w:rsid w:val="00CE0721"/>
    <w:rsid w:val="00CE2781"/>
    <w:rsid w:val="00CE4D24"/>
    <w:rsid w:val="00CE72CA"/>
    <w:rsid w:val="00CE7565"/>
    <w:rsid w:val="00CE7A92"/>
    <w:rsid w:val="00CF0465"/>
    <w:rsid w:val="00CF1FCE"/>
    <w:rsid w:val="00CF4811"/>
    <w:rsid w:val="00CF5B8B"/>
    <w:rsid w:val="00CF6B08"/>
    <w:rsid w:val="00CF7B3A"/>
    <w:rsid w:val="00D011E9"/>
    <w:rsid w:val="00D01A2C"/>
    <w:rsid w:val="00D03E5A"/>
    <w:rsid w:val="00D0647E"/>
    <w:rsid w:val="00D06D4B"/>
    <w:rsid w:val="00D11A98"/>
    <w:rsid w:val="00D142E5"/>
    <w:rsid w:val="00D164A3"/>
    <w:rsid w:val="00D16CCF"/>
    <w:rsid w:val="00D17FCB"/>
    <w:rsid w:val="00D20130"/>
    <w:rsid w:val="00D20225"/>
    <w:rsid w:val="00D202C5"/>
    <w:rsid w:val="00D2048B"/>
    <w:rsid w:val="00D20A51"/>
    <w:rsid w:val="00D2172E"/>
    <w:rsid w:val="00D21817"/>
    <w:rsid w:val="00D21972"/>
    <w:rsid w:val="00D222C8"/>
    <w:rsid w:val="00D22BBA"/>
    <w:rsid w:val="00D24137"/>
    <w:rsid w:val="00D2738A"/>
    <w:rsid w:val="00D30195"/>
    <w:rsid w:val="00D325F5"/>
    <w:rsid w:val="00D32789"/>
    <w:rsid w:val="00D332AA"/>
    <w:rsid w:val="00D33551"/>
    <w:rsid w:val="00D337DF"/>
    <w:rsid w:val="00D3468B"/>
    <w:rsid w:val="00D34719"/>
    <w:rsid w:val="00D3576C"/>
    <w:rsid w:val="00D40BDA"/>
    <w:rsid w:val="00D417B3"/>
    <w:rsid w:val="00D44BDA"/>
    <w:rsid w:val="00D450F6"/>
    <w:rsid w:val="00D454FC"/>
    <w:rsid w:val="00D45DBA"/>
    <w:rsid w:val="00D460D4"/>
    <w:rsid w:val="00D50777"/>
    <w:rsid w:val="00D53002"/>
    <w:rsid w:val="00D543EA"/>
    <w:rsid w:val="00D5442D"/>
    <w:rsid w:val="00D55421"/>
    <w:rsid w:val="00D5721E"/>
    <w:rsid w:val="00D602DB"/>
    <w:rsid w:val="00D604DA"/>
    <w:rsid w:val="00D60727"/>
    <w:rsid w:val="00D63770"/>
    <w:rsid w:val="00D64786"/>
    <w:rsid w:val="00D65C08"/>
    <w:rsid w:val="00D663AD"/>
    <w:rsid w:val="00D707D6"/>
    <w:rsid w:val="00D70C54"/>
    <w:rsid w:val="00D758DE"/>
    <w:rsid w:val="00D76DC1"/>
    <w:rsid w:val="00D80917"/>
    <w:rsid w:val="00D83223"/>
    <w:rsid w:val="00D834BB"/>
    <w:rsid w:val="00D87055"/>
    <w:rsid w:val="00D9039A"/>
    <w:rsid w:val="00D910D2"/>
    <w:rsid w:val="00D91686"/>
    <w:rsid w:val="00D92784"/>
    <w:rsid w:val="00D96C65"/>
    <w:rsid w:val="00D97776"/>
    <w:rsid w:val="00D97A9B"/>
    <w:rsid w:val="00DA0FA8"/>
    <w:rsid w:val="00DA1D13"/>
    <w:rsid w:val="00DA2506"/>
    <w:rsid w:val="00DA2887"/>
    <w:rsid w:val="00DA2C4A"/>
    <w:rsid w:val="00DA414F"/>
    <w:rsid w:val="00DA42ED"/>
    <w:rsid w:val="00DA5757"/>
    <w:rsid w:val="00DA5A6B"/>
    <w:rsid w:val="00DA637F"/>
    <w:rsid w:val="00DA70F7"/>
    <w:rsid w:val="00DB072A"/>
    <w:rsid w:val="00DB2B70"/>
    <w:rsid w:val="00DB43EE"/>
    <w:rsid w:val="00DB46CB"/>
    <w:rsid w:val="00DB6BB9"/>
    <w:rsid w:val="00DC02BC"/>
    <w:rsid w:val="00DC131A"/>
    <w:rsid w:val="00DC20F6"/>
    <w:rsid w:val="00DC24E7"/>
    <w:rsid w:val="00DC35B2"/>
    <w:rsid w:val="00DC4787"/>
    <w:rsid w:val="00DC5120"/>
    <w:rsid w:val="00DC66FE"/>
    <w:rsid w:val="00DC7FDD"/>
    <w:rsid w:val="00DD08EE"/>
    <w:rsid w:val="00DD0A92"/>
    <w:rsid w:val="00DD2048"/>
    <w:rsid w:val="00DD461E"/>
    <w:rsid w:val="00DE0FB6"/>
    <w:rsid w:val="00DE1C55"/>
    <w:rsid w:val="00DE1FFC"/>
    <w:rsid w:val="00DE228D"/>
    <w:rsid w:val="00DE2582"/>
    <w:rsid w:val="00DE26AE"/>
    <w:rsid w:val="00DE2E0F"/>
    <w:rsid w:val="00DE3637"/>
    <w:rsid w:val="00DE4D27"/>
    <w:rsid w:val="00DE4D52"/>
    <w:rsid w:val="00DE539B"/>
    <w:rsid w:val="00DE718F"/>
    <w:rsid w:val="00DF0332"/>
    <w:rsid w:val="00DF22D9"/>
    <w:rsid w:val="00DF3F48"/>
    <w:rsid w:val="00DF57DC"/>
    <w:rsid w:val="00DF792A"/>
    <w:rsid w:val="00E01B95"/>
    <w:rsid w:val="00E022C1"/>
    <w:rsid w:val="00E03AE2"/>
    <w:rsid w:val="00E04B7A"/>
    <w:rsid w:val="00E055CC"/>
    <w:rsid w:val="00E073EE"/>
    <w:rsid w:val="00E11383"/>
    <w:rsid w:val="00E11FDA"/>
    <w:rsid w:val="00E13AD0"/>
    <w:rsid w:val="00E1457E"/>
    <w:rsid w:val="00E16188"/>
    <w:rsid w:val="00E20BB3"/>
    <w:rsid w:val="00E21492"/>
    <w:rsid w:val="00E22CFF"/>
    <w:rsid w:val="00E230AE"/>
    <w:rsid w:val="00E23BC6"/>
    <w:rsid w:val="00E2672A"/>
    <w:rsid w:val="00E309AB"/>
    <w:rsid w:val="00E313C3"/>
    <w:rsid w:val="00E31743"/>
    <w:rsid w:val="00E32270"/>
    <w:rsid w:val="00E34BE7"/>
    <w:rsid w:val="00E40B73"/>
    <w:rsid w:val="00E41895"/>
    <w:rsid w:val="00E42A1C"/>
    <w:rsid w:val="00E42D9F"/>
    <w:rsid w:val="00E4456B"/>
    <w:rsid w:val="00E44F6E"/>
    <w:rsid w:val="00E4638A"/>
    <w:rsid w:val="00E476A5"/>
    <w:rsid w:val="00E47C54"/>
    <w:rsid w:val="00E51B31"/>
    <w:rsid w:val="00E51FDE"/>
    <w:rsid w:val="00E54903"/>
    <w:rsid w:val="00E549AF"/>
    <w:rsid w:val="00E55224"/>
    <w:rsid w:val="00E61C70"/>
    <w:rsid w:val="00E61E9B"/>
    <w:rsid w:val="00E621A3"/>
    <w:rsid w:val="00E622D7"/>
    <w:rsid w:val="00E6278F"/>
    <w:rsid w:val="00E660EB"/>
    <w:rsid w:val="00E66FCC"/>
    <w:rsid w:val="00E71F40"/>
    <w:rsid w:val="00E72CC9"/>
    <w:rsid w:val="00E73112"/>
    <w:rsid w:val="00E763B9"/>
    <w:rsid w:val="00E80B2E"/>
    <w:rsid w:val="00E80CD0"/>
    <w:rsid w:val="00E8212C"/>
    <w:rsid w:val="00E821E3"/>
    <w:rsid w:val="00E82A5B"/>
    <w:rsid w:val="00E85D27"/>
    <w:rsid w:val="00E86646"/>
    <w:rsid w:val="00E86700"/>
    <w:rsid w:val="00E8752D"/>
    <w:rsid w:val="00E87A83"/>
    <w:rsid w:val="00E91D11"/>
    <w:rsid w:val="00E92852"/>
    <w:rsid w:val="00E93AF1"/>
    <w:rsid w:val="00E94CB8"/>
    <w:rsid w:val="00E95087"/>
    <w:rsid w:val="00E956E7"/>
    <w:rsid w:val="00E97DA0"/>
    <w:rsid w:val="00EA0332"/>
    <w:rsid w:val="00EA089D"/>
    <w:rsid w:val="00EA0BCC"/>
    <w:rsid w:val="00EA0C41"/>
    <w:rsid w:val="00EA15B2"/>
    <w:rsid w:val="00EA2A73"/>
    <w:rsid w:val="00EA3D9E"/>
    <w:rsid w:val="00EA4977"/>
    <w:rsid w:val="00EA5120"/>
    <w:rsid w:val="00EA56F1"/>
    <w:rsid w:val="00EB0201"/>
    <w:rsid w:val="00EB0616"/>
    <w:rsid w:val="00EB1919"/>
    <w:rsid w:val="00EB3ECC"/>
    <w:rsid w:val="00EB5A45"/>
    <w:rsid w:val="00EB6818"/>
    <w:rsid w:val="00EB7AC2"/>
    <w:rsid w:val="00EB7F45"/>
    <w:rsid w:val="00EC2D28"/>
    <w:rsid w:val="00EC7258"/>
    <w:rsid w:val="00EC766F"/>
    <w:rsid w:val="00EC7DE3"/>
    <w:rsid w:val="00ED219A"/>
    <w:rsid w:val="00ED3FC2"/>
    <w:rsid w:val="00ED4C04"/>
    <w:rsid w:val="00ED52BD"/>
    <w:rsid w:val="00ED5F12"/>
    <w:rsid w:val="00ED6AAD"/>
    <w:rsid w:val="00EE00A7"/>
    <w:rsid w:val="00EE3361"/>
    <w:rsid w:val="00EE3CD7"/>
    <w:rsid w:val="00EE5509"/>
    <w:rsid w:val="00EE695B"/>
    <w:rsid w:val="00EE6C43"/>
    <w:rsid w:val="00EE7933"/>
    <w:rsid w:val="00EF0642"/>
    <w:rsid w:val="00EF6121"/>
    <w:rsid w:val="00EF626E"/>
    <w:rsid w:val="00F028C5"/>
    <w:rsid w:val="00F038DD"/>
    <w:rsid w:val="00F0497C"/>
    <w:rsid w:val="00F055AD"/>
    <w:rsid w:val="00F07443"/>
    <w:rsid w:val="00F1015C"/>
    <w:rsid w:val="00F11BF5"/>
    <w:rsid w:val="00F11DBE"/>
    <w:rsid w:val="00F147BD"/>
    <w:rsid w:val="00F1699C"/>
    <w:rsid w:val="00F174D4"/>
    <w:rsid w:val="00F174E4"/>
    <w:rsid w:val="00F179B4"/>
    <w:rsid w:val="00F17E9D"/>
    <w:rsid w:val="00F20B02"/>
    <w:rsid w:val="00F22FCC"/>
    <w:rsid w:val="00F23585"/>
    <w:rsid w:val="00F247D7"/>
    <w:rsid w:val="00F25646"/>
    <w:rsid w:val="00F27985"/>
    <w:rsid w:val="00F279CA"/>
    <w:rsid w:val="00F27F37"/>
    <w:rsid w:val="00F30AF9"/>
    <w:rsid w:val="00F31DCB"/>
    <w:rsid w:val="00F330E6"/>
    <w:rsid w:val="00F34735"/>
    <w:rsid w:val="00F35BC7"/>
    <w:rsid w:val="00F35D73"/>
    <w:rsid w:val="00F36F7B"/>
    <w:rsid w:val="00F37050"/>
    <w:rsid w:val="00F414AC"/>
    <w:rsid w:val="00F41713"/>
    <w:rsid w:val="00F4205A"/>
    <w:rsid w:val="00F4297D"/>
    <w:rsid w:val="00F43B2D"/>
    <w:rsid w:val="00F44955"/>
    <w:rsid w:val="00F44C63"/>
    <w:rsid w:val="00F46484"/>
    <w:rsid w:val="00F464E0"/>
    <w:rsid w:val="00F46BF1"/>
    <w:rsid w:val="00F50FD2"/>
    <w:rsid w:val="00F510FD"/>
    <w:rsid w:val="00F51931"/>
    <w:rsid w:val="00F53014"/>
    <w:rsid w:val="00F53CE8"/>
    <w:rsid w:val="00F56177"/>
    <w:rsid w:val="00F61B9D"/>
    <w:rsid w:val="00F6318C"/>
    <w:rsid w:val="00F639AC"/>
    <w:rsid w:val="00F65CAA"/>
    <w:rsid w:val="00F71DE2"/>
    <w:rsid w:val="00F73182"/>
    <w:rsid w:val="00F738AB"/>
    <w:rsid w:val="00F74C0A"/>
    <w:rsid w:val="00F75509"/>
    <w:rsid w:val="00F902EF"/>
    <w:rsid w:val="00F91C5B"/>
    <w:rsid w:val="00F940A3"/>
    <w:rsid w:val="00F94679"/>
    <w:rsid w:val="00F958BF"/>
    <w:rsid w:val="00F96238"/>
    <w:rsid w:val="00FA03EC"/>
    <w:rsid w:val="00FA10BD"/>
    <w:rsid w:val="00FA28B0"/>
    <w:rsid w:val="00FA3570"/>
    <w:rsid w:val="00FA4289"/>
    <w:rsid w:val="00FB108B"/>
    <w:rsid w:val="00FB4923"/>
    <w:rsid w:val="00FB6FF8"/>
    <w:rsid w:val="00FC1EDC"/>
    <w:rsid w:val="00FC33A3"/>
    <w:rsid w:val="00FC37A8"/>
    <w:rsid w:val="00FC3B62"/>
    <w:rsid w:val="00FC45EF"/>
    <w:rsid w:val="00FC57BC"/>
    <w:rsid w:val="00FC5D51"/>
    <w:rsid w:val="00FC5DB3"/>
    <w:rsid w:val="00FC74C2"/>
    <w:rsid w:val="00FD01B2"/>
    <w:rsid w:val="00FD1091"/>
    <w:rsid w:val="00FD16B7"/>
    <w:rsid w:val="00FD1BAF"/>
    <w:rsid w:val="00FD2590"/>
    <w:rsid w:val="00FD276D"/>
    <w:rsid w:val="00FD4F15"/>
    <w:rsid w:val="00FD6A23"/>
    <w:rsid w:val="00FD7360"/>
    <w:rsid w:val="00FD75B2"/>
    <w:rsid w:val="00FD7BD8"/>
    <w:rsid w:val="00FE23C4"/>
    <w:rsid w:val="00FE4A9D"/>
    <w:rsid w:val="00FE59B9"/>
    <w:rsid w:val="00FE78D1"/>
    <w:rsid w:val="00FF011E"/>
    <w:rsid w:val="00FF336B"/>
    <w:rsid w:val="00FF3B57"/>
    <w:rsid w:val="00FF3E7C"/>
    <w:rsid w:val="00FF729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next w:val="BodyText"/>
    <w:qFormat/>
    <w:rsid w:val="0074764B"/>
    <w:pPr>
      <w:spacing w:before="120"/>
      <w:ind w:left="907"/>
    </w:pPr>
    <w:rPr>
      <w:rFonts w:ascii="Century Schoolbook" w:hAnsi="Century Schoolbook"/>
      <w:sz w:val="20"/>
      <w:szCs w:val="24"/>
      <w:lang w:bidi="he-IL"/>
    </w:rPr>
  </w:style>
  <w:style w:type="paragraph" w:styleId="Heading1">
    <w:name w:val="heading 1"/>
    <w:basedOn w:val="Normal"/>
    <w:next w:val="BodyText"/>
    <w:link w:val="Heading1Char"/>
    <w:uiPriority w:val="99"/>
    <w:qFormat/>
    <w:rsid w:val="00F1699C"/>
    <w:pPr>
      <w:keepNext/>
      <w:keepLines/>
      <w:numPr>
        <w:numId w:val="5"/>
      </w:numPr>
      <w:spacing w:before="480"/>
      <w:outlineLvl w:val="0"/>
    </w:pPr>
    <w:rPr>
      <w:rFonts w:ascii="Tahoma" w:hAnsi="Tahoma" w:cs="Arial"/>
      <w:b/>
      <w:bCs/>
      <w:color w:val="008CD6"/>
      <w:kern w:val="18"/>
      <w:sz w:val="24"/>
    </w:rPr>
  </w:style>
  <w:style w:type="paragraph" w:styleId="Heading2">
    <w:name w:val="heading 2"/>
    <w:basedOn w:val="Heading1"/>
    <w:next w:val="BodyText"/>
    <w:link w:val="Heading2Char"/>
    <w:uiPriority w:val="99"/>
    <w:qFormat/>
    <w:rsid w:val="007A22B3"/>
    <w:pPr>
      <w:numPr>
        <w:ilvl w:val="1"/>
      </w:numPr>
      <w:spacing w:before="360" w:after="120"/>
      <w:outlineLvl w:val="1"/>
    </w:pPr>
  </w:style>
  <w:style w:type="paragraph" w:styleId="Heading3">
    <w:name w:val="heading 3"/>
    <w:basedOn w:val="Heading2"/>
    <w:next w:val="BodyText"/>
    <w:link w:val="Heading3Char"/>
    <w:uiPriority w:val="99"/>
    <w:qFormat/>
    <w:rsid w:val="007A22B3"/>
    <w:pPr>
      <w:numPr>
        <w:ilvl w:val="2"/>
      </w:numPr>
      <w:outlineLvl w:val="2"/>
    </w:pPr>
  </w:style>
  <w:style w:type="paragraph" w:styleId="Heading4">
    <w:name w:val="heading 4"/>
    <w:basedOn w:val="Heading3"/>
    <w:next w:val="BodyText"/>
    <w:link w:val="Heading4Char"/>
    <w:uiPriority w:val="99"/>
    <w:qFormat/>
    <w:rsid w:val="00266141"/>
    <w:pPr>
      <w:numPr>
        <w:ilvl w:val="3"/>
      </w:numPr>
      <w:spacing w:after="0"/>
      <w:outlineLvl w:val="3"/>
    </w:pPr>
    <w:rPr>
      <w:kern w:val="0"/>
    </w:rPr>
  </w:style>
  <w:style w:type="paragraph" w:styleId="Heading5">
    <w:name w:val="heading 5"/>
    <w:basedOn w:val="Heading4"/>
    <w:next w:val="BodyText"/>
    <w:link w:val="Heading5Char"/>
    <w:uiPriority w:val="99"/>
    <w:qFormat/>
    <w:rsid w:val="00266141"/>
    <w:pPr>
      <w:numPr>
        <w:ilvl w:val="4"/>
      </w:numPr>
      <w:ind w:left="1800" w:hanging="360"/>
      <w:outlineLvl w:val="4"/>
    </w:pPr>
    <w:rPr>
      <w:sz w:val="22"/>
      <w:szCs w:val="22"/>
    </w:rPr>
  </w:style>
  <w:style w:type="paragraph" w:styleId="Heading6">
    <w:name w:val="heading 6"/>
    <w:basedOn w:val="Heading5"/>
    <w:next w:val="BodyText"/>
    <w:link w:val="Heading6Char"/>
    <w:uiPriority w:val="99"/>
    <w:qFormat/>
    <w:rsid w:val="00266141"/>
    <w:pPr>
      <w:numPr>
        <w:ilvl w:val="5"/>
      </w:numPr>
      <w:ind w:left="1800" w:hanging="360"/>
      <w:outlineLvl w:val="5"/>
    </w:pPr>
  </w:style>
  <w:style w:type="paragraph" w:styleId="Heading7">
    <w:name w:val="heading 7"/>
    <w:basedOn w:val="Heading6"/>
    <w:next w:val="BodyText"/>
    <w:link w:val="Heading7Char"/>
    <w:uiPriority w:val="99"/>
    <w:qFormat/>
    <w:rsid w:val="007A22B3"/>
    <w:pPr>
      <w:numPr>
        <w:ilvl w:val="6"/>
      </w:numPr>
      <w:ind w:left="1800" w:hanging="360"/>
      <w:outlineLvl w:val="6"/>
    </w:pPr>
  </w:style>
  <w:style w:type="paragraph" w:styleId="Heading8">
    <w:name w:val="heading 8"/>
    <w:basedOn w:val="BodyText"/>
    <w:next w:val="BodyText"/>
    <w:link w:val="Heading8Char"/>
    <w:uiPriority w:val="99"/>
    <w:qFormat/>
    <w:rsid w:val="007A22B3"/>
    <w:pPr>
      <w:keepNext/>
      <w:keepLines/>
      <w:numPr>
        <w:ilvl w:val="7"/>
        <w:numId w:val="5"/>
      </w:numPr>
      <w:tabs>
        <w:tab w:val="clear" w:pos="1247"/>
        <w:tab w:val="left" w:pos="1418"/>
        <w:tab w:val="left" w:pos="1985"/>
        <w:tab w:val="left" w:pos="2552"/>
        <w:tab w:val="left" w:pos="3119"/>
        <w:tab w:val="left" w:pos="3686"/>
      </w:tabs>
      <w:spacing w:before="180"/>
      <w:ind w:right="720"/>
      <w:outlineLvl w:val="7"/>
    </w:pPr>
    <w:rPr>
      <w:rFonts w:cs="Arial"/>
      <w:b/>
      <w:bCs/>
      <w:color w:val="008CD6"/>
      <w:szCs w:val="22"/>
    </w:rPr>
  </w:style>
  <w:style w:type="paragraph" w:styleId="Heading9">
    <w:name w:val="heading 9"/>
    <w:basedOn w:val="Heading8"/>
    <w:next w:val="BodyText"/>
    <w:link w:val="Heading9Char"/>
    <w:uiPriority w:val="99"/>
    <w:qFormat/>
    <w:rsid w:val="007A22B3"/>
    <w:pPr>
      <w:numPr>
        <w:ilvl w:val="8"/>
      </w:numPr>
      <w:tabs>
        <w:tab w:val="num" w:pos="1800"/>
      </w:tabs>
      <w:spacing w:after="90"/>
      <w:ind w:left="1800" w:hanging="3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F05F5"/>
    <w:rPr>
      <w:rFonts w:ascii="Tahoma" w:hAnsi="Tahoma" w:cs="Arial"/>
      <w:b/>
      <w:bCs/>
      <w:color w:val="008CD6"/>
      <w:kern w:val="18"/>
      <w:sz w:val="24"/>
      <w:szCs w:val="24"/>
      <w:lang w:bidi="he-IL"/>
    </w:rPr>
  </w:style>
  <w:style w:type="character" w:customStyle="1" w:styleId="Heading2Char">
    <w:name w:val="Heading 2 Char"/>
    <w:basedOn w:val="DefaultParagraphFont"/>
    <w:link w:val="Heading2"/>
    <w:uiPriority w:val="99"/>
    <w:locked/>
    <w:rsid w:val="002F05F5"/>
    <w:rPr>
      <w:rFonts w:ascii="Tahoma" w:hAnsi="Tahoma" w:cs="Arial"/>
      <w:b/>
      <w:bCs/>
      <w:color w:val="008CD6"/>
      <w:kern w:val="18"/>
      <w:sz w:val="24"/>
      <w:szCs w:val="24"/>
      <w:lang w:bidi="he-IL"/>
    </w:rPr>
  </w:style>
  <w:style w:type="character" w:customStyle="1" w:styleId="Heading3Char">
    <w:name w:val="Heading 3 Char"/>
    <w:basedOn w:val="DefaultParagraphFont"/>
    <w:link w:val="Heading3"/>
    <w:uiPriority w:val="99"/>
    <w:locked/>
    <w:rsid w:val="002F05F5"/>
    <w:rPr>
      <w:rFonts w:ascii="Tahoma" w:hAnsi="Tahoma" w:cs="Arial"/>
      <w:b/>
      <w:bCs/>
      <w:color w:val="008CD6"/>
      <w:kern w:val="18"/>
      <w:sz w:val="24"/>
      <w:szCs w:val="24"/>
      <w:lang w:bidi="he-IL"/>
    </w:rPr>
  </w:style>
  <w:style w:type="character" w:customStyle="1" w:styleId="Heading4Char">
    <w:name w:val="Heading 4 Char"/>
    <w:basedOn w:val="DefaultParagraphFont"/>
    <w:link w:val="Heading4"/>
    <w:uiPriority w:val="99"/>
    <w:locked/>
    <w:rsid w:val="002F05F5"/>
    <w:rPr>
      <w:rFonts w:ascii="Tahoma" w:hAnsi="Tahoma" w:cs="Arial"/>
      <w:b/>
      <w:bCs/>
      <w:color w:val="008CD6"/>
      <w:sz w:val="24"/>
      <w:szCs w:val="24"/>
      <w:lang w:bidi="he-IL"/>
    </w:rPr>
  </w:style>
  <w:style w:type="character" w:customStyle="1" w:styleId="Heading5Char">
    <w:name w:val="Heading 5 Char"/>
    <w:basedOn w:val="DefaultParagraphFont"/>
    <w:link w:val="Heading5"/>
    <w:uiPriority w:val="99"/>
    <w:locked/>
    <w:rsid w:val="002F05F5"/>
    <w:rPr>
      <w:rFonts w:ascii="Tahoma" w:hAnsi="Tahoma" w:cs="Arial"/>
      <w:b/>
      <w:bCs/>
      <w:color w:val="008CD6"/>
      <w:lang w:bidi="he-IL"/>
    </w:rPr>
  </w:style>
  <w:style w:type="character" w:customStyle="1" w:styleId="Heading6Char">
    <w:name w:val="Heading 6 Char"/>
    <w:basedOn w:val="DefaultParagraphFont"/>
    <w:link w:val="Heading6"/>
    <w:uiPriority w:val="99"/>
    <w:locked/>
    <w:rsid w:val="002F05F5"/>
    <w:rPr>
      <w:rFonts w:ascii="Tahoma" w:hAnsi="Tahoma" w:cs="Arial"/>
      <w:b/>
      <w:bCs/>
      <w:color w:val="008CD6"/>
      <w:lang w:bidi="he-IL"/>
    </w:rPr>
  </w:style>
  <w:style w:type="character" w:customStyle="1" w:styleId="Heading7Char">
    <w:name w:val="Heading 7 Char"/>
    <w:basedOn w:val="DefaultParagraphFont"/>
    <w:link w:val="Heading7"/>
    <w:uiPriority w:val="99"/>
    <w:locked/>
    <w:rsid w:val="002F05F5"/>
    <w:rPr>
      <w:rFonts w:ascii="Tahoma" w:hAnsi="Tahoma" w:cs="Arial"/>
      <w:b/>
      <w:bCs/>
      <w:color w:val="008CD6"/>
      <w:lang w:bidi="he-IL"/>
    </w:rPr>
  </w:style>
  <w:style w:type="character" w:customStyle="1" w:styleId="Heading8Char">
    <w:name w:val="Heading 8 Char"/>
    <w:basedOn w:val="DefaultParagraphFont"/>
    <w:link w:val="Heading8"/>
    <w:uiPriority w:val="99"/>
    <w:locked/>
    <w:rsid w:val="002F05F5"/>
    <w:rPr>
      <w:rFonts w:ascii="Century Schoolbook" w:hAnsi="Century Schoolbook" w:cs="Arial"/>
      <w:b/>
      <w:bCs/>
      <w:color w:val="008CD6"/>
      <w:lang w:bidi="he-IL"/>
    </w:rPr>
  </w:style>
  <w:style w:type="character" w:customStyle="1" w:styleId="Heading9Char">
    <w:name w:val="Heading 9 Char"/>
    <w:basedOn w:val="DefaultParagraphFont"/>
    <w:link w:val="Heading9"/>
    <w:uiPriority w:val="99"/>
    <w:locked/>
    <w:rsid w:val="002F05F5"/>
    <w:rPr>
      <w:rFonts w:ascii="Century Schoolbook" w:hAnsi="Century Schoolbook" w:cs="Arial"/>
      <w:b/>
      <w:bCs/>
      <w:color w:val="008CD6"/>
      <w:lang w:bidi="he-IL"/>
    </w:rPr>
  </w:style>
  <w:style w:type="paragraph" w:styleId="BodyText">
    <w:name w:val="Body Text"/>
    <w:basedOn w:val="Normal"/>
    <w:link w:val="BodyTextChar"/>
    <w:uiPriority w:val="99"/>
    <w:rsid w:val="00F1699C"/>
    <w:pPr>
      <w:tabs>
        <w:tab w:val="left" w:pos="1247"/>
        <w:tab w:val="left" w:pos="1588"/>
        <w:tab w:val="left" w:pos="1928"/>
        <w:tab w:val="left" w:pos="2268"/>
        <w:tab w:val="left" w:pos="3402"/>
      </w:tabs>
    </w:pPr>
    <w:rPr>
      <w:sz w:val="22"/>
    </w:rPr>
  </w:style>
  <w:style w:type="character" w:customStyle="1" w:styleId="BodyTextChar">
    <w:name w:val="Body Text Char"/>
    <w:basedOn w:val="DefaultParagraphFont"/>
    <w:link w:val="BodyText"/>
    <w:uiPriority w:val="99"/>
    <w:locked/>
    <w:rsid w:val="00F1699C"/>
    <w:rPr>
      <w:rFonts w:ascii="Century Schoolbook" w:hAnsi="Century Schoolbook" w:cs="Times New Roman"/>
      <w:sz w:val="24"/>
      <w:szCs w:val="24"/>
      <w:lang w:val="en-US" w:eastAsia="en-US" w:bidi="he-IL"/>
    </w:rPr>
  </w:style>
  <w:style w:type="paragraph" w:customStyle="1" w:styleId="Bullet1">
    <w:name w:val="Bullet 1"/>
    <w:basedOn w:val="BodyText"/>
    <w:link w:val="Bullet1Char"/>
    <w:rsid w:val="007A22B3"/>
    <w:pPr>
      <w:keepLines/>
      <w:numPr>
        <w:numId w:val="6"/>
      </w:numPr>
      <w:tabs>
        <w:tab w:val="clear" w:pos="1588"/>
        <w:tab w:val="clear" w:pos="1928"/>
        <w:tab w:val="clear" w:pos="2268"/>
        <w:tab w:val="clear" w:pos="3402"/>
      </w:tabs>
      <w:spacing w:before="60" w:after="60" w:line="260" w:lineRule="atLeast"/>
    </w:pPr>
  </w:style>
  <w:style w:type="paragraph" w:customStyle="1" w:styleId="Bullet2">
    <w:name w:val="Bullet 2"/>
    <w:basedOn w:val="BodyText"/>
    <w:rsid w:val="00FB4923"/>
    <w:pPr>
      <w:keepLines/>
      <w:numPr>
        <w:ilvl w:val="1"/>
        <w:numId w:val="6"/>
      </w:numPr>
      <w:tabs>
        <w:tab w:val="clear" w:pos="1247"/>
        <w:tab w:val="clear" w:pos="1928"/>
        <w:tab w:val="clear" w:pos="2268"/>
        <w:tab w:val="clear" w:pos="3402"/>
      </w:tabs>
      <w:spacing w:before="60" w:after="60" w:line="260" w:lineRule="atLeast"/>
    </w:pPr>
  </w:style>
  <w:style w:type="paragraph" w:customStyle="1" w:styleId="Note">
    <w:name w:val="Note"/>
    <w:basedOn w:val="BodyText"/>
    <w:next w:val="BodyText"/>
    <w:uiPriority w:val="99"/>
    <w:rsid w:val="00FB4923"/>
    <w:pPr>
      <w:keepNext/>
      <w:shd w:val="clear" w:color="auto" w:fill="CECECE"/>
      <w:tabs>
        <w:tab w:val="clear" w:pos="1247"/>
        <w:tab w:val="clear" w:pos="1588"/>
        <w:tab w:val="clear" w:pos="1928"/>
        <w:tab w:val="clear" w:pos="2268"/>
        <w:tab w:val="clear" w:pos="3402"/>
      </w:tabs>
      <w:spacing w:after="60"/>
      <w:ind w:left="1587" w:hanging="680"/>
    </w:pPr>
  </w:style>
  <w:style w:type="character" w:styleId="Hyperlink">
    <w:name w:val="Hyperlink"/>
    <w:basedOn w:val="DefaultParagraphFont"/>
    <w:uiPriority w:val="99"/>
    <w:rsid w:val="00FB4923"/>
    <w:rPr>
      <w:rFonts w:cs="Times New Roman"/>
      <w:color w:val="0000FF"/>
      <w:u w:val="single"/>
    </w:rPr>
  </w:style>
  <w:style w:type="paragraph" w:customStyle="1" w:styleId="PicLarge">
    <w:name w:val="PicLarge"/>
    <w:basedOn w:val="Pic"/>
    <w:uiPriority w:val="99"/>
    <w:rsid w:val="00FB4923"/>
    <w:pPr>
      <w:ind w:left="0"/>
    </w:pPr>
  </w:style>
  <w:style w:type="paragraph" w:customStyle="1" w:styleId="Pic">
    <w:name w:val="Pic"/>
    <w:basedOn w:val="BodyText"/>
    <w:next w:val="BodyText"/>
    <w:uiPriority w:val="99"/>
    <w:rsid w:val="00FB4923"/>
    <w:pPr>
      <w:spacing w:before="180" w:after="240" w:line="320" w:lineRule="atLeast"/>
    </w:pPr>
    <w:rPr>
      <w:szCs w:val="22"/>
    </w:rPr>
  </w:style>
  <w:style w:type="paragraph" w:customStyle="1" w:styleId="Step">
    <w:name w:val="Step"/>
    <w:basedOn w:val="BodyText"/>
    <w:uiPriority w:val="99"/>
    <w:rsid w:val="007A22B3"/>
    <w:pPr>
      <w:keepLines/>
      <w:numPr>
        <w:numId w:val="7"/>
      </w:numPr>
      <w:tabs>
        <w:tab w:val="clear" w:pos="1588"/>
        <w:tab w:val="clear" w:pos="1928"/>
        <w:tab w:val="clear" w:pos="2268"/>
        <w:tab w:val="clear" w:pos="3402"/>
      </w:tabs>
    </w:pPr>
  </w:style>
  <w:style w:type="paragraph" w:customStyle="1" w:styleId="SubStep">
    <w:name w:val="SubStep"/>
    <w:basedOn w:val="BodyText"/>
    <w:uiPriority w:val="99"/>
    <w:rsid w:val="00A32D66"/>
    <w:pPr>
      <w:keepLines/>
      <w:numPr>
        <w:ilvl w:val="1"/>
        <w:numId w:val="7"/>
      </w:numPr>
      <w:tabs>
        <w:tab w:val="clear" w:pos="1247"/>
        <w:tab w:val="clear" w:pos="1928"/>
        <w:tab w:val="clear" w:pos="2268"/>
        <w:tab w:val="clear" w:pos="3402"/>
      </w:tabs>
    </w:pPr>
  </w:style>
  <w:style w:type="paragraph" w:customStyle="1" w:styleId="TabNormal">
    <w:name w:val="TabNormal"/>
    <w:basedOn w:val="BodyText"/>
    <w:uiPriority w:val="99"/>
    <w:rsid w:val="007A22B3"/>
    <w:pPr>
      <w:tabs>
        <w:tab w:val="left" w:pos="454"/>
        <w:tab w:val="left" w:pos="907"/>
        <w:tab w:val="left" w:pos="1814"/>
        <w:tab w:val="left" w:pos="2722"/>
      </w:tabs>
      <w:spacing w:before="60" w:after="60"/>
      <w:ind w:left="0"/>
    </w:pPr>
    <w:rPr>
      <w:sz w:val="21"/>
    </w:rPr>
  </w:style>
  <w:style w:type="paragraph" w:customStyle="1" w:styleId="TabTitle">
    <w:name w:val="TabTitle"/>
    <w:basedOn w:val="BodyText"/>
    <w:uiPriority w:val="99"/>
    <w:rsid w:val="00CC2BD1"/>
    <w:pPr>
      <w:keepNext/>
      <w:keepLines/>
      <w:spacing w:before="60" w:after="60"/>
      <w:ind w:left="0"/>
    </w:pPr>
    <w:rPr>
      <w:rFonts w:ascii="Tahoma" w:hAnsi="Tahoma" w:cs="Arial"/>
      <w:b/>
      <w:bCs/>
      <w:sz w:val="21"/>
      <w:szCs w:val="20"/>
    </w:rPr>
  </w:style>
  <w:style w:type="paragraph" w:customStyle="1" w:styleId="TabBul1">
    <w:name w:val="TabBul1"/>
    <w:basedOn w:val="Bullet1"/>
    <w:uiPriority w:val="99"/>
    <w:rsid w:val="00FB4923"/>
    <w:pPr>
      <w:numPr>
        <w:numId w:val="4"/>
      </w:numPr>
    </w:pPr>
    <w:rPr>
      <w:sz w:val="21"/>
    </w:rPr>
  </w:style>
  <w:style w:type="paragraph" w:customStyle="1" w:styleId="TabBul2">
    <w:name w:val="TabBul2"/>
    <w:basedOn w:val="BodyText"/>
    <w:uiPriority w:val="99"/>
    <w:rsid w:val="00FB4923"/>
    <w:pPr>
      <w:keepLines/>
      <w:numPr>
        <w:ilvl w:val="1"/>
        <w:numId w:val="4"/>
      </w:numPr>
      <w:tabs>
        <w:tab w:val="clear" w:pos="1247"/>
        <w:tab w:val="clear" w:pos="1588"/>
        <w:tab w:val="clear" w:pos="1928"/>
        <w:tab w:val="clear" w:pos="2268"/>
        <w:tab w:val="clear" w:pos="3402"/>
      </w:tabs>
      <w:spacing w:before="60" w:after="60" w:line="260" w:lineRule="atLeast"/>
    </w:pPr>
    <w:rPr>
      <w:sz w:val="21"/>
    </w:rPr>
  </w:style>
  <w:style w:type="paragraph" w:customStyle="1" w:styleId="TabNote">
    <w:name w:val="TabNote"/>
    <w:basedOn w:val="Note"/>
    <w:next w:val="TabNormal"/>
    <w:uiPriority w:val="99"/>
    <w:rsid w:val="00FB4923"/>
    <w:pPr>
      <w:spacing w:after="120"/>
      <w:ind w:left="0" w:firstLine="0"/>
    </w:pPr>
    <w:rPr>
      <w:sz w:val="21"/>
    </w:rPr>
  </w:style>
  <w:style w:type="paragraph" w:customStyle="1" w:styleId="TabStep">
    <w:name w:val="TabStep"/>
    <w:basedOn w:val="Step"/>
    <w:uiPriority w:val="99"/>
    <w:rsid w:val="00A32D66"/>
    <w:pPr>
      <w:numPr>
        <w:ilvl w:val="2"/>
      </w:numPr>
      <w:tabs>
        <w:tab w:val="num" w:pos="720"/>
      </w:tabs>
    </w:pPr>
    <w:rPr>
      <w:sz w:val="21"/>
    </w:rPr>
  </w:style>
  <w:style w:type="paragraph" w:customStyle="1" w:styleId="BodyText4">
    <w:name w:val="Body Text 4"/>
    <w:basedOn w:val="BodyText3"/>
    <w:uiPriority w:val="99"/>
    <w:semiHidden/>
    <w:rsid w:val="00FB4923"/>
    <w:pPr>
      <w:ind w:left="1928"/>
    </w:pPr>
  </w:style>
  <w:style w:type="paragraph" w:styleId="BodyText3">
    <w:name w:val="Body Text 3"/>
    <w:basedOn w:val="BodyText"/>
    <w:link w:val="BodyText3Char"/>
    <w:uiPriority w:val="99"/>
    <w:rsid w:val="00FB4923"/>
    <w:pPr>
      <w:tabs>
        <w:tab w:val="clear" w:pos="1247"/>
        <w:tab w:val="clear" w:pos="1588"/>
      </w:tabs>
      <w:ind w:left="1588"/>
    </w:pPr>
  </w:style>
  <w:style w:type="character" w:customStyle="1" w:styleId="BodyText3Char">
    <w:name w:val="Body Text 3 Char"/>
    <w:basedOn w:val="DefaultParagraphFont"/>
    <w:link w:val="BodyText3"/>
    <w:uiPriority w:val="99"/>
    <w:semiHidden/>
    <w:locked/>
    <w:rsid w:val="002F05F5"/>
    <w:rPr>
      <w:rFonts w:ascii="Century Schoolbook" w:hAnsi="Century Schoolbook" w:cs="Times New Roman"/>
      <w:sz w:val="16"/>
      <w:szCs w:val="16"/>
      <w:lang w:bidi="he-IL"/>
    </w:rPr>
  </w:style>
  <w:style w:type="paragraph" w:styleId="Footer">
    <w:name w:val="footer"/>
    <w:basedOn w:val="Header"/>
    <w:link w:val="FooterChar"/>
    <w:uiPriority w:val="99"/>
    <w:rsid w:val="00FB4923"/>
    <w:pPr>
      <w:pBdr>
        <w:top w:val="single" w:sz="6" w:space="3" w:color="808080"/>
        <w:bottom w:val="none" w:sz="0" w:space="0" w:color="auto"/>
      </w:pBdr>
      <w:tabs>
        <w:tab w:val="center" w:pos="4309"/>
      </w:tabs>
    </w:pPr>
    <w:rPr>
      <w:color w:val="003366"/>
    </w:rPr>
  </w:style>
  <w:style w:type="character" w:customStyle="1" w:styleId="FooterChar">
    <w:name w:val="Footer Char"/>
    <w:basedOn w:val="DefaultParagraphFont"/>
    <w:link w:val="Footer"/>
    <w:uiPriority w:val="99"/>
    <w:locked/>
    <w:rsid w:val="00B457AE"/>
    <w:rPr>
      <w:rFonts w:ascii="Arial" w:hAnsi="Arial" w:cs="Times New Roman"/>
      <w:color w:val="003366"/>
      <w:sz w:val="18"/>
      <w:szCs w:val="18"/>
      <w:lang w:bidi="he-IL"/>
    </w:rPr>
  </w:style>
  <w:style w:type="paragraph" w:styleId="Header">
    <w:name w:val="header"/>
    <w:basedOn w:val="Normal"/>
    <w:link w:val="HeaderChar"/>
    <w:uiPriority w:val="99"/>
    <w:rsid w:val="0074764B"/>
    <w:pPr>
      <w:pBdr>
        <w:bottom w:val="single" w:sz="6" w:space="3" w:color="808080"/>
      </w:pBdr>
      <w:tabs>
        <w:tab w:val="right" w:pos="8618"/>
      </w:tabs>
      <w:spacing w:before="0"/>
      <w:ind w:left="0"/>
    </w:pPr>
    <w:rPr>
      <w:rFonts w:ascii="Tahoma" w:hAnsi="Tahoma"/>
      <w:color w:val="000080"/>
      <w:sz w:val="18"/>
      <w:szCs w:val="18"/>
    </w:rPr>
  </w:style>
  <w:style w:type="character" w:customStyle="1" w:styleId="HeaderChar">
    <w:name w:val="Header Char"/>
    <w:basedOn w:val="DefaultParagraphFont"/>
    <w:link w:val="Header"/>
    <w:uiPriority w:val="99"/>
    <w:locked/>
    <w:rsid w:val="008E33B3"/>
    <w:rPr>
      <w:rFonts w:ascii="Tahoma" w:hAnsi="Tahoma" w:cs="Times New Roman"/>
      <w:color w:val="000080"/>
      <w:sz w:val="18"/>
      <w:szCs w:val="18"/>
      <w:lang w:val="en-US" w:eastAsia="en-US" w:bidi="he-IL"/>
    </w:rPr>
  </w:style>
  <w:style w:type="character" w:customStyle="1" w:styleId="emph-bold">
    <w:name w:val="emph-bold"/>
    <w:basedOn w:val="DefaultParagraphFont"/>
    <w:uiPriority w:val="99"/>
    <w:rsid w:val="00FB4923"/>
    <w:rPr>
      <w:rFonts w:cs="Times New Roman"/>
      <w:b/>
      <w:bCs/>
      <w:color w:val="003366"/>
    </w:rPr>
  </w:style>
  <w:style w:type="character" w:customStyle="1" w:styleId="system-inp">
    <w:name w:val="system-inp"/>
    <w:basedOn w:val="DefaultParagraphFont"/>
    <w:uiPriority w:val="99"/>
    <w:rsid w:val="007534BA"/>
    <w:rPr>
      <w:rFonts w:ascii="Tahoma" w:hAnsi="Tahoma" w:cs="Times New Roman"/>
      <w:b/>
      <w:bCs/>
      <w:noProof/>
      <w:color w:val="0563C3"/>
      <w:sz w:val="20"/>
      <w:szCs w:val="20"/>
    </w:rPr>
  </w:style>
  <w:style w:type="character" w:customStyle="1" w:styleId="system-outp">
    <w:name w:val="system-outp"/>
    <w:basedOn w:val="DefaultParagraphFont"/>
    <w:uiPriority w:val="99"/>
    <w:rsid w:val="00FB4923"/>
    <w:rPr>
      <w:rFonts w:ascii="Courier" w:hAnsi="Courier" w:cs="Times New Roman"/>
      <w:noProof/>
      <w:spacing w:val="0"/>
      <w:position w:val="0"/>
      <w:sz w:val="20"/>
      <w:szCs w:val="20"/>
    </w:rPr>
  </w:style>
  <w:style w:type="paragraph" w:styleId="TOC1">
    <w:name w:val="toc 1"/>
    <w:basedOn w:val="Normal"/>
    <w:autoRedefine/>
    <w:uiPriority w:val="39"/>
    <w:rsid w:val="008774DB"/>
    <w:pPr>
      <w:keepNext/>
      <w:tabs>
        <w:tab w:val="left" w:pos="397"/>
        <w:tab w:val="right" w:pos="8562"/>
      </w:tabs>
      <w:spacing w:before="140" w:line="300" w:lineRule="exact"/>
      <w:ind w:left="680" w:hanging="680"/>
    </w:pPr>
    <w:rPr>
      <w:rFonts w:ascii="Tahoma" w:hAnsi="Tahoma" w:cs="Arial"/>
      <w:b/>
      <w:bCs/>
      <w:sz w:val="22"/>
      <w:szCs w:val="22"/>
    </w:rPr>
  </w:style>
  <w:style w:type="paragraph" w:styleId="TOC2">
    <w:name w:val="toc 2"/>
    <w:basedOn w:val="TOC1"/>
    <w:autoRedefine/>
    <w:uiPriority w:val="39"/>
    <w:rsid w:val="00FB4923"/>
    <w:pPr>
      <w:keepNext w:val="0"/>
      <w:tabs>
        <w:tab w:val="clear" w:pos="397"/>
        <w:tab w:val="left" w:pos="1134"/>
      </w:tabs>
      <w:spacing w:before="80"/>
      <w:ind w:left="1248" w:hanging="851"/>
    </w:pPr>
    <w:rPr>
      <w:b w:val="0"/>
      <w:bCs w:val="0"/>
      <w:noProof/>
      <w:sz w:val="20"/>
      <w:szCs w:val="20"/>
    </w:rPr>
  </w:style>
  <w:style w:type="paragraph" w:styleId="TOC3">
    <w:name w:val="toc 3"/>
    <w:basedOn w:val="TOC2"/>
    <w:autoRedefine/>
    <w:uiPriority w:val="39"/>
    <w:rsid w:val="00FB4923"/>
    <w:pPr>
      <w:spacing w:before="20" w:line="240" w:lineRule="auto"/>
    </w:pPr>
  </w:style>
  <w:style w:type="paragraph" w:styleId="TOAHeading">
    <w:name w:val="toa heading"/>
    <w:basedOn w:val="BodyText"/>
    <w:next w:val="BodyText"/>
    <w:uiPriority w:val="99"/>
    <w:semiHidden/>
    <w:rsid w:val="00CC2BD1"/>
    <w:pPr>
      <w:keepNext/>
      <w:autoSpaceDE w:val="0"/>
      <w:autoSpaceDN w:val="0"/>
      <w:adjustRightInd w:val="0"/>
      <w:ind w:left="0"/>
    </w:pPr>
    <w:rPr>
      <w:rFonts w:ascii="Tahoma" w:hAnsi="Tahoma" w:cs="Arial"/>
      <w:b/>
      <w:bCs/>
      <w:color w:val="008CD6"/>
      <w:sz w:val="32"/>
      <w:szCs w:val="36"/>
    </w:rPr>
  </w:style>
  <w:style w:type="paragraph" w:styleId="TOC4">
    <w:name w:val="toc 4"/>
    <w:basedOn w:val="BodyText"/>
    <w:next w:val="BodyText"/>
    <w:autoRedefine/>
    <w:uiPriority w:val="99"/>
    <w:semiHidden/>
    <w:rsid w:val="00FB4923"/>
    <w:pPr>
      <w:tabs>
        <w:tab w:val="clear" w:pos="1247"/>
        <w:tab w:val="clear" w:pos="1588"/>
        <w:tab w:val="clear" w:pos="1928"/>
        <w:tab w:val="clear" w:pos="2268"/>
        <w:tab w:val="clear" w:pos="3402"/>
        <w:tab w:val="left" w:pos="1400"/>
        <w:tab w:val="right" w:pos="8562"/>
      </w:tabs>
      <w:spacing w:before="20"/>
      <w:ind w:left="1500" w:hanging="1103"/>
    </w:pPr>
    <w:rPr>
      <w:rFonts w:ascii="Arial" w:hAnsi="Arial"/>
      <w:noProof/>
      <w:sz w:val="20"/>
    </w:rPr>
  </w:style>
  <w:style w:type="paragraph" w:styleId="TOC5">
    <w:name w:val="toc 5"/>
    <w:basedOn w:val="BodyText"/>
    <w:next w:val="BodyText"/>
    <w:autoRedefine/>
    <w:uiPriority w:val="99"/>
    <w:semiHidden/>
    <w:rsid w:val="00FB4923"/>
    <w:pPr>
      <w:ind w:left="800"/>
    </w:pPr>
  </w:style>
  <w:style w:type="paragraph" w:customStyle="1" w:styleId="Bullet1Indent">
    <w:name w:val="Bullet 1 Indent"/>
    <w:basedOn w:val="Bullet1"/>
    <w:rsid w:val="00FB4923"/>
    <w:pPr>
      <w:numPr>
        <w:ilvl w:val="2"/>
      </w:numPr>
      <w:ind w:hanging="360"/>
    </w:pPr>
  </w:style>
  <w:style w:type="paragraph" w:customStyle="1" w:styleId="Bullet2Indent">
    <w:name w:val="Bullet 2 Indent"/>
    <w:basedOn w:val="Bullet2"/>
    <w:rsid w:val="00FB4923"/>
    <w:pPr>
      <w:numPr>
        <w:ilvl w:val="3"/>
      </w:numPr>
    </w:pPr>
  </w:style>
  <w:style w:type="paragraph" w:styleId="BodyText2">
    <w:name w:val="Body Text 2"/>
    <w:basedOn w:val="BodyText"/>
    <w:link w:val="BodyText2Char"/>
    <w:uiPriority w:val="99"/>
    <w:rsid w:val="00FB4923"/>
    <w:pPr>
      <w:tabs>
        <w:tab w:val="clear" w:pos="1247"/>
      </w:tabs>
      <w:ind w:left="1247"/>
    </w:pPr>
  </w:style>
  <w:style w:type="character" w:customStyle="1" w:styleId="BodyText2Char">
    <w:name w:val="Body Text 2 Char"/>
    <w:basedOn w:val="DefaultParagraphFont"/>
    <w:link w:val="BodyText2"/>
    <w:uiPriority w:val="99"/>
    <w:semiHidden/>
    <w:locked/>
    <w:rsid w:val="002F05F5"/>
    <w:rPr>
      <w:rFonts w:ascii="Century Schoolbook" w:hAnsi="Century Schoolbook" w:cs="Times New Roman"/>
      <w:sz w:val="24"/>
      <w:szCs w:val="24"/>
      <w:lang w:bidi="he-IL"/>
    </w:rPr>
  </w:style>
  <w:style w:type="paragraph" w:styleId="Caption">
    <w:name w:val="caption"/>
    <w:basedOn w:val="Normal"/>
    <w:next w:val="BodyText"/>
    <w:qFormat/>
    <w:rsid w:val="006939AD"/>
    <w:pPr>
      <w:keepNext/>
      <w:keepLines/>
      <w:tabs>
        <w:tab w:val="left" w:pos="1247"/>
        <w:tab w:val="left" w:pos="1588"/>
        <w:tab w:val="left" w:pos="1928"/>
        <w:tab w:val="left" w:pos="2268"/>
        <w:tab w:val="left" w:pos="3402"/>
      </w:tabs>
      <w:spacing w:before="180" w:after="120"/>
      <w:ind w:right="907"/>
    </w:pPr>
    <w:rPr>
      <w:rFonts w:ascii="Tahoma" w:hAnsi="Tahoma"/>
      <w:b/>
      <w:iCs/>
    </w:rPr>
  </w:style>
  <w:style w:type="paragraph" w:styleId="Index1">
    <w:name w:val="index 1"/>
    <w:basedOn w:val="BodyText"/>
    <w:next w:val="BodyText"/>
    <w:autoRedefine/>
    <w:uiPriority w:val="99"/>
    <w:semiHidden/>
    <w:rsid w:val="00FB4923"/>
    <w:pPr>
      <w:ind w:left="200" w:hanging="200"/>
    </w:pPr>
  </w:style>
  <w:style w:type="paragraph" w:styleId="Index2">
    <w:name w:val="index 2"/>
    <w:basedOn w:val="BodyText"/>
    <w:next w:val="BodyText"/>
    <w:autoRedefine/>
    <w:uiPriority w:val="99"/>
    <w:semiHidden/>
    <w:rsid w:val="00FB4923"/>
    <w:pPr>
      <w:ind w:left="400" w:hanging="200"/>
    </w:pPr>
  </w:style>
  <w:style w:type="paragraph" w:styleId="Index3">
    <w:name w:val="index 3"/>
    <w:basedOn w:val="BodyText"/>
    <w:next w:val="BodyText"/>
    <w:autoRedefine/>
    <w:uiPriority w:val="99"/>
    <w:semiHidden/>
    <w:rsid w:val="00FB4923"/>
    <w:pPr>
      <w:ind w:left="600" w:hanging="200"/>
    </w:pPr>
  </w:style>
  <w:style w:type="paragraph" w:styleId="IndexHeading">
    <w:name w:val="index heading"/>
    <w:basedOn w:val="BodyText"/>
    <w:next w:val="Index1"/>
    <w:uiPriority w:val="99"/>
    <w:semiHidden/>
    <w:rsid w:val="00FB4923"/>
    <w:rPr>
      <w:rFonts w:cs="Arial"/>
      <w:b/>
      <w:bCs/>
    </w:rPr>
  </w:style>
  <w:style w:type="paragraph" w:styleId="ListContinue">
    <w:name w:val="List Continue"/>
    <w:basedOn w:val="BodyText"/>
    <w:uiPriority w:val="99"/>
    <w:rsid w:val="007A22B3"/>
    <w:pPr>
      <w:spacing w:before="60" w:after="60" w:line="260" w:lineRule="atLeast"/>
      <w:ind w:left="1247"/>
    </w:pPr>
  </w:style>
  <w:style w:type="paragraph" w:styleId="TableofAuthorities">
    <w:name w:val="table of authorities"/>
    <w:basedOn w:val="BodyText"/>
    <w:next w:val="BodyText"/>
    <w:uiPriority w:val="99"/>
    <w:semiHidden/>
    <w:rsid w:val="00FB4923"/>
    <w:pPr>
      <w:ind w:left="200" w:hanging="200"/>
    </w:pPr>
  </w:style>
  <w:style w:type="paragraph" w:styleId="TableofFigures">
    <w:name w:val="table of figures"/>
    <w:basedOn w:val="BodyText"/>
    <w:next w:val="BodyText"/>
    <w:uiPriority w:val="99"/>
    <w:rsid w:val="008774DB"/>
    <w:pPr>
      <w:keepNext/>
      <w:tabs>
        <w:tab w:val="clear" w:pos="1588"/>
        <w:tab w:val="clear" w:pos="1928"/>
        <w:tab w:val="clear" w:pos="2268"/>
        <w:tab w:val="clear" w:pos="3402"/>
        <w:tab w:val="right" w:pos="8562"/>
      </w:tabs>
      <w:spacing w:before="140" w:line="300" w:lineRule="exact"/>
      <w:ind w:left="680" w:hanging="680"/>
    </w:pPr>
    <w:rPr>
      <w:rFonts w:ascii="Tahoma" w:hAnsi="Tahoma" w:cs="Arial"/>
      <w:noProof/>
      <w:szCs w:val="22"/>
    </w:rPr>
  </w:style>
  <w:style w:type="paragraph" w:styleId="ListContinue2">
    <w:name w:val="List Continue 2"/>
    <w:basedOn w:val="BodyText"/>
    <w:uiPriority w:val="99"/>
    <w:rsid w:val="00FB4923"/>
    <w:pPr>
      <w:spacing w:before="60" w:after="60" w:line="260" w:lineRule="atLeast"/>
      <w:ind w:left="1588"/>
    </w:pPr>
  </w:style>
  <w:style w:type="paragraph" w:styleId="TOC6">
    <w:name w:val="toc 6"/>
    <w:basedOn w:val="BodyText"/>
    <w:next w:val="BodyText"/>
    <w:autoRedefine/>
    <w:uiPriority w:val="99"/>
    <w:semiHidden/>
    <w:rsid w:val="00FB4923"/>
    <w:pPr>
      <w:ind w:left="1000"/>
    </w:pPr>
  </w:style>
  <w:style w:type="paragraph" w:styleId="TOC7">
    <w:name w:val="toc 7"/>
    <w:basedOn w:val="BodyText"/>
    <w:next w:val="BodyText"/>
    <w:autoRedefine/>
    <w:uiPriority w:val="99"/>
    <w:semiHidden/>
    <w:rsid w:val="00FB4923"/>
    <w:pPr>
      <w:ind w:left="1200"/>
    </w:pPr>
  </w:style>
  <w:style w:type="paragraph" w:styleId="TOC8">
    <w:name w:val="toc 8"/>
    <w:basedOn w:val="BodyText"/>
    <w:next w:val="BodyText"/>
    <w:autoRedefine/>
    <w:uiPriority w:val="99"/>
    <w:semiHidden/>
    <w:rsid w:val="00FB4923"/>
    <w:pPr>
      <w:ind w:left="1400"/>
    </w:pPr>
  </w:style>
  <w:style w:type="paragraph" w:styleId="TOC9">
    <w:name w:val="toc 9"/>
    <w:basedOn w:val="BodyText"/>
    <w:next w:val="BodyText"/>
    <w:autoRedefine/>
    <w:uiPriority w:val="99"/>
    <w:semiHidden/>
    <w:rsid w:val="00FB4923"/>
    <w:pPr>
      <w:ind w:left="1600"/>
    </w:pPr>
  </w:style>
  <w:style w:type="paragraph" w:styleId="HTMLAddress">
    <w:name w:val="HTML Address"/>
    <w:basedOn w:val="Normal"/>
    <w:link w:val="HTMLAddressChar"/>
    <w:uiPriority w:val="99"/>
    <w:semiHidden/>
    <w:rsid w:val="00FB4923"/>
    <w:rPr>
      <w:i/>
      <w:iCs/>
    </w:rPr>
  </w:style>
  <w:style w:type="character" w:customStyle="1" w:styleId="HTMLAddressChar">
    <w:name w:val="HTML Address Char"/>
    <w:basedOn w:val="DefaultParagraphFont"/>
    <w:link w:val="HTMLAddress"/>
    <w:uiPriority w:val="99"/>
    <w:semiHidden/>
    <w:locked/>
    <w:rsid w:val="002F05F5"/>
    <w:rPr>
      <w:rFonts w:ascii="Century Schoolbook" w:hAnsi="Century Schoolbook" w:cs="Times New Roman"/>
      <w:i/>
      <w:iCs/>
      <w:sz w:val="24"/>
      <w:szCs w:val="24"/>
      <w:lang w:bidi="he-IL"/>
    </w:rPr>
  </w:style>
  <w:style w:type="paragraph" w:styleId="Index4">
    <w:name w:val="index 4"/>
    <w:basedOn w:val="Normal"/>
    <w:next w:val="Normal"/>
    <w:autoRedefine/>
    <w:uiPriority w:val="99"/>
    <w:semiHidden/>
    <w:rsid w:val="00FB4923"/>
    <w:pPr>
      <w:ind w:left="800" w:hanging="200"/>
    </w:pPr>
  </w:style>
  <w:style w:type="character" w:customStyle="1" w:styleId="Example">
    <w:name w:val="Example"/>
    <w:basedOn w:val="DefaultParagraphFont"/>
    <w:uiPriority w:val="99"/>
    <w:rsid w:val="00FB4923"/>
    <w:rPr>
      <w:rFonts w:cs="Times New Roman"/>
      <w:color w:val="auto"/>
    </w:rPr>
  </w:style>
  <w:style w:type="paragraph" w:styleId="BlockText">
    <w:name w:val="Block Text"/>
    <w:basedOn w:val="Normal"/>
    <w:uiPriority w:val="99"/>
    <w:semiHidden/>
    <w:rsid w:val="00FB4923"/>
    <w:pPr>
      <w:spacing w:after="120"/>
      <w:ind w:left="1440" w:right="1440"/>
    </w:pPr>
  </w:style>
  <w:style w:type="paragraph" w:styleId="BodyTextFirstIndent">
    <w:name w:val="Body Text First Indent"/>
    <w:basedOn w:val="BodyText"/>
    <w:link w:val="BodyTextFirstIndentChar"/>
    <w:uiPriority w:val="99"/>
    <w:semiHidden/>
    <w:rsid w:val="00FB4923"/>
    <w:pPr>
      <w:tabs>
        <w:tab w:val="clear" w:pos="1247"/>
        <w:tab w:val="clear" w:pos="1588"/>
        <w:tab w:val="clear" w:pos="1928"/>
        <w:tab w:val="clear" w:pos="2268"/>
        <w:tab w:val="clear" w:pos="3402"/>
      </w:tabs>
      <w:spacing w:after="120"/>
      <w:ind w:firstLine="210"/>
    </w:pPr>
  </w:style>
  <w:style w:type="character" w:customStyle="1" w:styleId="BodyTextFirstIndentChar">
    <w:name w:val="Body Text First Indent Char"/>
    <w:basedOn w:val="BodyTextChar"/>
    <w:link w:val="BodyTextFirstIndent"/>
    <w:uiPriority w:val="99"/>
    <w:semiHidden/>
    <w:locked/>
    <w:rsid w:val="002F05F5"/>
    <w:rPr>
      <w:rFonts w:ascii="Century Schoolbook" w:hAnsi="Century Schoolbook" w:cs="Times New Roman"/>
      <w:sz w:val="24"/>
      <w:szCs w:val="24"/>
      <w:lang w:val="en-US" w:eastAsia="en-US" w:bidi="he-IL"/>
    </w:rPr>
  </w:style>
  <w:style w:type="paragraph" w:styleId="BodyTextIndent">
    <w:name w:val="Body Text Indent"/>
    <w:basedOn w:val="Normal"/>
    <w:link w:val="BodyTextIndentChar"/>
    <w:uiPriority w:val="99"/>
    <w:semiHidden/>
    <w:rsid w:val="00FB4923"/>
    <w:pPr>
      <w:spacing w:after="120"/>
      <w:ind w:left="360"/>
    </w:pPr>
  </w:style>
  <w:style w:type="character" w:customStyle="1" w:styleId="BodyTextIndentChar">
    <w:name w:val="Body Text Indent Char"/>
    <w:basedOn w:val="DefaultParagraphFont"/>
    <w:link w:val="BodyTextIndent"/>
    <w:uiPriority w:val="99"/>
    <w:semiHidden/>
    <w:locked/>
    <w:rsid w:val="002F05F5"/>
    <w:rPr>
      <w:rFonts w:ascii="Century Schoolbook" w:hAnsi="Century Schoolbook" w:cs="Times New Roman"/>
      <w:sz w:val="24"/>
      <w:szCs w:val="24"/>
      <w:lang w:bidi="he-IL"/>
    </w:rPr>
  </w:style>
  <w:style w:type="paragraph" w:styleId="BodyTextFirstIndent2">
    <w:name w:val="Body Text First Indent 2"/>
    <w:basedOn w:val="BodyTextIndent"/>
    <w:link w:val="BodyTextFirstIndent2Char"/>
    <w:uiPriority w:val="99"/>
    <w:semiHidden/>
    <w:rsid w:val="00FB4923"/>
    <w:pPr>
      <w:ind w:firstLine="210"/>
    </w:pPr>
  </w:style>
  <w:style w:type="character" w:customStyle="1" w:styleId="BodyTextFirstIndent2Char">
    <w:name w:val="Body Text First Indent 2 Char"/>
    <w:basedOn w:val="BodyTextIndentChar"/>
    <w:link w:val="BodyTextFirstIndent2"/>
    <w:uiPriority w:val="99"/>
    <w:semiHidden/>
    <w:locked/>
    <w:rsid w:val="002F05F5"/>
    <w:rPr>
      <w:rFonts w:ascii="Century Schoolbook" w:hAnsi="Century Schoolbook" w:cs="Times New Roman"/>
      <w:sz w:val="24"/>
      <w:szCs w:val="24"/>
      <w:lang w:bidi="he-IL"/>
    </w:rPr>
  </w:style>
  <w:style w:type="paragraph" w:styleId="BodyTextIndent2">
    <w:name w:val="Body Text Indent 2"/>
    <w:basedOn w:val="Normal"/>
    <w:link w:val="BodyTextIndent2Char"/>
    <w:uiPriority w:val="99"/>
    <w:semiHidden/>
    <w:rsid w:val="00FB4923"/>
    <w:pPr>
      <w:spacing w:after="120" w:line="480" w:lineRule="auto"/>
      <w:ind w:left="360"/>
    </w:pPr>
  </w:style>
  <w:style w:type="character" w:customStyle="1" w:styleId="BodyTextIndent2Char">
    <w:name w:val="Body Text Indent 2 Char"/>
    <w:basedOn w:val="DefaultParagraphFont"/>
    <w:link w:val="BodyTextIndent2"/>
    <w:uiPriority w:val="99"/>
    <w:semiHidden/>
    <w:locked/>
    <w:rsid w:val="002F05F5"/>
    <w:rPr>
      <w:rFonts w:ascii="Century Schoolbook" w:hAnsi="Century Schoolbook" w:cs="Times New Roman"/>
      <w:sz w:val="24"/>
      <w:szCs w:val="24"/>
      <w:lang w:bidi="he-IL"/>
    </w:rPr>
  </w:style>
  <w:style w:type="paragraph" w:styleId="BodyTextIndent3">
    <w:name w:val="Body Text Indent 3"/>
    <w:basedOn w:val="Normal"/>
    <w:link w:val="BodyTextIndent3Char"/>
    <w:uiPriority w:val="99"/>
    <w:semiHidden/>
    <w:rsid w:val="00FB4923"/>
    <w:pPr>
      <w:spacing w:after="120"/>
      <w:ind w:left="360"/>
    </w:pPr>
    <w:rPr>
      <w:sz w:val="16"/>
      <w:szCs w:val="16"/>
    </w:rPr>
  </w:style>
  <w:style w:type="character" w:customStyle="1" w:styleId="BodyTextIndent3Char">
    <w:name w:val="Body Text Indent 3 Char"/>
    <w:basedOn w:val="DefaultParagraphFont"/>
    <w:link w:val="BodyTextIndent3"/>
    <w:uiPriority w:val="99"/>
    <w:semiHidden/>
    <w:locked/>
    <w:rsid w:val="002F05F5"/>
    <w:rPr>
      <w:rFonts w:ascii="Century Schoolbook" w:hAnsi="Century Schoolbook" w:cs="Times New Roman"/>
      <w:sz w:val="16"/>
      <w:szCs w:val="16"/>
      <w:lang w:bidi="he-IL"/>
    </w:rPr>
  </w:style>
  <w:style w:type="paragraph" w:styleId="Date">
    <w:name w:val="Date"/>
    <w:basedOn w:val="Normal"/>
    <w:next w:val="Normal"/>
    <w:link w:val="DateChar"/>
    <w:uiPriority w:val="99"/>
    <w:semiHidden/>
    <w:rsid w:val="00FB4923"/>
  </w:style>
  <w:style w:type="character" w:customStyle="1" w:styleId="DateChar">
    <w:name w:val="Date Char"/>
    <w:basedOn w:val="DefaultParagraphFont"/>
    <w:link w:val="Date"/>
    <w:uiPriority w:val="99"/>
    <w:semiHidden/>
    <w:locked/>
    <w:rsid w:val="002F05F5"/>
    <w:rPr>
      <w:rFonts w:ascii="Century Schoolbook" w:hAnsi="Century Schoolbook" w:cs="Times New Roman"/>
      <w:sz w:val="24"/>
      <w:szCs w:val="24"/>
      <w:lang w:bidi="he-IL"/>
    </w:rPr>
  </w:style>
  <w:style w:type="paragraph" w:styleId="E-mailSignature">
    <w:name w:val="E-mail Signature"/>
    <w:basedOn w:val="Normal"/>
    <w:link w:val="E-mailSignatureChar"/>
    <w:uiPriority w:val="99"/>
    <w:semiHidden/>
    <w:rsid w:val="00FB4923"/>
  </w:style>
  <w:style w:type="character" w:customStyle="1" w:styleId="E-mailSignatureChar">
    <w:name w:val="E-mail Signature Char"/>
    <w:basedOn w:val="DefaultParagraphFont"/>
    <w:link w:val="E-mailSignature"/>
    <w:uiPriority w:val="99"/>
    <w:semiHidden/>
    <w:locked/>
    <w:rsid w:val="002F05F5"/>
    <w:rPr>
      <w:rFonts w:ascii="Century Schoolbook" w:hAnsi="Century Schoolbook" w:cs="Times New Roman"/>
      <w:sz w:val="24"/>
      <w:szCs w:val="24"/>
      <w:lang w:bidi="he-IL"/>
    </w:rPr>
  </w:style>
  <w:style w:type="paragraph" w:styleId="EnvelopeAddress">
    <w:name w:val="envelope address"/>
    <w:basedOn w:val="Normal"/>
    <w:uiPriority w:val="99"/>
    <w:semiHidden/>
    <w:rsid w:val="00FB4923"/>
    <w:pPr>
      <w:framePr w:w="7920" w:h="1980" w:hRule="exact" w:hSpace="180" w:wrap="auto" w:hAnchor="page" w:xAlign="center" w:yAlign="bottom"/>
      <w:ind w:left="2880"/>
    </w:pPr>
    <w:rPr>
      <w:rFonts w:cs="Arial"/>
      <w:sz w:val="24"/>
    </w:rPr>
  </w:style>
  <w:style w:type="paragraph" w:styleId="EnvelopeReturn">
    <w:name w:val="envelope return"/>
    <w:basedOn w:val="Normal"/>
    <w:uiPriority w:val="99"/>
    <w:semiHidden/>
    <w:rsid w:val="00FB4923"/>
    <w:rPr>
      <w:rFonts w:cs="Arial"/>
      <w:szCs w:val="20"/>
    </w:rPr>
  </w:style>
  <w:style w:type="character" w:styleId="FollowedHyperlink">
    <w:name w:val="FollowedHyperlink"/>
    <w:basedOn w:val="DefaultParagraphFont"/>
    <w:uiPriority w:val="99"/>
    <w:semiHidden/>
    <w:rsid w:val="00FB4923"/>
    <w:rPr>
      <w:rFonts w:cs="Times New Roman"/>
      <w:color w:val="800080"/>
      <w:u w:val="single"/>
    </w:rPr>
  </w:style>
  <w:style w:type="character" w:styleId="HTMLAcronym">
    <w:name w:val="HTML Acronym"/>
    <w:basedOn w:val="DefaultParagraphFont"/>
    <w:uiPriority w:val="99"/>
    <w:semiHidden/>
    <w:rsid w:val="00FB4923"/>
    <w:rPr>
      <w:rFonts w:cs="Times New Roman"/>
    </w:rPr>
  </w:style>
  <w:style w:type="character" w:styleId="HTMLCite">
    <w:name w:val="HTML Cite"/>
    <w:basedOn w:val="DefaultParagraphFont"/>
    <w:uiPriority w:val="99"/>
    <w:semiHidden/>
    <w:rsid w:val="00FB4923"/>
    <w:rPr>
      <w:rFonts w:cs="Times New Roman"/>
      <w:i/>
      <w:iCs/>
    </w:rPr>
  </w:style>
  <w:style w:type="character" w:styleId="HTMLCode">
    <w:name w:val="HTML Code"/>
    <w:basedOn w:val="DefaultParagraphFont"/>
    <w:uiPriority w:val="99"/>
    <w:semiHidden/>
    <w:rsid w:val="00FB4923"/>
    <w:rPr>
      <w:rFonts w:ascii="Courier New" w:hAnsi="Courier New" w:cs="Courier New"/>
      <w:sz w:val="20"/>
      <w:szCs w:val="20"/>
    </w:rPr>
  </w:style>
  <w:style w:type="character" w:styleId="HTMLDefinition">
    <w:name w:val="HTML Definition"/>
    <w:basedOn w:val="DefaultParagraphFont"/>
    <w:uiPriority w:val="99"/>
    <w:semiHidden/>
    <w:rsid w:val="00FB4923"/>
    <w:rPr>
      <w:rFonts w:cs="Times New Roman"/>
      <w:i/>
      <w:iCs/>
    </w:rPr>
  </w:style>
  <w:style w:type="character" w:styleId="HTMLKeyboard">
    <w:name w:val="HTML Keyboard"/>
    <w:basedOn w:val="DefaultParagraphFont"/>
    <w:uiPriority w:val="99"/>
    <w:semiHidden/>
    <w:rsid w:val="00FB4923"/>
    <w:rPr>
      <w:rFonts w:ascii="Courier New" w:hAnsi="Courier New" w:cs="Courier New"/>
      <w:sz w:val="20"/>
      <w:szCs w:val="20"/>
    </w:rPr>
  </w:style>
  <w:style w:type="paragraph" w:styleId="HTMLPreformatted">
    <w:name w:val="HTML Preformatted"/>
    <w:basedOn w:val="Normal"/>
    <w:link w:val="HTMLPreformattedChar"/>
    <w:uiPriority w:val="99"/>
    <w:semiHidden/>
    <w:rsid w:val="00FB4923"/>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locked/>
    <w:rsid w:val="002F05F5"/>
    <w:rPr>
      <w:rFonts w:ascii="Courier New" w:hAnsi="Courier New" w:cs="Courier New"/>
      <w:sz w:val="20"/>
      <w:szCs w:val="20"/>
      <w:lang w:bidi="he-IL"/>
    </w:rPr>
  </w:style>
  <w:style w:type="character" w:styleId="HTMLSample">
    <w:name w:val="HTML Sample"/>
    <w:basedOn w:val="DefaultParagraphFont"/>
    <w:uiPriority w:val="99"/>
    <w:semiHidden/>
    <w:rsid w:val="00FB4923"/>
    <w:rPr>
      <w:rFonts w:ascii="Courier New" w:hAnsi="Courier New" w:cs="Courier New"/>
    </w:rPr>
  </w:style>
  <w:style w:type="character" w:styleId="HTMLTypewriter">
    <w:name w:val="HTML Typewriter"/>
    <w:basedOn w:val="DefaultParagraphFont"/>
    <w:uiPriority w:val="99"/>
    <w:semiHidden/>
    <w:rsid w:val="00FB4923"/>
    <w:rPr>
      <w:rFonts w:ascii="Courier New" w:hAnsi="Courier New" w:cs="Courier New"/>
      <w:sz w:val="20"/>
      <w:szCs w:val="20"/>
    </w:rPr>
  </w:style>
  <w:style w:type="character" w:styleId="HTMLVariable">
    <w:name w:val="HTML Variable"/>
    <w:basedOn w:val="DefaultParagraphFont"/>
    <w:uiPriority w:val="99"/>
    <w:semiHidden/>
    <w:rsid w:val="00FB4923"/>
    <w:rPr>
      <w:rFonts w:cs="Times New Roman"/>
      <w:i/>
      <w:iCs/>
    </w:rPr>
  </w:style>
  <w:style w:type="character" w:styleId="LineNumber">
    <w:name w:val="line number"/>
    <w:basedOn w:val="DefaultParagraphFont"/>
    <w:uiPriority w:val="99"/>
    <w:semiHidden/>
    <w:rsid w:val="00FB4923"/>
    <w:rPr>
      <w:rFonts w:cs="Times New Roman"/>
    </w:rPr>
  </w:style>
  <w:style w:type="paragraph" w:styleId="List4">
    <w:name w:val="List 4"/>
    <w:basedOn w:val="Normal"/>
    <w:uiPriority w:val="99"/>
    <w:semiHidden/>
    <w:rsid w:val="00FB4923"/>
    <w:pPr>
      <w:ind w:left="1440" w:hanging="360"/>
    </w:pPr>
  </w:style>
  <w:style w:type="paragraph" w:styleId="List5">
    <w:name w:val="List 5"/>
    <w:basedOn w:val="Normal"/>
    <w:uiPriority w:val="99"/>
    <w:semiHidden/>
    <w:rsid w:val="00FB4923"/>
    <w:pPr>
      <w:ind w:left="1800" w:hanging="360"/>
    </w:pPr>
  </w:style>
  <w:style w:type="paragraph" w:styleId="ListBullet3">
    <w:name w:val="List Bullet 3"/>
    <w:basedOn w:val="Normal"/>
    <w:uiPriority w:val="99"/>
    <w:semiHidden/>
    <w:rsid w:val="00FB4923"/>
    <w:pPr>
      <w:tabs>
        <w:tab w:val="num" w:pos="1080"/>
      </w:tabs>
      <w:ind w:left="1080" w:hanging="360"/>
    </w:pPr>
  </w:style>
  <w:style w:type="paragraph" w:styleId="ListBullet4">
    <w:name w:val="List Bullet 4"/>
    <w:basedOn w:val="Normal"/>
    <w:uiPriority w:val="99"/>
    <w:semiHidden/>
    <w:rsid w:val="00FB4923"/>
    <w:pPr>
      <w:tabs>
        <w:tab w:val="num" w:pos="1440"/>
      </w:tabs>
      <w:ind w:left="1440" w:hanging="360"/>
    </w:pPr>
  </w:style>
  <w:style w:type="paragraph" w:styleId="ListBullet5">
    <w:name w:val="List Bullet 5"/>
    <w:basedOn w:val="Normal"/>
    <w:uiPriority w:val="99"/>
    <w:semiHidden/>
    <w:rsid w:val="00FB4923"/>
    <w:pPr>
      <w:tabs>
        <w:tab w:val="num" w:pos="1800"/>
      </w:tabs>
      <w:ind w:left="1800" w:hanging="360"/>
    </w:pPr>
  </w:style>
  <w:style w:type="paragraph" w:styleId="ListContinue4">
    <w:name w:val="List Continue 4"/>
    <w:basedOn w:val="Normal"/>
    <w:uiPriority w:val="99"/>
    <w:semiHidden/>
    <w:rsid w:val="00FB4923"/>
    <w:pPr>
      <w:spacing w:after="120"/>
      <w:ind w:left="1440"/>
    </w:pPr>
  </w:style>
  <w:style w:type="paragraph" w:styleId="ListContinue5">
    <w:name w:val="List Continue 5"/>
    <w:basedOn w:val="Normal"/>
    <w:uiPriority w:val="99"/>
    <w:semiHidden/>
    <w:rsid w:val="00FB4923"/>
    <w:pPr>
      <w:spacing w:after="120"/>
      <w:ind w:left="1800"/>
    </w:pPr>
  </w:style>
  <w:style w:type="paragraph" w:styleId="ListNumber4">
    <w:name w:val="List Number 4"/>
    <w:basedOn w:val="Normal"/>
    <w:uiPriority w:val="99"/>
    <w:semiHidden/>
    <w:rsid w:val="00FB4923"/>
    <w:pPr>
      <w:tabs>
        <w:tab w:val="num" w:pos="1440"/>
      </w:tabs>
      <w:ind w:left="1440" w:hanging="360"/>
    </w:pPr>
  </w:style>
  <w:style w:type="paragraph" w:styleId="ListNumber5">
    <w:name w:val="List Number 5"/>
    <w:basedOn w:val="Normal"/>
    <w:uiPriority w:val="99"/>
    <w:semiHidden/>
    <w:rsid w:val="00FB4923"/>
    <w:pPr>
      <w:tabs>
        <w:tab w:val="num" w:pos="1800"/>
      </w:tabs>
      <w:ind w:left="1800" w:hanging="360"/>
    </w:pPr>
  </w:style>
  <w:style w:type="paragraph" w:styleId="NormalWeb">
    <w:name w:val="Normal (Web)"/>
    <w:basedOn w:val="Normal"/>
    <w:uiPriority w:val="99"/>
    <w:rsid w:val="00FB4923"/>
    <w:rPr>
      <w:sz w:val="24"/>
    </w:rPr>
  </w:style>
  <w:style w:type="paragraph" w:styleId="NoteHeading">
    <w:name w:val="Note Heading"/>
    <w:basedOn w:val="Normal"/>
    <w:next w:val="Normal"/>
    <w:link w:val="NoteHeadingChar"/>
    <w:uiPriority w:val="99"/>
    <w:semiHidden/>
    <w:rsid w:val="00FB4923"/>
  </w:style>
  <w:style w:type="character" w:customStyle="1" w:styleId="NoteHeadingChar">
    <w:name w:val="Note Heading Char"/>
    <w:basedOn w:val="DefaultParagraphFont"/>
    <w:link w:val="NoteHeading"/>
    <w:uiPriority w:val="99"/>
    <w:semiHidden/>
    <w:locked/>
    <w:rsid w:val="002F05F5"/>
    <w:rPr>
      <w:rFonts w:ascii="Century Schoolbook" w:hAnsi="Century Schoolbook" w:cs="Times New Roman"/>
      <w:sz w:val="24"/>
      <w:szCs w:val="24"/>
      <w:lang w:bidi="he-IL"/>
    </w:rPr>
  </w:style>
  <w:style w:type="character" w:styleId="PageNumber">
    <w:name w:val="page number"/>
    <w:basedOn w:val="DefaultParagraphFont"/>
    <w:uiPriority w:val="99"/>
    <w:semiHidden/>
    <w:rsid w:val="00FB4923"/>
    <w:rPr>
      <w:rFonts w:cs="Times New Roman"/>
    </w:rPr>
  </w:style>
  <w:style w:type="paragraph" w:styleId="PlainText">
    <w:name w:val="Plain Text"/>
    <w:basedOn w:val="Normal"/>
    <w:link w:val="PlainTextChar"/>
    <w:uiPriority w:val="99"/>
    <w:semiHidden/>
    <w:rsid w:val="00FB4923"/>
    <w:rPr>
      <w:rFonts w:ascii="Courier New" w:hAnsi="Courier New" w:cs="Courier New"/>
      <w:szCs w:val="20"/>
    </w:rPr>
  </w:style>
  <w:style w:type="character" w:customStyle="1" w:styleId="PlainTextChar">
    <w:name w:val="Plain Text Char"/>
    <w:basedOn w:val="DefaultParagraphFont"/>
    <w:link w:val="PlainText"/>
    <w:uiPriority w:val="99"/>
    <w:semiHidden/>
    <w:locked/>
    <w:rsid w:val="002F05F5"/>
    <w:rPr>
      <w:rFonts w:ascii="Courier New" w:hAnsi="Courier New" w:cs="Courier New"/>
      <w:sz w:val="20"/>
      <w:szCs w:val="20"/>
      <w:lang w:bidi="he-IL"/>
    </w:rPr>
  </w:style>
  <w:style w:type="paragraph" w:styleId="Salutation">
    <w:name w:val="Salutation"/>
    <w:basedOn w:val="Normal"/>
    <w:next w:val="Normal"/>
    <w:link w:val="SalutationChar"/>
    <w:uiPriority w:val="99"/>
    <w:semiHidden/>
    <w:rsid w:val="00FB4923"/>
  </w:style>
  <w:style w:type="character" w:customStyle="1" w:styleId="SalutationChar">
    <w:name w:val="Salutation Char"/>
    <w:basedOn w:val="DefaultParagraphFont"/>
    <w:link w:val="Salutation"/>
    <w:uiPriority w:val="99"/>
    <w:semiHidden/>
    <w:locked/>
    <w:rsid w:val="002F05F5"/>
    <w:rPr>
      <w:rFonts w:ascii="Century Schoolbook" w:hAnsi="Century Schoolbook" w:cs="Times New Roman"/>
      <w:sz w:val="24"/>
      <w:szCs w:val="24"/>
      <w:lang w:bidi="he-IL"/>
    </w:rPr>
  </w:style>
  <w:style w:type="paragraph" w:styleId="Signature">
    <w:name w:val="Signature"/>
    <w:basedOn w:val="Normal"/>
    <w:link w:val="SignatureChar"/>
    <w:uiPriority w:val="99"/>
    <w:semiHidden/>
    <w:rsid w:val="00FB4923"/>
    <w:pPr>
      <w:ind w:left="4320"/>
    </w:pPr>
  </w:style>
  <w:style w:type="character" w:customStyle="1" w:styleId="SignatureChar">
    <w:name w:val="Signature Char"/>
    <w:basedOn w:val="DefaultParagraphFont"/>
    <w:link w:val="Signature"/>
    <w:uiPriority w:val="99"/>
    <w:semiHidden/>
    <w:locked/>
    <w:rsid w:val="002F05F5"/>
    <w:rPr>
      <w:rFonts w:ascii="Century Schoolbook" w:hAnsi="Century Schoolbook" w:cs="Times New Roman"/>
      <w:sz w:val="24"/>
      <w:szCs w:val="24"/>
      <w:lang w:bidi="he-IL"/>
    </w:rPr>
  </w:style>
  <w:style w:type="character" w:styleId="Strong">
    <w:name w:val="Strong"/>
    <w:basedOn w:val="DefaultParagraphFont"/>
    <w:qFormat/>
    <w:rsid w:val="007A22B3"/>
    <w:rPr>
      <w:rFonts w:cs="Times New Roman"/>
      <w:b/>
      <w:bCs/>
    </w:rPr>
  </w:style>
  <w:style w:type="table" w:styleId="Table3Deffects1">
    <w:name w:val="Table 3D effects 1"/>
    <w:basedOn w:val="TableNormal"/>
    <w:uiPriority w:val="99"/>
    <w:semiHidden/>
    <w:rsid w:val="00FB4923"/>
    <w:pPr>
      <w:spacing w:before="120"/>
      <w:ind w:left="907"/>
    </w:pPr>
    <w:rPr>
      <w:rFonts w:ascii="Century Schoolbook" w:hAnsi="Century Schoolbook"/>
      <w:sz w:val="20"/>
      <w:szCs w:val="20"/>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FB4923"/>
    <w:pPr>
      <w:spacing w:before="120"/>
      <w:ind w:left="907"/>
    </w:pPr>
    <w:rPr>
      <w:rFonts w:ascii="Century Schoolbook" w:hAnsi="Century Schoolbook"/>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FB4923"/>
    <w:pPr>
      <w:spacing w:before="120"/>
      <w:ind w:left="907"/>
    </w:pPr>
    <w:rPr>
      <w:rFonts w:ascii="Century Schoolbook" w:hAnsi="Century Schoolbook"/>
      <w:sz w:val="20"/>
      <w:szCs w:val="20"/>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FB4923"/>
    <w:pPr>
      <w:spacing w:before="120"/>
      <w:ind w:left="907"/>
    </w:pPr>
    <w:rPr>
      <w:rFonts w:ascii="Century Schoolbook" w:hAnsi="Century Schoolbook"/>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FB4923"/>
    <w:pPr>
      <w:spacing w:before="120"/>
      <w:ind w:left="907"/>
    </w:pPr>
    <w:rPr>
      <w:rFonts w:ascii="Century Schoolbook" w:hAnsi="Century Schoolbook"/>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FB4923"/>
    <w:pPr>
      <w:spacing w:before="120"/>
      <w:ind w:left="907"/>
    </w:pPr>
    <w:rPr>
      <w:rFonts w:ascii="Century Schoolbook" w:hAnsi="Century Schoolbook"/>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FB4923"/>
    <w:pPr>
      <w:spacing w:before="120"/>
      <w:ind w:left="907"/>
    </w:pPr>
    <w:rPr>
      <w:rFonts w:ascii="Century Schoolbook" w:hAnsi="Century Schoolbook"/>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FB4923"/>
    <w:pPr>
      <w:spacing w:before="120"/>
      <w:ind w:left="907"/>
    </w:pPr>
    <w:rPr>
      <w:rFonts w:ascii="Century Schoolbook" w:hAnsi="Century Schoolbook"/>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FB4923"/>
    <w:pPr>
      <w:spacing w:before="120"/>
      <w:ind w:left="907"/>
    </w:pPr>
    <w:rPr>
      <w:rFonts w:ascii="Century Schoolbook" w:hAnsi="Century Schoolbook"/>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FB4923"/>
    <w:pPr>
      <w:spacing w:before="120"/>
      <w:ind w:left="907"/>
    </w:pPr>
    <w:rPr>
      <w:rFonts w:ascii="Century Schoolbook" w:hAnsi="Century Schoolbook"/>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FB4923"/>
    <w:pPr>
      <w:spacing w:before="120"/>
      <w:ind w:left="907"/>
    </w:pPr>
    <w:rPr>
      <w:rFonts w:ascii="Century Schoolbook" w:hAnsi="Century Schoolbook"/>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FB4923"/>
    <w:pPr>
      <w:spacing w:before="120"/>
      <w:ind w:left="907"/>
    </w:pPr>
    <w:rPr>
      <w:rFonts w:ascii="Century Schoolbook" w:hAnsi="Century Schoolbook"/>
      <w:b/>
      <w:bCs/>
      <w:sz w:val="20"/>
      <w:szCs w:val="20"/>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FB4923"/>
    <w:pPr>
      <w:spacing w:before="120"/>
      <w:ind w:left="907"/>
    </w:pPr>
    <w:rPr>
      <w:rFonts w:ascii="Century Schoolbook" w:hAnsi="Century Schoolbook"/>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FB4923"/>
    <w:pPr>
      <w:spacing w:before="120"/>
      <w:ind w:left="907"/>
    </w:pPr>
    <w:rPr>
      <w:rFonts w:ascii="Century Schoolbook" w:hAnsi="Century Schoolbook"/>
      <w:sz w:val="20"/>
      <w:szCs w:val="20"/>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FB4923"/>
    <w:pPr>
      <w:spacing w:before="120"/>
      <w:ind w:left="907"/>
    </w:pPr>
    <w:rPr>
      <w:rFonts w:ascii="Century Schoolbook" w:hAnsi="Century Schoolbook"/>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FB4923"/>
    <w:pPr>
      <w:spacing w:before="120"/>
      <w:ind w:left="907"/>
    </w:pPr>
    <w:rPr>
      <w:rFonts w:ascii="Century Schoolbook" w:hAnsi="Century Schoolbook"/>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FB4923"/>
    <w:pPr>
      <w:spacing w:before="120"/>
      <w:ind w:left="907"/>
    </w:pPr>
    <w:rPr>
      <w:rFonts w:ascii="Century Schoolbook" w:hAnsi="Century Schoolbook"/>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rsid w:val="00FB4923"/>
    <w:pPr>
      <w:spacing w:before="120"/>
      <w:ind w:left="907"/>
    </w:pPr>
    <w:rPr>
      <w:rFonts w:ascii="Century Schoolbook" w:hAnsi="Century Schoolbook"/>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FB4923"/>
    <w:pPr>
      <w:spacing w:before="120"/>
      <w:ind w:left="907"/>
    </w:pPr>
    <w:rPr>
      <w:rFonts w:ascii="Century Schoolbook" w:hAnsi="Century Schoolbook"/>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FB4923"/>
    <w:pPr>
      <w:spacing w:before="120"/>
      <w:ind w:left="907"/>
    </w:pPr>
    <w:rPr>
      <w:rFonts w:ascii="Century Schoolbook" w:hAnsi="Century Schoolbook"/>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FB4923"/>
    <w:pPr>
      <w:spacing w:before="120"/>
      <w:ind w:left="907"/>
    </w:pPr>
    <w:rPr>
      <w:rFonts w:ascii="Century Schoolbook" w:hAnsi="Century Schoolbook"/>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FB4923"/>
    <w:pPr>
      <w:spacing w:before="120"/>
      <w:ind w:left="907"/>
    </w:pPr>
    <w:rPr>
      <w:rFonts w:ascii="Century Schoolbook" w:hAnsi="Century Schoolbook"/>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FB4923"/>
    <w:pPr>
      <w:spacing w:before="120"/>
      <w:ind w:left="907"/>
    </w:pPr>
    <w:rPr>
      <w:rFonts w:ascii="Century Schoolbook" w:hAnsi="Century Schoolbook"/>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FB4923"/>
    <w:pPr>
      <w:spacing w:before="120"/>
      <w:ind w:left="907"/>
    </w:pPr>
    <w:rPr>
      <w:rFonts w:ascii="Century Schoolbook" w:hAnsi="Century Schoolbook"/>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FB4923"/>
    <w:pPr>
      <w:spacing w:before="120"/>
      <w:ind w:left="907"/>
    </w:pPr>
    <w:rPr>
      <w:rFonts w:ascii="Century Schoolbook" w:hAnsi="Century Schoolbook"/>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FB4923"/>
    <w:pPr>
      <w:spacing w:before="120"/>
      <w:ind w:left="907"/>
    </w:pPr>
    <w:rPr>
      <w:rFonts w:ascii="Century Schoolbook" w:hAnsi="Century Schoolbook"/>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FB4923"/>
    <w:pPr>
      <w:spacing w:before="120"/>
      <w:ind w:left="907"/>
    </w:pPr>
    <w:rPr>
      <w:rFonts w:ascii="Century Schoolbook" w:hAnsi="Century Schoolbook"/>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FB4923"/>
    <w:pPr>
      <w:spacing w:before="120"/>
      <w:ind w:left="907"/>
    </w:pPr>
    <w:rPr>
      <w:rFonts w:ascii="Century Schoolbook" w:hAnsi="Century Schoolbook"/>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FB4923"/>
    <w:pPr>
      <w:spacing w:before="120"/>
      <w:ind w:left="907"/>
    </w:pPr>
    <w:rPr>
      <w:rFonts w:ascii="Century Schoolbook" w:hAnsi="Century Schoolbook"/>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FB4923"/>
    <w:pPr>
      <w:spacing w:before="120"/>
      <w:ind w:left="907"/>
    </w:pPr>
    <w:rPr>
      <w:rFonts w:ascii="Century Schoolbook" w:hAnsi="Century Schoolbook"/>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FB4923"/>
    <w:pPr>
      <w:spacing w:before="120"/>
      <w:ind w:left="907"/>
    </w:pPr>
    <w:rPr>
      <w:rFonts w:ascii="Century Schoolbook" w:hAnsi="Century Schoolbook"/>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FB4923"/>
    <w:pPr>
      <w:spacing w:before="120"/>
      <w:ind w:left="907"/>
    </w:pPr>
    <w:rPr>
      <w:rFonts w:ascii="Century Schoolbook" w:hAnsi="Century Schoolbook"/>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FB4923"/>
    <w:pPr>
      <w:spacing w:before="120"/>
      <w:ind w:left="907"/>
    </w:pPr>
    <w:rPr>
      <w:rFonts w:ascii="Century Schoolbook" w:hAnsi="Century Schoolbook"/>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FB4923"/>
    <w:pPr>
      <w:spacing w:before="120"/>
      <w:ind w:left="907"/>
    </w:pPr>
    <w:rPr>
      <w:rFonts w:ascii="Century Schoolbook" w:hAnsi="Century Schoolbook"/>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FB4923"/>
    <w:pPr>
      <w:spacing w:before="120"/>
      <w:ind w:left="907"/>
    </w:pPr>
    <w:rPr>
      <w:rFonts w:ascii="Century Schoolbook" w:hAnsi="Century Schoolbook"/>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FB4923"/>
    <w:pPr>
      <w:spacing w:before="120"/>
      <w:ind w:left="907"/>
    </w:pPr>
    <w:rPr>
      <w:rFonts w:ascii="Century Schoolbook" w:hAnsi="Century Schoolbook"/>
      <w:sz w:val="20"/>
      <w:szCs w:val="20"/>
    </w:rPr>
    <w:tblPr>
      <w:tblInd w:w="0" w:type="dxa"/>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FB4923"/>
    <w:pPr>
      <w:spacing w:before="120"/>
      <w:ind w:left="907"/>
    </w:pPr>
    <w:rPr>
      <w:rFonts w:ascii="Century Schoolbook" w:hAnsi="Century Schoolbook"/>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FB4923"/>
    <w:pPr>
      <w:spacing w:before="120"/>
      <w:ind w:left="907"/>
    </w:pPr>
    <w:rPr>
      <w:rFonts w:ascii="Century Schoolbook" w:hAnsi="Century Schoolbook"/>
      <w:sz w:val="20"/>
      <w:szCs w:val="20"/>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FB4923"/>
    <w:pPr>
      <w:spacing w:before="120"/>
      <w:ind w:left="907"/>
    </w:pPr>
    <w:rPr>
      <w:rFonts w:ascii="Century Schoolbook" w:hAnsi="Century Schoolbook"/>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FB4923"/>
    <w:pPr>
      <w:spacing w:before="120"/>
      <w:ind w:left="907"/>
    </w:pPr>
    <w:rPr>
      <w:rFonts w:ascii="Century Schoolbook" w:hAnsi="Century Schoolbook"/>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rsid w:val="00FB4923"/>
    <w:pPr>
      <w:spacing w:before="120"/>
      <w:ind w:left="907"/>
    </w:pPr>
    <w:rPr>
      <w:rFonts w:ascii="Century Schoolbook" w:hAnsi="Century Schoolbook"/>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FB4923"/>
    <w:pPr>
      <w:spacing w:before="120"/>
      <w:ind w:left="907"/>
    </w:pPr>
    <w:rPr>
      <w:rFonts w:ascii="Century Schoolbook" w:hAnsi="Century Schoolbook"/>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FB4923"/>
    <w:pPr>
      <w:spacing w:before="120"/>
      <w:ind w:left="907"/>
    </w:pPr>
    <w:rPr>
      <w:rFonts w:ascii="Century Schoolbook" w:hAnsi="Century Schoolbook"/>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styleId="Closing">
    <w:name w:val="Closing"/>
    <w:basedOn w:val="Normal"/>
    <w:link w:val="ClosingChar"/>
    <w:uiPriority w:val="99"/>
    <w:semiHidden/>
    <w:rsid w:val="00FB4923"/>
    <w:pPr>
      <w:ind w:left="4320"/>
    </w:pPr>
  </w:style>
  <w:style w:type="character" w:customStyle="1" w:styleId="ClosingChar">
    <w:name w:val="Closing Char"/>
    <w:basedOn w:val="DefaultParagraphFont"/>
    <w:link w:val="Closing"/>
    <w:uiPriority w:val="99"/>
    <w:semiHidden/>
    <w:locked/>
    <w:rsid w:val="002F05F5"/>
    <w:rPr>
      <w:rFonts w:ascii="Century Schoolbook" w:hAnsi="Century Schoolbook" w:cs="Times New Roman"/>
      <w:sz w:val="24"/>
      <w:szCs w:val="24"/>
      <w:lang w:bidi="he-IL"/>
    </w:rPr>
  </w:style>
  <w:style w:type="paragraph" w:styleId="ListContinue3">
    <w:name w:val="List Continue 3"/>
    <w:basedOn w:val="Normal"/>
    <w:uiPriority w:val="99"/>
    <w:semiHidden/>
    <w:rsid w:val="00FB4923"/>
    <w:pPr>
      <w:spacing w:after="120"/>
      <w:ind w:left="1080"/>
    </w:pPr>
  </w:style>
  <w:style w:type="paragraph" w:styleId="NormalIndent">
    <w:name w:val="Normal Indent"/>
    <w:basedOn w:val="Normal"/>
    <w:uiPriority w:val="99"/>
    <w:semiHidden/>
    <w:rsid w:val="00FB4923"/>
    <w:pPr>
      <w:ind w:left="720"/>
    </w:pPr>
  </w:style>
  <w:style w:type="paragraph" w:styleId="MessageHeader">
    <w:name w:val="Message Header"/>
    <w:basedOn w:val="Normal"/>
    <w:link w:val="MessageHeaderChar"/>
    <w:uiPriority w:val="99"/>
    <w:semiHidden/>
    <w:rsid w:val="00FB4923"/>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character" w:customStyle="1" w:styleId="MessageHeaderChar">
    <w:name w:val="Message Header Char"/>
    <w:basedOn w:val="DefaultParagraphFont"/>
    <w:link w:val="MessageHeader"/>
    <w:uiPriority w:val="99"/>
    <w:semiHidden/>
    <w:locked/>
    <w:rsid w:val="002F05F5"/>
    <w:rPr>
      <w:rFonts w:ascii="Cambria" w:hAnsi="Cambria" w:cs="Times New Roman"/>
      <w:sz w:val="24"/>
      <w:szCs w:val="24"/>
      <w:shd w:val="pct20" w:color="auto" w:fill="auto"/>
      <w:lang w:bidi="he-IL"/>
    </w:rPr>
  </w:style>
  <w:style w:type="paragraph" w:customStyle="1" w:styleId="TabSubStep">
    <w:name w:val="TabSubStep"/>
    <w:basedOn w:val="TabStep"/>
    <w:uiPriority w:val="99"/>
    <w:rsid w:val="00A32D66"/>
    <w:pPr>
      <w:numPr>
        <w:ilvl w:val="3"/>
      </w:numPr>
      <w:ind w:left="720" w:hanging="360"/>
    </w:pPr>
  </w:style>
  <w:style w:type="character" w:customStyle="1" w:styleId="Instruction">
    <w:name w:val="Instruction"/>
    <w:basedOn w:val="DefaultParagraphFont"/>
    <w:uiPriority w:val="99"/>
    <w:rsid w:val="00FB4923"/>
    <w:rPr>
      <w:rFonts w:ascii="Century Schoolbook" w:hAnsi="Century Schoolbook" w:cs="Times New Roman"/>
      <w:b/>
      <w:shd w:val="clear" w:color="auto" w:fill="auto"/>
    </w:rPr>
  </w:style>
  <w:style w:type="paragraph" w:customStyle="1" w:styleId="TabStep2">
    <w:name w:val="TabStep2"/>
    <w:basedOn w:val="TabStep"/>
    <w:uiPriority w:val="99"/>
    <w:semiHidden/>
    <w:rsid w:val="00A32D66"/>
    <w:pPr>
      <w:numPr>
        <w:ilvl w:val="4"/>
      </w:numPr>
      <w:ind w:hanging="360"/>
    </w:pPr>
  </w:style>
  <w:style w:type="character" w:customStyle="1" w:styleId="crossref">
    <w:name w:val="crossref"/>
    <w:basedOn w:val="Hyperlink"/>
    <w:uiPriority w:val="99"/>
    <w:rsid w:val="00FB4923"/>
    <w:rPr>
      <w:rFonts w:cs="Times New Roman"/>
      <w:color w:val="0000FF"/>
      <w:u w:val="single"/>
    </w:rPr>
  </w:style>
  <w:style w:type="paragraph" w:styleId="List">
    <w:name w:val="List"/>
    <w:basedOn w:val="Normal"/>
    <w:uiPriority w:val="99"/>
    <w:semiHidden/>
    <w:rsid w:val="00FB4923"/>
    <w:pPr>
      <w:ind w:left="360" w:hanging="360"/>
    </w:pPr>
  </w:style>
  <w:style w:type="paragraph" w:styleId="List2">
    <w:name w:val="List 2"/>
    <w:basedOn w:val="Normal"/>
    <w:uiPriority w:val="99"/>
    <w:semiHidden/>
    <w:rsid w:val="00FB4923"/>
    <w:pPr>
      <w:ind w:left="720" w:hanging="360"/>
    </w:pPr>
  </w:style>
  <w:style w:type="paragraph" w:styleId="List3">
    <w:name w:val="List 3"/>
    <w:basedOn w:val="Normal"/>
    <w:uiPriority w:val="99"/>
    <w:semiHidden/>
    <w:rsid w:val="00FB4923"/>
    <w:pPr>
      <w:ind w:left="1080" w:hanging="360"/>
    </w:pPr>
  </w:style>
  <w:style w:type="paragraph" w:styleId="ListBullet">
    <w:name w:val="List Bullet"/>
    <w:basedOn w:val="Normal"/>
    <w:uiPriority w:val="99"/>
    <w:rsid w:val="00FB4923"/>
    <w:pPr>
      <w:tabs>
        <w:tab w:val="num" w:pos="360"/>
      </w:tabs>
      <w:ind w:left="360" w:hanging="360"/>
    </w:pPr>
  </w:style>
  <w:style w:type="paragraph" w:styleId="ListBullet2">
    <w:name w:val="List Bullet 2"/>
    <w:basedOn w:val="Normal"/>
    <w:uiPriority w:val="99"/>
    <w:semiHidden/>
    <w:rsid w:val="00FB4923"/>
    <w:pPr>
      <w:tabs>
        <w:tab w:val="num" w:pos="720"/>
      </w:tabs>
      <w:ind w:left="720" w:hanging="360"/>
    </w:pPr>
  </w:style>
  <w:style w:type="paragraph" w:styleId="ListNumber">
    <w:name w:val="List Number"/>
    <w:basedOn w:val="Normal"/>
    <w:uiPriority w:val="99"/>
    <w:semiHidden/>
    <w:rsid w:val="00FB4923"/>
    <w:pPr>
      <w:tabs>
        <w:tab w:val="num" w:pos="360"/>
      </w:tabs>
      <w:ind w:left="360" w:hanging="360"/>
    </w:pPr>
  </w:style>
  <w:style w:type="paragraph" w:styleId="ListNumber2">
    <w:name w:val="List Number 2"/>
    <w:basedOn w:val="Normal"/>
    <w:uiPriority w:val="99"/>
    <w:semiHidden/>
    <w:rsid w:val="00FB4923"/>
    <w:pPr>
      <w:tabs>
        <w:tab w:val="num" w:pos="720"/>
      </w:tabs>
      <w:ind w:left="720" w:hanging="360"/>
    </w:pPr>
  </w:style>
  <w:style w:type="paragraph" w:styleId="ListNumber3">
    <w:name w:val="List Number 3"/>
    <w:basedOn w:val="Normal"/>
    <w:uiPriority w:val="99"/>
    <w:semiHidden/>
    <w:rsid w:val="00FB4923"/>
    <w:pPr>
      <w:tabs>
        <w:tab w:val="num" w:pos="1080"/>
      </w:tabs>
      <w:ind w:left="1080" w:hanging="360"/>
    </w:pPr>
  </w:style>
  <w:style w:type="table" w:styleId="TableGrid">
    <w:name w:val="Table Grid"/>
    <w:basedOn w:val="TableNormal"/>
    <w:uiPriority w:val="99"/>
    <w:rsid w:val="00FB4923"/>
    <w:pPr>
      <w:spacing w:before="120"/>
      <w:ind w:left="907"/>
    </w:pPr>
    <w:rPr>
      <w:rFonts w:ascii="Century Schoolbook" w:hAnsi="Century Schoolbook"/>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link w:val="SubtitleChar"/>
    <w:uiPriority w:val="99"/>
    <w:qFormat/>
    <w:rsid w:val="007A22B3"/>
    <w:pPr>
      <w:spacing w:after="60"/>
      <w:jc w:val="center"/>
      <w:outlineLvl w:val="1"/>
    </w:pPr>
    <w:rPr>
      <w:rFonts w:cs="Arial"/>
      <w:sz w:val="24"/>
    </w:rPr>
  </w:style>
  <w:style w:type="character" w:customStyle="1" w:styleId="SubtitleChar">
    <w:name w:val="Subtitle Char"/>
    <w:basedOn w:val="DefaultParagraphFont"/>
    <w:link w:val="Subtitle"/>
    <w:uiPriority w:val="99"/>
    <w:locked/>
    <w:rsid w:val="002F05F5"/>
    <w:rPr>
      <w:rFonts w:ascii="Cambria" w:hAnsi="Cambria" w:cs="Times New Roman"/>
      <w:sz w:val="24"/>
      <w:szCs w:val="24"/>
      <w:lang w:bidi="he-IL"/>
    </w:rPr>
  </w:style>
  <w:style w:type="paragraph" w:styleId="Title">
    <w:name w:val="Title"/>
    <w:basedOn w:val="Normal"/>
    <w:link w:val="TitleChar"/>
    <w:uiPriority w:val="99"/>
    <w:qFormat/>
    <w:rsid w:val="007A22B3"/>
    <w:pPr>
      <w:spacing w:before="240" w:after="60"/>
      <w:jc w:val="center"/>
      <w:outlineLvl w:val="0"/>
    </w:pPr>
    <w:rPr>
      <w:rFonts w:cs="Arial"/>
      <w:b/>
      <w:bCs/>
      <w:kern w:val="28"/>
      <w:sz w:val="32"/>
      <w:szCs w:val="32"/>
    </w:rPr>
  </w:style>
  <w:style w:type="character" w:customStyle="1" w:styleId="TitleChar">
    <w:name w:val="Title Char"/>
    <w:basedOn w:val="DefaultParagraphFont"/>
    <w:link w:val="Title"/>
    <w:uiPriority w:val="99"/>
    <w:locked/>
    <w:rsid w:val="002F05F5"/>
    <w:rPr>
      <w:rFonts w:ascii="Cambria" w:hAnsi="Cambria" w:cs="Times New Roman"/>
      <w:b/>
      <w:bCs/>
      <w:kern w:val="28"/>
      <w:sz w:val="32"/>
      <w:szCs w:val="32"/>
      <w:lang w:bidi="he-IL"/>
    </w:rPr>
  </w:style>
  <w:style w:type="paragraph" w:styleId="BalloonText">
    <w:name w:val="Balloon Text"/>
    <w:basedOn w:val="Normal"/>
    <w:link w:val="BalloonTextChar"/>
    <w:uiPriority w:val="99"/>
    <w:semiHidden/>
    <w:rsid w:val="00FB4923"/>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F05F5"/>
    <w:rPr>
      <w:rFonts w:cs="Times New Roman"/>
      <w:sz w:val="2"/>
      <w:lang w:bidi="he-IL"/>
    </w:rPr>
  </w:style>
  <w:style w:type="paragraph" w:styleId="CommentText">
    <w:name w:val="annotation text"/>
    <w:basedOn w:val="Normal"/>
    <w:link w:val="CommentTextChar"/>
    <w:uiPriority w:val="99"/>
    <w:semiHidden/>
    <w:rsid w:val="00FB4923"/>
    <w:rPr>
      <w:szCs w:val="20"/>
    </w:rPr>
  </w:style>
  <w:style w:type="character" w:customStyle="1" w:styleId="CommentTextChar">
    <w:name w:val="Comment Text Char"/>
    <w:basedOn w:val="DefaultParagraphFont"/>
    <w:link w:val="CommentText"/>
    <w:uiPriority w:val="99"/>
    <w:semiHidden/>
    <w:locked/>
    <w:rsid w:val="002F05F5"/>
    <w:rPr>
      <w:rFonts w:ascii="Century Schoolbook" w:hAnsi="Century Schoolbook" w:cs="Times New Roman"/>
      <w:sz w:val="20"/>
      <w:szCs w:val="20"/>
      <w:lang w:bidi="he-IL"/>
    </w:rPr>
  </w:style>
  <w:style w:type="paragraph" w:styleId="CommentSubject">
    <w:name w:val="annotation subject"/>
    <w:basedOn w:val="CommentText"/>
    <w:next w:val="CommentText"/>
    <w:link w:val="CommentSubjectChar"/>
    <w:uiPriority w:val="99"/>
    <w:semiHidden/>
    <w:rsid w:val="00FB4923"/>
    <w:rPr>
      <w:b/>
      <w:bCs/>
    </w:rPr>
  </w:style>
  <w:style w:type="character" w:customStyle="1" w:styleId="CommentSubjectChar">
    <w:name w:val="Comment Subject Char"/>
    <w:basedOn w:val="CommentTextChar"/>
    <w:link w:val="CommentSubject"/>
    <w:uiPriority w:val="99"/>
    <w:semiHidden/>
    <w:locked/>
    <w:rsid w:val="002F05F5"/>
    <w:rPr>
      <w:rFonts w:ascii="Century Schoolbook" w:hAnsi="Century Schoolbook" w:cs="Times New Roman"/>
      <w:b/>
      <w:bCs/>
      <w:sz w:val="20"/>
      <w:szCs w:val="20"/>
      <w:lang w:bidi="he-IL"/>
    </w:rPr>
  </w:style>
  <w:style w:type="paragraph" w:styleId="DocumentMap">
    <w:name w:val="Document Map"/>
    <w:basedOn w:val="Normal"/>
    <w:link w:val="DocumentMapChar"/>
    <w:uiPriority w:val="99"/>
    <w:semiHidden/>
    <w:rsid w:val="00FB4923"/>
    <w:pPr>
      <w:shd w:val="clear" w:color="auto" w:fill="000080"/>
    </w:pPr>
    <w:rPr>
      <w:rFonts w:ascii="Tahoma" w:hAnsi="Tahoma" w:cs="Tahoma"/>
      <w:szCs w:val="20"/>
    </w:rPr>
  </w:style>
  <w:style w:type="character" w:customStyle="1" w:styleId="DocumentMapChar">
    <w:name w:val="Document Map Char"/>
    <w:basedOn w:val="DefaultParagraphFont"/>
    <w:link w:val="DocumentMap"/>
    <w:uiPriority w:val="99"/>
    <w:semiHidden/>
    <w:locked/>
    <w:rsid w:val="002F05F5"/>
    <w:rPr>
      <w:rFonts w:cs="Times New Roman"/>
      <w:sz w:val="2"/>
      <w:lang w:bidi="he-IL"/>
    </w:rPr>
  </w:style>
  <w:style w:type="paragraph" w:styleId="EndnoteText">
    <w:name w:val="endnote text"/>
    <w:basedOn w:val="Normal"/>
    <w:link w:val="EndnoteTextChar"/>
    <w:uiPriority w:val="99"/>
    <w:semiHidden/>
    <w:rsid w:val="00FB4923"/>
    <w:rPr>
      <w:szCs w:val="20"/>
    </w:rPr>
  </w:style>
  <w:style w:type="character" w:customStyle="1" w:styleId="EndnoteTextChar">
    <w:name w:val="Endnote Text Char"/>
    <w:basedOn w:val="DefaultParagraphFont"/>
    <w:link w:val="EndnoteText"/>
    <w:uiPriority w:val="99"/>
    <w:semiHidden/>
    <w:locked/>
    <w:rsid w:val="002F05F5"/>
    <w:rPr>
      <w:rFonts w:ascii="Century Schoolbook" w:hAnsi="Century Schoolbook" w:cs="Times New Roman"/>
      <w:sz w:val="20"/>
      <w:szCs w:val="20"/>
      <w:lang w:bidi="he-IL"/>
    </w:rPr>
  </w:style>
  <w:style w:type="paragraph" w:styleId="FootnoteText">
    <w:name w:val="footnote text"/>
    <w:basedOn w:val="Normal"/>
    <w:link w:val="FootnoteTextChar"/>
    <w:uiPriority w:val="99"/>
    <w:semiHidden/>
    <w:rsid w:val="00FB4923"/>
    <w:rPr>
      <w:szCs w:val="20"/>
    </w:rPr>
  </w:style>
  <w:style w:type="character" w:customStyle="1" w:styleId="FootnoteTextChar">
    <w:name w:val="Footnote Text Char"/>
    <w:basedOn w:val="DefaultParagraphFont"/>
    <w:link w:val="FootnoteText"/>
    <w:uiPriority w:val="99"/>
    <w:semiHidden/>
    <w:locked/>
    <w:rsid w:val="002F05F5"/>
    <w:rPr>
      <w:rFonts w:ascii="Century Schoolbook" w:hAnsi="Century Schoolbook" w:cs="Times New Roman"/>
      <w:sz w:val="20"/>
      <w:szCs w:val="20"/>
      <w:lang w:bidi="he-IL"/>
    </w:rPr>
  </w:style>
  <w:style w:type="paragraph" w:styleId="Index5">
    <w:name w:val="index 5"/>
    <w:basedOn w:val="Normal"/>
    <w:next w:val="Normal"/>
    <w:autoRedefine/>
    <w:uiPriority w:val="99"/>
    <w:semiHidden/>
    <w:rsid w:val="00FB4923"/>
    <w:pPr>
      <w:ind w:left="1000" w:hanging="200"/>
    </w:pPr>
  </w:style>
  <w:style w:type="paragraph" w:styleId="Index6">
    <w:name w:val="index 6"/>
    <w:basedOn w:val="Normal"/>
    <w:next w:val="Normal"/>
    <w:autoRedefine/>
    <w:uiPriority w:val="99"/>
    <w:semiHidden/>
    <w:rsid w:val="00FB4923"/>
    <w:pPr>
      <w:ind w:left="1200" w:hanging="200"/>
    </w:pPr>
  </w:style>
  <w:style w:type="paragraph" w:styleId="Index7">
    <w:name w:val="index 7"/>
    <w:basedOn w:val="Normal"/>
    <w:next w:val="Normal"/>
    <w:autoRedefine/>
    <w:uiPriority w:val="99"/>
    <w:semiHidden/>
    <w:rsid w:val="00FB4923"/>
    <w:pPr>
      <w:ind w:left="1400" w:hanging="200"/>
    </w:pPr>
  </w:style>
  <w:style w:type="paragraph" w:styleId="Index8">
    <w:name w:val="index 8"/>
    <w:basedOn w:val="Normal"/>
    <w:next w:val="Normal"/>
    <w:autoRedefine/>
    <w:uiPriority w:val="99"/>
    <w:semiHidden/>
    <w:rsid w:val="00FB4923"/>
    <w:pPr>
      <w:ind w:left="1600" w:hanging="200"/>
    </w:pPr>
  </w:style>
  <w:style w:type="paragraph" w:styleId="Index9">
    <w:name w:val="index 9"/>
    <w:basedOn w:val="Normal"/>
    <w:next w:val="Normal"/>
    <w:autoRedefine/>
    <w:uiPriority w:val="99"/>
    <w:semiHidden/>
    <w:rsid w:val="00FB4923"/>
    <w:pPr>
      <w:ind w:left="1800" w:hanging="200"/>
    </w:pPr>
  </w:style>
  <w:style w:type="paragraph" w:styleId="MacroText">
    <w:name w:val="macro"/>
    <w:link w:val="MacroTextChar"/>
    <w:uiPriority w:val="99"/>
    <w:semiHidden/>
    <w:rsid w:val="00FB4923"/>
    <w:pPr>
      <w:tabs>
        <w:tab w:val="left" w:pos="480"/>
        <w:tab w:val="left" w:pos="960"/>
        <w:tab w:val="left" w:pos="1440"/>
        <w:tab w:val="left" w:pos="1920"/>
        <w:tab w:val="left" w:pos="2400"/>
        <w:tab w:val="left" w:pos="2880"/>
        <w:tab w:val="left" w:pos="3360"/>
        <w:tab w:val="left" w:pos="3840"/>
        <w:tab w:val="left" w:pos="4320"/>
      </w:tabs>
      <w:spacing w:before="120"/>
      <w:ind w:left="907"/>
    </w:pPr>
    <w:rPr>
      <w:rFonts w:ascii="Courier New" w:hAnsi="Courier New" w:cs="Courier New"/>
      <w:sz w:val="20"/>
      <w:szCs w:val="20"/>
      <w:lang w:bidi="he-IL"/>
    </w:rPr>
  </w:style>
  <w:style w:type="character" w:customStyle="1" w:styleId="MacroTextChar">
    <w:name w:val="Macro Text Char"/>
    <w:basedOn w:val="DefaultParagraphFont"/>
    <w:link w:val="MacroText"/>
    <w:uiPriority w:val="99"/>
    <w:semiHidden/>
    <w:locked/>
    <w:rsid w:val="002F05F5"/>
    <w:rPr>
      <w:rFonts w:ascii="Courier New" w:hAnsi="Courier New" w:cs="Courier New"/>
      <w:lang w:val="en-US" w:eastAsia="en-US" w:bidi="he-IL"/>
    </w:rPr>
  </w:style>
  <w:style w:type="paragraph" w:customStyle="1" w:styleId="TabNormal2">
    <w:name w:val="TabNormal 2"/>
    <w:basedOn w:val="TabNormal"/>
    <w:uiPriority w:val="99"/>
    <w:rsid w:val="00FC45EF"/>
    <w:pPr>
      <w:tabs>
        <w:tab w:val="clear" w:pos="454"/>
      </w:tabs>
      <w:ind w:left="397"/>
    </w:pPr>
  </w:style>
  <w:style w:type="paragraph" w:customStyle="1" w:styleId="TabNormal3">
    <w:name w:val="TabNormal 3"/>
    <w:basedOn w:val="TabNormal2"/>
    <w:uiPriority w:val="99"/>
    <w:rsid w:val="00276B0F"/>
    <w:pPr>
      <w:ind w:left="794"/>
    </w:pPr>
  </w:style>
  <w:style w:type="paragraph" w:customStyle="1" w:styleId="TabSubStep2">
    <w:name w:val="TabSubStep2"/>
    <w:basedOn w:val="TabSubStep"/>
    <w:uiPriority w:val="99"/>
    <w:rsid w:val="00A32D66"/>
    <w:pPr>
      <w:numPr>
        <w:ilvl w:val="5"/>
      </w:numPr>
      <w:tabs>
        <w:tab w:val="num" w:pos="720"/>
      </w:tabs>
    </w:pPr>
  </w:style>
  <w:style w:type="character" w:styleId="PlaceholderText">
    <w:name w:val="Placeholder Text"/>
    <w:basedOn w:val="DefaultParagraphFont"/>
    <w:uiPriority w:val="99"/>
    <w:semiHidden/>
    <w:rsid w:val="00FB4923"/>
    <w:rPr>
      <w:rFonts w:cs="Times New Roman"/>
      <w:color w:val="808080"/>
    </w:rPr>
  </w:style>
  <w:style w:type="paragraph" w:customStyle="1" w:styleId="FrontHeading">
    <w:name w:val="Front Heading"/>
    <w:next w:val="BodyText"/>
    <w:uiPriority w:val="99"/>
    <w:rsid w:val="00F1699C"/>
    <w:rPr>
      <w:rFonts w:ascii="Tahoma" w:hAnsi="Tahoma" w:cs="Arial"/>
      <w:b/>
      <w:bCs/>
      <w:color w:val="008CD6"/>
      <w:kern w:val="18"/>
      <w:sz w:val="24"/>
      <w:szCs w:val="24"/>
      <w:lang w:bidi="he-IL"/>
    </w:rPr>
  </w:style>
  <w:style w:type="paragraph" w:styleId="NoSpacing">
    <w:name w:val="No Spacing"/>
    <w:link w:val="NoSpacingChar"/>
    <w:uiPriority w:val="99"/>
    <w:qFormat/>
    <w:rsid w:val="0074764B"/>
    <w:rPr>
      <w:rFonts w:ascii="Century Schoolbook" w:hAnsi="Century Schoolbook" w:cs="Angsana New"/>
    </w:rPr>
  </w:style>
  <w:style w:type="character" w:customStyle="1" w:styleId="NoSpacingChar">
    <w:name w:val="No Spacing Char"/>
    <w:basedOn w:val="DefaultParagraphFont"/>
    <w:link w:val="NoSpacing"/>
    <w:uiPriority w:val="99"/>
    <w:locked/>
    <w:rsid w:val="0074764B"/>
    <w:rPr>
      <w:rFonts w:ascii="Century Schoolbook" w:hAnsi="Century Schoolbook" w:cs="Angsana New"/>
      <w:sz w:val="22"/>
      <w:szCs w:val="22"/>
      <w:lang w:val="en-US" w:eastAsia="en-US" w:bidi="ar-SA"/>
    </w:rPr>
  </w:style>
  <w:style w:type="character" w:customStyle="1" w:styleId="Bullet1Char">
    <w:name w:val="Bullet 1 Char"/>
    <w:basedOn w:val="BodyTextChar"/>
    <w:link w:val="Bullet1"/>
    <w:locked/>
    <w:rsid w:val="007A22B3"/>
  </w:style>
  <w:style w:type="paragraph" w:styleId="Bibliography">
    <w:name w:val="Bibliography"/>
    <w:basedOn w:val="Normal"/>
    <w:next w:val="Normal"/>
    <w:uiPriority w:val="99"/>
    <w:semiHidden/>
    <w:rsid w:val="00D60727"/>
  </w:style>
  <w:style w:type="character" w:styleId="BookTitle">
    <w:name w:val="Book Title"/>
    <w:basedOn w:val="DefaultParagraphFont"/>
    <w:uiPriority w:val="99"/>
    <w:qFormat/>
    <w:rsid w:val="00D60727"/>
    <w:rPr>
      <w:rFonts w:cs="Times New Roman"/>
      <w:b/>
      <w:bCs/>
      <w:smallCaps/>
      <w:spacing w:val="5"/>
    </w:rPr>
  </w:style>
  <w:style w:type="table" w:customStyle="1" w:styleId="ColorfulGrid1">
    <w:name w:val="Colorful Grid1"/>
    <w:uiPriority w:val="99"/>
    <w:rsid w:val="00D60727"/>
    <w:rPr>
      <w:rFonts w:ascii="Century Schoolbook" w:hAnsi="Century Schoolbook"/>
      <w:color w:val="000000"/>
      <w:sz w:val="20"/>
      <w:szCs w:val="20"/>
    </w:rPr>
    <w:tblPr>
      <w:tblStyleRowBandSize w:val="1"/>
      <w:tblStyleColBandSize w:val="1"/>
      <w:tblBorders>
        <w:insideH w:val="single" w:sz="4" w:space="0" w:color="FFFFFF"/>
      </w:tblBorders>
      <w:tblCellMar>
        <w:top w:w="0" w:type="dxa"/>
        <w:left w:w="108" w:type="dxa"/>
        <w:bottom w:w="0" w:type="dxa"/>
        <w:right w:w="108" w:type="dxa"/>
      </w:tblCellMar>
    </w:tblPr>
    <w:tcPr>
      <w:shd w:val="clear" w:color="auto" w:fill="CCCCCC"/>
    </w:tcPr>
  </w:style>
  <w:style w:type="table" w:styleId="ColorfulGrid-Accent1">
    <w:name w:val="Colorful Grid Accent 1"/>
    <w:basedOn w:val="TableNormal"/>
    <w:uiPriority w:val="99"/>
    <w:rsid w:val="00D60727"/>
    <w:rPr>
      <w:rFonts w:ascii="Century Schoolbook" w:hAnsi="Century Schoolbook"/>
      <w:color w:val="000000"/>
      <w:sz w:val="20"/>
      <w:szCs w:val="2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rFonts w:cs="Times New Roman"/>
        <w:b/>
        <w:bCs/>
      </w:rPr>
      <w:tblPr/>
      <w:tcPr>
        <w:shd w:val="clear" w:color="auto" w:fill="B8CCE4"/>
      </w:tcPr>
    </w:tblStylePr>
    <w:tblStylePr w:type="lastRow">
      <w:rPr>
        <w:rFonts w:cs="Times New Roman"/>
        <w:b/>
        <w:bCs/>
        <w:color w:val="000000"/>
      </w:rPr>
      <w:tblPr/>
      <w:tcPr>
        <w:shd w:val="clear" w:color="auto" w:fill="B8CCE4"/>
      </w:tcPr>
    </w:tblStylePr>
    <w:tblStylePr w:type="firstCol">
      <w:rPr>
        <w:rFonts w:cs="Times New Roman"/>
        <w:color w:val="FFFFFF"/>
      </w:rPr>
      <w:tblPr/>
      <w:tcPr>
        <w:shd w:val="clear" w:color="auto" w:fill="365F91"/>
      </w:tcPr>
    </w:tblStylePr>
    <w:tblStylePr w:type="lastCol">
      <w:rPr>
        <w:rFonts w:cs="Times New Roman"/>
        <w:color w:val="FFFFFF"/>
      </w:rPr>
      <w:tblPr/>
      <w:tcPr>
        <w:shd w:val="clear" w:color="auto" w:fill="365F91"/>
      </w:tcPr>
    </w:tblStylePr>
    <w:tblStylePr w:type="band1Vert">
      <w:rPr>
        <w:rFonts w:cs="Times New Roman"/>
      </w:rPr>
      <w:tblPr/>
      <w:tcPr>
        <w:shd w:val="clear" w:color="auto" w:fill="A7BFDE"/>
      </w:tcPr>
    </w:tblStylePr>
    <w:tblStylePr w:type="band1Horz">
      <w:rPr>
        <w:rFonts w:cs="Times New Roman"/>
      </w:rPr>
      <w:tblPr/>
      <w:tcPr>
        <w:shd w:val="clear" w:color="auto" w:fill="A7BFDE"/>
      </w:tcPr>
    </w:tblStylePr>
  </w:style>
  <w:style w:type="table" w:styleId="ColorfulGrid-Accent2">
    <w:name w:val="Colorful Grid Accent 2"/>
    <w:basedOn w:val="TableNormal"/>
    <w:uiPriority w:val="99"/>
    <w:rsid w:val="00D60727"/>
    <w:rPr>
      <w:rFonts w:ascii="Century Schoolbook" w:hAnsi="Century Schoolbook"/>
      <w:color w:val="000000"/>
      <w:sz w:val="20"/>
      <w:szCs w:val="2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rFonts w:cs="Times New Roman"/>
        <w:b/>
        <w:bCs/>
      </w:rPr>
      <w:tblPr/>
      <w:tcPr>
        <w:shd w:val="clear" w:color="auto" w:fill="E5B8B7"/>
      </w:tcPr>
    </w:tblStylePr>
    <w:tblStylePr w:type="lastRow">
      <w:rPr>
        <w:rFonts w:cs="Times New Roman"/>
        <w:b/>
        <w:bCs/>
        <w:color w:val="000000"/>
      </w:rPr>
      <w:tblPr/>
      <w:tcPr>
        <w:shd w:val="clear" w:color="auto" w:fill="E5B8B7"/>
      </w:tcPr>
    </w:tblStylePr>
    <w:tblStylePr w:type="firstCol">
      <w:rPr>
        <w:rFonts w:cs="Times New Roman"/>
        <w:color w:val="FFFFFF"/>
      </w:rPr>
      <w:tblPr/>
      <w:tcPr>
        <w:shd w:val="clear" w:color="auto" w:fill="943634"/>
      </w:tcPr>
    </w:tblStylePr>
    <w:tblStylePr w:type="lastCol">
      <w:rPr>
        <w:rFonts w:cs="Times New Roman"/>
        <w:color w:val="FFFFFF"/>
      </w:rPr>
      <w:tblPr/>
      <w:tcPr>
        <w:shd w:val="clear" w:color="auto" w:fill="943634"/>
      </w:tcPr>
    </w:tblStylePr>
    <w:tblStylePr w:type="band1Vert">
      <w:rPr>
        <w:rFonts w:cs="Times New Roman"/>
      </w:rPr>
      <w:tblPr/>
      <w:tcPr>
        <w:shd w:val="clear" w:color="auto" w:fill="DFA7A6"/>
      </w:tcPr>
    </w:tblStylePr>
    <w:tblStylePr w:type="band1Horz">
      <w:rPr>
        <w:rFonts w:cs="Times New Roman"/>
      </w:rPr>
      <w:tblPr/>
      <w:tcPr>
        <w:shd w:val="clear" w:color="auto" w:fill="DFA7A6"/>
      </w:tcPr>
    </w:tblStylePr>
  </w:style>
  <w:style w:type="table" w:styleId="ColorfulGrid-Accent3">
    <w:name w:val="Colorful Grid Accent 3"/>
    <w:basedOn w:val="TableNormal"/>
    <w:uiPriority w:val="99"/>
    <w:rsid w:val="00D60727"/>
    <w:rPr>
      <w:rFonts w:ascii="Century Schoolbook" w:hAnsi="Century Schoolbook"/>
      <w:color w:val="000000"/>
      <w:sz w:val="20"/>
      <w:szCs w:val="2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rFonts w:cs="Times New Roman"/>
        <w:b/>
        <w:bCs/>
      </w:rPr>
      <w:tblPr/>
      <w:tcPr>
        <w:shd w:val="clear" w:color="auto" w:fill="D6E3BC"/>
      </w:tcPr>
    </w:tblStylePr>
    <w:tblStylePr w:type="lastRow">
      <w:rPr>
        <w:rFonts w:cs="Times New Roman"/>
        <w:b/>
        <w:bCs/>
        <w:color w:val="000000"/>
      </w:rPr>
      <w:tblPr/>
      <w:tcPr>
        <w:shd w:val="clear" w:color="auto" w:fill="D6E3BC"/>
      </w:tcPr>
    </w:tblStylePr>
    <w:tblStylePr w:type="firstCol">
      <w:rPr>
        <w:rFonts w:cs="Times New Roman"/>
        <w:color w:val="FFFFFF"/>
      </w:rPr>
      <w:tblPr/>
      <w:tcPr>
        <w:shd w:val="clear" w:color="auto" w:fill="76923C"/>
      </w:tcPr>
    </w:tblStylePr>
    <w:tblStylePr w:type="lastCol">
      <w:rPr>
        <w:rFonts w:cs="Times New Roman"/>
        <w:color w:val="FFFFFF"/>
      </w:rPr>
      <w:tblPr/>
      <w:tcPr>
        <w:shd w:val="clear" w:color="auto" w:fill="76923C"/>
      </w:tcPr>
    </w:tblStylePr>
    <w:tblStylePr w:type="band1Vert">
      <w:rPr>
        <w:rFonts w:cs="Times New Roman"/>
      </w:rPr>
      <w:tblPr/>
      <w:tcPr>
        <w:shd w:val="clear" w:color="auto" w:fill="CDDDAC"/>
      </w:tcPr>
    </w:tblStylePr>
    <w:tblStylePr w:type="band1Horz">
      <w:rPr>
        <w:rFonts w:cs="Times New Roman"/>
      </w:rPr>
      <w:tblPr/>
      <w:tcPr>
        <w:shd w:val="clear" w:color="auto" w:fill="CDDDAC"/>
      </w:tcPr>
    </w:tblStylePr>
  </w:style>
  <w:style w:type="table" w:styleId="ColorfulGrid-Accent4">
    <w:name w:val="Colorful Grid Accent 4"/>
    <w:basedOn w:val="TableNormal"/>
    <w:uiPriority w:val="99"/>
    <w:rsid w:val="00D60727"/>
    <w:rPr>
      <w:rFonts w:ascii="Century Schoolbook" w:hAnsi="Century Schoolbook"/>
      <w:color w:val="000000"/>
      <w:sz w:val="20"/>
      <w:szCs w:val="2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5DFEC"/>
    </w:tcPr>
    <w:tblStylePr w:type="firstRow">
      <w:rPr>
        <w:rFonts w:cs="Times New Roman"/>
        <w:b/>
        <w:bCs/>
      </w:rPr>
      <w:tblPr/>
      <w:tcPr>
        <w:shd w:val="clear" w:color="auto" w:fill="CCC0D9"/>
      </w:tcPr>
    </w:tblStylePr>
    <w:tblStylePr w:type="lastRow">
      <w:rPr>
        <w:rFonts w:cs="Times New Roman"/>
        <w:b/>
        <w:bCs/>
        <w:color w:val="000000"/>
      </w:rPr>
      <w:tblPr/>
      <w:tcPr>
        <w:shd w:val="clear" w:color="auto" w:fill="CCC0D9"/>
      </w:tcPr>
    </w:tblStylePr>
    <w:tblStylePr w:type="firstCol">
      <w:rPr>
        <w:rFonts w:cs="Times New Roman"/>
        <w:color w:val="FFFFFF"/>
      </w:rPr>
      <w:tblPr/>
      <w:tcPr>
        <w:shd w:val="clear" w:color="auto" w:fill="5F497A"/>
      </w:tcPr>
    </w:tblStylePr>
    <w:tblStylePr w:type="lastCol">
      <w:rPr>
        <w:rFonts w:cs="Times New Roman"/>
        <w:color w:val="FFFFFF"/>
      </w:rPr>
      <w:tblPr/>
      <w:tcPr>
        <w:shd w:val="clear" w:color="auto" w:fill="5F497A"/>
      </w:tcPr>
    </w:tblStylePr>
    <w:tblStylePr w:type="band1Vert">
      <w:rPr>
        <w:rFonts w:cs="Times New Roman"/>
      </w:rPr>
      <w:tblPr/>
      <w:tcPr>
        <w:shd w:val="clear" w:color="auto" w:fill="BFB1D0"/>
      </w:tcPr>
    </w:tblStylePr>
    <w:tblStylePr w:type="band1Horz">
      <w:rPr>
        <w:rFonts w:cs="Times New Roman"/>
      </w:rPr>
      <w:tblPr/>
      <w:tcPr>
        <w:shd w:val="clear" w:color="auto" w:fill="BFB1D0"/>
      </w:tcPr>
    </w:tblStylePr>
  </w:style>
  <w:style w:type="table" w:styleId="ColorfulGrid-Accent5">
    <w:name w:val="Colorful Grid Accent 5"/>
    <w:basedOn w:val="TableNormal"/>
    <w:uiPriority w:val="99"/>
    <w:rsid w:val="00D60727"/>
    <w:rPr>
      <w:rFonts w:ascii="Century Schoolbook" w:hAnsi="Century Schoolbook"/>
      <w:color w:val="000000"/>
      <w:sz w:val="20"/>
      <w:szCs w:val="2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rFonts w:cs="Times New Roman"/>
        <w:b/>
        <w:bCs/>
      </w:rPr>
      <w:tblPr/>
      <w:tcPr>
        <w:shd w:val="clear" w:color="auto" w:fill="B6DDE8"/>
      </w:tcPr>
    </w:tblStylePr>
    <w:tblStylePr w:type="lastRow">
      <w:rPr>
        <w:rFonts w:cs="Times New Roman"/>
        <w:b/>
        <w:bCs/>
        <w:color w:val="000000"/>
      </w:rPr>
      <w:tblPr/>
      <w:tcPr>
        <w:shd w:val="clear" w:color="auto" w:fill="B6DDE8"/>
      </w:tcPr>
    </w:tblStylePr>
    <w:tblStylePr w:type="firstCol">
      <w:rPr>
        <w:rFonts w:cs="Times New Roman"/>
        <w:color w:val="FFFFFF"/>
      </w:rPr>
      <w:tblPr/>
      <w:tcPr>
        <w:shd w:val="clear" w:color="auto" w:fill="31849B"/>
      </w:tcPr>
    </w:tblStylePr>
    <w:tblStylePr w:type="lastCol">
      <w:rPr>
        <w:rFonts w:cs="Times New Roman"/>
        <w:color w:val="FFFFFF"/>
      </w:rPr>
      <w:tblPr/>
      <w:tcPr>
        <w:shd w:val="clear" w:color="auto" w:fill="31849B"/>
      </w:tcPr>
    </w:tblStylePr>
    <w:tblStylePr w:type="band1Vert">
      <w:rPr>
        <w:rFonts w:cs="Times New Roman"/>
      </w:rPr>
      <w:tblPr/>
      <w:tcPr>
        <w:shd w:val="clear" w:color="auto" w:fill="A5D5E2"/>
      </w:tcPr>
    </w:tblStylePr>
    <w:tblStylePr w:type="band1Horz">
      <w:rPr>
        <w:rFonts w:cs="Times New Roman"/>
      </w:rPr>
      <w:tblPr/>
      <w:tcPr>
        <w:shd w:val="clear" w:color="auto" w:fill="A5D5E2"/>
      </w:tcPr>
    </w:tblStylePr>
  </w:style>
  <w:style w:type="table" w:styleId="ColorfulGrid-Accent6">
    <w:name w:val="Colorful Grid Accent 6"/>
    <w:basedOn w:val="TableNormal"/>
    <w:uiPriority w:val="99"/>
    <w:rsid w:val="00D60727"/>
    <w:rPr>
      <w:rFonts w:ascii="Century Schoolbook" w:hAnsi="Century Schoolbook"/>
      <w:color w:val="000000"/>
      <w:sz w:val="20"/>
      <w:szCs w:val="2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rFonts w:cs="Times New Roman"/>
        <w:b/>
        <w:bCs/>
      </w:rPr>
      <w:tblPr/>
      <w:tcPr>
        <w:shd w:val="clear" w:color="auto" w:fill="FBD4B4"/>
      </w:tcPr>
    </w:tblStylePr>
    <w:tblStylePr w:type="lastRow">
      <w:rPr>
        <w:rFonts w:cs="Times New Roman"/>
        <w:b/>
        <w:bCs/>
        <w:color w:val="000000"/>
      </w:rPr>
      <w:tblPr/>
      <w:tcPr>
        <w:shd w:val="clear" w:color="auto" w:fill="FBD4B4"/>
      </w:tcPr>
    </w:tblStylePr>
    <w:tblStylePr w:type="firstCol">
      <w:rPr>
        <w:rFonts w:cs="Times New Roman"/>
        <w:color w:val="FFFFFF"/>
      </w:rPr>
      <w:tblPr/>
      <w:tcPr>
        <w:shd w:val="clear" w:color="auto" w:fill="E36C0A"/>
      </w:tcPr>
    </w:tblStylePr>
    <w:tblStylePr w:type="lastCol">
      <w:rPr>
        <w:rFonts w:cs="Times New Roman"/>
        <w:color w:val="FFFFFF"/>
      </w:rPr>
      <w:tblPr/>
      <w:tcPr>
        <w:shd w:val="clear" w:color="auto" w:fill="E36C0A"/>
      </w:tcPr>
    </w:tblStylePr>
    <w:tblStylePr w:type="band1Vert">
      <w:rPr>
        <w:rFonts w:cs="Times New Roman"/>
      </w:rPr>
      <w:tblPr/>
      <w:tcPr>
        <w:shd w:val="clear" w:color="auto" w:fill="FBCAA2"/>
      </w:tcPr>
    </w:tblStylePr>
    <w:tblStylePr w:type="band1Horz">
      <w:rPr>
        <w:rFonts w:cs="Times New Roman"/>
      </w:rPr>
      <w:tblPr/>
      <w:tcPr>
        <w:shd w:val="clear" w:color="auto" w:fill="FBCAA2"/>
      </w:tcPr>
    </w:tblStylePr>
  </w:style>
  <w:style w:type="table" w:customStyle="1" w:styleId="ColorfulList1">
    <w:name w:val="Colorful List1"/>
    <w:uiPriority w:val="99"/>
    <w:rsid w:val="00D60727"/>
    <w:rPr>
      <w:rFonts w:ascii="Century Schoolbook" w:hAnsi="Century Schoolbook"/>
      <w:color w:val="000000"/>
      <w:sz w:val="20"/>
      <w:szCs w:val="20"/>
    </w:rPr>
    <w:tblPr>
      <w:tblStyleRowBandSize w:val="1"/>
      <w:tblStyleColBandSize w:val="1"/>
      <w:tblCellMar>
        <w:top w:w="0" w:type="dxa"/>
        <w:left w:w="108" w:type="dxa"/>
        <w:bottom w:w="0" w:type="dxa"/>
        <w:right w:w="108" w:type="dxa"/>
      </w:tblCellMar>
    </w:tblPr>
    <w:tcPr>
      <w:shd w:val="clear" w:color="auto" w:fill="E6E6E6"/>
    </w:tcPr>
  </w:style>
  <w:style w:type="table" w:styleId="ColorfulList-Accent1">
    <w:name w:val="Colorful List Accent 1"/>
    <w:basedOn w:val="TableNormal"/>
    <w:uiPriority w:val="99"/>
    <w:rsid w:val="00D60727"/>
    <w:rPr>
      <w:rFonts w:ascii="Century Schoolbook" w:hAnsi="Century Schoolbook"/>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rFonts w:cs="Times New Roman"/>
        <w:b/>
        <w:bCs/>
        <w:color w:val="FFFFFF"/>
      </w:rPr>
      <w:tblPr/>
      <w:tcPr>
        <w:tcBorders>
          <w:bottom w:val="single" w:sz="12" w:space="0" w:color="FFFFFF"/>
        </w:tcBorders>
        <w:shd w:val="clear" w:color="auto" w:fill="9E3A38"/>
      </w:tcPr>
    </w:tblStylePr>
    <w:tblStylePr w:type="lastRow">
      <w:rPr>
        <w:rFonts w:cs="Times New Roman"/>
        <w:b/>
        <w:bCs/>
        <w:color w:val="9E3A38"/>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D3DFEE"/>
      </w:tcPr>
    </w:tblStylePr>
    <w:tblStylePr w:type="band1Horz">
      <w:rPr>
        <w:rFonts w:cs="Times New Roman"/>
      </w:rPr>
      <w:tblPr/>
      <w:tcPr>
        <w:shd w:val="clear" w:color="auto" w:fill="DBE5F1"/>
      </w:tcPr>
    </w:tblStylePr>
  </w:style>
  <w:style w:type="table" w:styleId="ColorfulList-Accent2">
    <w:name w:val="Colorful List Accent 2"/>
    <w:basedOn w:val="TableNormal"/>
    <w:uiPriority w:val="99"/>
    <w:rsid w:val="00D60727"/>
    <w:rPr>
      <w:rFonts w:ascii="Century Schoolbook" w:hAnsi="Century Schoolbook"/>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rFonts w:cs="Times New Roman"/>
        <w:b/>
        <w:bCs/>
        <w:color w:val="FFFFFF"/>
      </w:rPr>
      <w:tblPr/>
      <w:tcPr>
        <w:tcBorders>
          <w:bottom w:val="single" w:sz="12" w:space="0" w:color="FFFFFF"/>
        </w:tcBorders>
        <w:shd w:val="clear" w:color="auto" w:fill="9E3A38"/>
      </w:tcPr>
    </w:tblStylePr>
    <w:tblStylePr w:type="lastRow">
      <w:rPr>
        <w:rFonts w:cs="Times New Roman"/>
        <w:b/>
        <w:bCs/>
        <w:color w:val="9E3A38"/>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EFD3D2"/>
      </w:tcPr>
    </w:tblStylePr>
    <w:tblStylePr w:type="band1Horz">
      <w:rPr>
        <w:rFonts w:cs="Times New Roman"/>
      </w:rPr>
      <w:tblPr/>
      <w:tcPr>
        <w:shd w:val="clear" w:color="auto" w:fill="F2DBDB"/>
      </w:tcPr>
    </w:tblStylePr>
  </w:style>
  <w:style w:type="table" w:styleId="ColorfulList-Accent3">
    <w:name w:val="Colorful List Accent 3"/>
    <w:basedOn w:val="TableNormal"/>
    <w:uiPriority w:val="99"/>
    <w:rsid w:val="00D60727"/>
    <w:rPr>
      <w:rFonts w:ascii="Century Schoolbook" w:hAnsi="Century Schoolbook"/>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rFonts w:cs="Times New Roman"/>
        <w:b/>
        <w:bCs/>
        <w:color w:val="FFFFFF"/>
      </w:rPr>
      <w:tblPr/>
      <w:tcPr>
        <w:tcBorders>
          <w:bottom w:val="single" w:sz="12" w:space="0" w:color="FFFFFF"/>
        </w:tcBorders>
        <w:shd w:val="clear" w:color="auto" w:fill="664E82"/>
      </w:tcPr>
    </w:tblStylePr>
    <w:tblStylePr w:type="lastRow">
      <w:rPr>
        <w:rFonts w:cs="Times New Roman"/>
        <w:b/>
        <w:bCs/>
        <w:color w:val="664E82"/>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E6EED5"/>
      </w:tcPr>
    </w:tblStylePr>
    <w:tblStylePr w:type="band1Horz">
      <w:rPr>
        <w:rFonts w:cs="Times New Roman"/>
      </w:rPr>
      <w:tblPr/>
      <w:tcPr>
        <w:shd w:val="clear" w:color="auto" w:fill="EAF1DD"/>
      </w:tcPr>
    </w:tblStylePr>
  </w:style>
  <w:style w:type="table" w:styleId="ColorfulList-Accent4">
    <w:name w:val="Colorful List Accent 4"/>
    <w:basedOn w:val="TableNormal"/>
    <w:uiPriority w:val="99"/>
    <w:rsid w:val="00D60727"/>
    <w:rPr>
      <w:rFonts w:ascii="Century Schoolbook" w:hAnsi="Century Schoolbook"/>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rFonts w:cs="Times New Roman"/>
        <w:b/>
        <w:bCs/>
        <w:color w:val="FFFFFF"/>
      </w:rPr>
      <w:tblPr/>
      <w:tcPr>
        <w:tcBorders>
          <w:bottom w:val="single" w:sz="12" w:space="0" w:color="FFFFFF"/>
        </w:tcBorders>
        <w:shd w:val="clear" w:color="auto" w:fill="7E9C40"/>
      </w:tcPr>
    </w:tblStylePr>
    <w:tblStylePr w:type="lastRow">
      <w:rPr>
        <w:rFonts w:cs="Times New Roman"/>
        <w:b/>
        <w:bCs/>
        <w:color w:val="7E9C40"/>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DFD8E8"/>
      </w:tcPr>
    </w:tblStylePr>
    <w:tblStylePr w:type="band1Horz">
      <w:rPr>
        <w:rFonts w:cs="Times New Roman"/>
      </w:rPr>
      <w:tblPr/>
      <w:tcPr>
        <w:shd w:val="clear" w:color="auto" w:fill="E5DFEC"/>
      </w:tcPr>
    </w:tblStylePr>
  </w:style>
  <w:style w:type="table" w:styleId="ColorfulList-Accent5">
    <w:name w:val="Colorful List Accent 5"/>
    <w:basedOn w:val="TableNormal"/>
    <w:uiPriority w:val="99"/>
    <w:rsid w:val="00D60727"/>
    <w:rPr>
      <w:rFonts w:ascii="Century Schoolbook" w:hAnsi="Century Schoolbook"/>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rFonts w:cs="Times New Roman"/>
        <w:b/>
        <w:bCs/>
        <w:color w:val="FFFFFF"/>
      </w:rPr>
      <w:tblPr/>
      <w:tcPr>
        <w:tcBorders>
          <w:bottom w:val="single" w:sz="12" w:space="0" w:color="FFFFFF"/>
        </w:tcBorders>
        <w:shd w:val="clear" w:color="auto" w:fill="F2730A"/>
      </w:tcPr>
    </w:tblStylePr>
    <w:tblStylePr w:type="lastRow">
      <w:rPr>
        <w:rFonts w:cs="Times New Roman"/>
        <w:b/>
        <w:bCs/>
        <w:color w:val="F2730A"/>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D2EAF1"/>
      </w:tcPr>
    </w:tblStylePr>
    <w:tblStylePr w:type="band1Horz">
      <w:rPr>
        <w:rFonts w:cs="Times New Roman"/>
      </w:rPr>
      <w:tblPr/>
      <w:tcPr>
        <w:shd w:val="clear" w:color="auto" w:fill="DAEEF3"/>
      </w:tcPr>
    </w:tblStylePr>
  </w:style>
  <w:style w:type="table" w:styleId="ColorfulList-Accent6">
    <w:name w:val="Colorful List Accent 6"/>
    <w:basedOn w:val="TableNormal"/>
    <w:uiPriority w:val="99"/>
    <w:rsid w:val="00D60727"/>
    <w:rPr>
      <w:rFonts w:ascii="Century Schoolbook" w:hAnsi="Century Schoolbook"/>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rFonts w:cs="Times New Roman"/>
        <w:b/>
        <w:bCs/>
        <w:color w:val="FFFFFF"/>
      </w:rPr>
      <w:tblPr/>
      <w:tcPr>
        <w:tcBorders>
          <w:bottom w:val="single" w:sz="12" w:space="0" w:color="FFFFFF"/>
        </w:tcBorders>
        <w:shd w:val="clear" w:color="auto" w:fill="348DA5"/>
      </w:tcPr>
    </w:tblStylePr>
    <w:tblStylePr w:type="lastRow">
      <w:rPr>
        <w:rFonts w:cs="Times New Roman"/>
        <w:b/>
        <w:bCs/>
        <w:color w:val="348DA5"/>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FDE4D0"/>
      </w:tcPr>
    </w:tblStylePr>
    <w:tblStylePr w:type="band1Horz">
      <w:rPr>
        <w:rFonts w:cs="Times New Roman"/>
      </w:rPr>
      <w:tblPr/>
      <w:tcPr>
        <w:shd w:val="clear" w:color="auto" w:fill="FDE9D9"/>
      </w:tcPr>
    </w:tblStylePr>
  </w:style>
  <w:style w:type="table" w:customStyle="1" w:styleId="ColorfulShading1">
    <w:name w:val="Colorful Shading1"/>
    <w:uiPriority w:val="99"/>
    <w:rsid w:val="00D60727"/>
    <w:rPr>
      <w:rFonts w:ascii="Century Schoolbook" w:hAnsi="Century Schoolbook"/>
      <w:color w:val="000000"/>
      <w:sz w:val="20"/>
      <w:szCs w:val="20"/>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style>
  <w:style w:type="table" w:styleId="ColorfulShading-Accent1">
    <w:name w:val="Colorful Shading Accent 1"/>
    <w:basedOn w:val="TableNormal"/>
    <w:uiPriority w:val="99"/>
    <w:rsid w:val="00D60727"/>
    <w:rPr>
      <w:rFonts w:ascii="Century Schoolbook" w:hAnsi="Century Schoolbook"/>
      <w:color w:val="000000"/>
      <w:sz w:val="20"/>
      <w:szCs w:val="20"/>
    </w:rPr>
    <w:tblPr>
      <w:tblStyleRowBandSize w:val="1"/>
      <w:tblStyleColBandSize w:val="1"/>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rFonts w:cs="Times New Roman"/>
        <w:b/>
        <w:bCs/>
      </w:rPr>
      <w:tblPr/>
      <w:tcPr>
        <w:tcBorders>
          <w:top w:val="nil"/>
          <w:left w:val="nil"/>
          <w:bottom w:val="single" w:sz="24" w:space="0" w:color="C0504D"/>
          <w:right w:val="nil"/>
          <w:insideH w:val="nil"/>
          <w:insideV w:val="nil"/>
        </w:tcBorders>
        <w:shd w:val="clear" w:color="auto" w:fill="FFFFFF"/>
      </w:tcPr>
    </w:tblStylePr>
    <w:tblStylePr w:type="lastRow">
      <w:rPr>
        <w:rFonts w:cs="Times New Roman"/>
        <w:b/>
        <w:bCs/>
        <w:color w:val="FFFFFF"/>
      </w:rPr>
      <w:tblPr/>
      <w:tcPr>
        <w:tcBorders>
          <w:top w:val="single" w:sz="6" w:space="0" w:color="FFFFFF"/>
        </w:tcBorders>
        <w:shd w:val="clear" w:color="auto" w:fill="2C4C74"/>
      </w:tcPr>
    </w:tblStylePr>
    <w:tblStylePr w:type="firstCol">
      <w:rPr>
        <w:rFonts w:cs="Times New Roman"/>
        <w:color w:val="FFFFFF"/>
      </w:rPr>
      <w:tblPr/>
      <w:tcPr>
        <w:tcBorders>
          <w:top w:val="nil"/>
          <w:left w:val="nil"/>
          <w:bottom w:val="nil"/>
          <w:right w:val="nil"/>
          <w:insideH w:val="single" w:sz="4" w:space="0" w:color="2C4C74"/>
          <w:insideV w:val="nil"/>
        </w:tcBorders>
        <w:shd w:val="clear" w:color="auto" w:fill="2C4C74"/>
      </w:tcPr>
    </w:tblStylePr>
    <w:tblStylePr w:type="lastCol">
      <w:rPr>
        <w:rFonts w:cs="Times New Roman"/>
        <w:color w:val="FFFFFF"/>
      </w:rPr>
      <w:tblPr/>
      <w:tcPr>
        <w:tcBorders>
          <w:top w:val="nil"/>
          <w:left w:val="nil"/>
          <w:bottom w:val="nil"/>
          <w:right w:val="nil"/>
          <w:insideH w:val="nil"/>
          <w:insideV w:val="nil"/>
        </w:tcBorders>
        <w:shd w:val="clear" w:color="auto" w:fill="2C4C74"/>
      </w:tcPr>
    </w:tblStylePr>
    <w:tblStylePr w:type="band1Vert">
      <w:rPr>
        <w:rFonts w:cs="Times New Roman"/>
      </w:rPr>
      <w:tblPr/>
      <w:tcPr>
        <w:shd w:val="clear" w:color="auto" w:fill="B8CCE4"/>
      </w:tcPr>
    </w:tblStylePr>
    <w:tblStylePr w:type="band1Horz">
      <w:rPr>
        <w:rFonts w:cs="Times New Roman"/>
      </w:rPr>
      <w:tblPr/>
      <w:tcPr>
        <w:shd w:val="clear" w:color="auto" w:fill="A7BFDE"/>
      </w:tcPr>
    </w:tblStylePr>
    <w:tblStylePr w:type="neCell">
      <w:rPr>
        <w:rFonts w:cs="Times New Roman"/>
        <w:color w:val="000000"/>
      </w:rPr>
    </w:tblStylePr>
    <w:tblStylePr w:type="nwCell">
      <w:rPr>
        <w:rFonts w:cs="Times New Roman"/>
        <w:color w:val="000000"/>
      </w:rPr>
    </w:tblStylePr>
  </w:style>
  <w:style w:type="table" w:styleId="ColorfulShading-Accent2">
    <w:name w:val="Colorful Shading Accent 2"/>
    <w:basedOn w:val="TableNormal"/>
    <w:uiPriority w:val="99"/>
    <w:rsid w:val="00D60727"/>
    <w:rPr>
      <w:rFonts w:ascii="Century Schoolbook" w:hAnsi="Century Schoolbook"/>
      <w:color w:val="000000"/>
      <w:sz w:val="20"/>
      <w:szCs w:val="20"/>
    </w:rPr>
    <w:tblPr>
      <w:tblStyleRowBandSize w:val="1"/>
      <w:tblStyleColBandSize w:val="1"/>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tblStylePr w:type="firstRow">
      <w:rPr>
        <w:rFonts w:cs="Times New Roman"/>
        <w:b/>
        <w:bCs/>
      </w:rPr>
      <w:tblPr/>
      <w:tcPr>
        <w:tcBorders>
          <w:top w:val="nil"/>
          <w:left w:val="nil"/>
          <w:bottom w:val="single" w:sz="24" w:space="0" w:color="C0504D"/>
          <w:right w:val="nil"/>
          <w:insideH w:val="nil"/>
          <w:insideV w:val="nil"/>
        </w:tcBorders>
        <w:shd w:val="clear" w:color="auto" w:fill="FFFFFF"/>
      </w:tcPr>
    </w:tblStylePr>
    <w:tblStylePr w:type="lastRow">
      <w:rPr>
        <w:rFonts w:cs="Times New Roman"/>
        <w:b/>
        <w:bCs/>
        <w:color w:val="FFFFFF"/>
      </w:rPr>
      <w:tblPr/>
      <w:tcPr>
        <w:tcBorders>
          <w:top w:val="single" w:sz="6" w:space="0" w:color="FFFFFF"/>
        </w:tcBorders>
        <w:shd w:val="clear" w:color="auto" w:fill="772C2A"/>
      </w:tcPr>
    </w:tblStylePr>
    <w:tblStylePr w:type="firstCol">
      <w:rPr>
        <w:rFonts w:cs="Times New Roman"/>
        <w:color w:val="FFFFFF"/>
      </w:rPr>
      <w:tblPr/>
      <w:tcPr>
        <w:tcBorders>
          <w:top w:val="nil"/>
          <w:left w:val="nil"/>
          <w:bottom w:val="nil"/>
          <w:right w:val="nil"/>
          <w:insideH w:val="single" w:sz="4" w:space="0" w:color="772C2A"/>
          <w:insideV w:val="nil"/>
        </w:tcBorders>
        <w:shd w:val="clear" w:color="auto" w:fill="772C2A"/>
      </w:tcPr>
    </w:tblStylePr>
    <w:tblStylePr w:type="lastCol">
      <w:rPr>
        <w:rFonts w:cs="Times New Roman"/>
        <w:color w:val="FFFFFF"/>
      </w:rPr>
      <w:tblPr/>
      <w:tcPr>
        <w:tcBorders>
          <w:top w:val="nil"/>
          <w:left w:val="nil"/>
          <w:bottom w:val="nil"/>
          <w:right w:val="nil"/>
          <w:insideH w:val="nil"/>
          <w:insideV w:val="nil"/>
        </w:tcBorders>
        <w:shd w:val="clear" w:color="auto" w:fill="772C2A"/>
      </w:tcPr>
    </w:tblStylePr>
    <w:tblStylePr w:type="band1Vert">
      <w:rPr>
        <w:rFonts w:cs="Times New Roman"/>
      </w:rPr>
      <w:tblPr/>
      <w:tcPr>
        <w:shd w:val="clear" w:color="auto" w:fill="E5B8B7"/>
      </w:tcPr>
    </w:tblStylePr>
    <w:tblStylePr w:type="band1Horz">
      <w:rPr>
        <w:rFonts w:cs="Times New Roman"/>
      </w:rPr>
      <w:tblPr/>
      <w:tcPr>
        <w:shd w:val="clear" w:color="auto" w:fill="DFA7A6"/>
      </w:tcPr>
    </w:tblStylePr>
    <w:tblStylePr w:type="neCell">
      <w:rPr>
        <w:rFonts w:cs="Times New Roman"/>
        <w:color w:val="000000"/>
      </w:rPr>
    </w:tblStylePr>
    <w:tblStylePr w:type="nwCell">
      <w:rPr>
        <w:rFonts w:cs="Times New Roman"/>
        <w:color w:val="000000"/>
      </w:rPr>
    </w:tblStylePr>
  </w:style>
  <w:style w:type="table" w:styleId="ColorfulShading-Accent3">
    <w:name w:val="Colorful Shading Accent 3"/>
    <w:basedOn w:val="TableNormal"/>
    <w:uiPriority w:val="99"/>
    <w:rsid w:val="00D60727"/>
    <w:rPr>
      <w:rFonts w:ascii="Century Schoolbook" w:hAnsi="Century Schoolbook"/>
      <w:color w:val="000000"/>
      <w:sz w:val="20"/>
      <w:szCs w:val="20"/>
    </w:rPr>
    <w:tblPr>
      <w:tblStyleRowBandSize w:val="1"/>
      <w:tblStyleColBandSize w:val="1"/>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tblStylePr w:type="firstRow">
      <w:rPr>
        <w:rFonts w:cs="Times New Roman"/>
        <w:b/>
        <w:bCs/>
      </w:rPr>
      <w:tblPr/>
      <w:tcPr>
        <w:tcBorders>
          <w:top w:val="nil"/>
          <w:left w:val="nil"/>
          <w:bottom w:val="single" w:sz="24" w:space="0" w:color="8064A2"/>
          <w:right w:val="nil"/>
          <w:insideH w:val="nil"/>
          <w:insideV w:val="nil"/>
        </w:tcBorders>
        <w:shd w:val="clear" w:color="auto" w:fill="FFFFFF"/>
      </w:tcPr>
    </w:tblStylePr>
    <w:tblStylePr w:type="lastRow">
      <w:rPr>
        <w:rFonts w:cs="Times New Roman"/>
        <w:b/>
        <w:bCs/>
        <w:color w:val="FFFFFF"/>
      </w:rPr>
      <w:tblPr/>
      <w:tcPr>
        <w:tcBorders>
          <w:top w:val="single" w:sz="6" w:space="0" w:color="FFFFFF"/>
        </w:tcBorders>
        <w:shd w:val="clear" w:color="auto" w:fill="5E7530"/>
      </w:tcPr>
    </w:tblStylePr>
    <w:tblStylePr w:type="firstCol">
      <w:rPr>
        <w:rFonts w:cs="Times New Roman"/>
        <w:color w:val="FFFFFF"/>
      </w:rPr>
      <w:tblPr/>
      <w:tcPr>
        <w:tcBorders>
          <w:top w:val="nil"/>
          <w:left w:val="nil"/>
          <w:bottom w:val="nil"/>
          <w:right w:val="nil"/>
          <w:insideH w:val="single" w:sz="4" w:space="0" w:color="5E7530"/>
          <w:insideV w:val="nil"/>
        </w:tcBorders>
        <w:shd w:val="clear" w:color="auto" w:fill="5E7530"/>
      </w:tcPr>
    </w:tblStylePr>
    <w:tblStylePr w:type="lastCol">
      <w:rPr>
        <w:rFonts w:cs="Times New Roman"/>
        <w:color w:val="FFFFFF"/>
      </w:rPr>
      <w:tblPr/>
      <w:tcPr>
        <w:tcBorders>
          <w:top w:val="nil"/>
          <w:left w:val="nil"/>
          <w:bottom w:val="nil"/>
          <w:right w:val="nil"/>
          <w:insideH w:val="nil"/>
          <w:insideV w:val="nil"/>
        </w:tcBorders>
        <w:shd w:val="clear" w:color="auto" w:fill="5E7530"/>
      </w:tcPr>
    </w:tblStylePr>
    <w:tblStylePr w:type="band1Vert">
      <w:rPr>
        <w:rFonts w:cs="Times New Roman"/>
      </w:rPr>
      <w:tblPr/>
      <w:tcPr>
        <w:shd w:val="clear" w:color="auto" w:fill="D6E3BC"/>
      </w:tcPr>
    </w:tblStylePr>
    <w:tblStylePr w:type="band1Horz">
      <w:rPr>
        <w:rFonts w:cs="Times New Roman"/>
      </w:rPr>
      <w:tblPr/>
      <w:tcPr>
        <w:shd w:val="clear" w:color="auto" w:fill="CDDDAC"/>
      </w:tcPr>
    </w:tblStylePr>
  </w:style>
  <w:style w:type="table" w:styleId="ColorfulShading-Accent4">
    <w:name w:val="Colorful Shading Accent 4"/>
    <w:basedOn w:val="TableNormal"/>
    <w:uiPriority w:val="99"/>
    <w:rsid w:val="00D60727"/>
    <w:rPr>
      <w:rFonts w:ascii="Century Schoolbook" w:hAnsi="Century Schoolbook"/>
      <w:color w:val="000000"/>
      <w:sz w:val="20"/>
      <w:szCs w:val="20"/>
    </w:rPr>
    <w:tblPr>
      <w:tblStyleRowBandSize w:val="1"/>
      <w:tblStyleColBandSize w:val="1"/>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rPr>
        <w:rFonts w:cs="Times New Roman"/>
        <w:b/>
        <w:bCs/>
      </w:rPr>
      <w:tblPr/>
      <w:tcPr>
        <w:tcBorders>
          <w:top w:val="nil"/>
          <w:left w:val="nil"/>
          <w:bottom w:val="single" w:sz="24" w:space="0" w:color="9BBB59"/>
          <w:right w:val="nil"/>
          <w:insideH w:val="nil"/>
          <w:insideV w:val="nil"/>
        </w:tcBorders>
        <w:shd w:val="clear" w:color="auto" w:fill="FFFFFF"/>
      </w:tcPr>
    </w:tblStylePr>
    <w:tblStylePr w:type="lastRow">
      <w:rPr>
        <w:rFonts w:cs="Times New Roman"/>
        <w:b/>
        <w:bCs/>
        <w:color w:val="FFFFFF"/>
      </w:rPr>
      <w:tblPr/>
      <w:tcPr>
        <w:tcBorders>
          <w:top w:val="single" w:sz="6" w:space="0" w:color="FFFFFF"/>
        </w:tcBorders>
        <w:shd w:val="clear" w:color="auto" w:fill="4C3B62"/>
      </w:tcPr>
    </w:tblStylePr>
    <w:tblStylePr w:type="firstCol">
      <w:rPr>
        <w:rFonts w:cs="Times New Roman"/>
        <w:color w:val="FFFFFF"/>
      </w:rPr>
      <w:tblPr/>
      <w:tcPr>
        <w:tcBorders>
          <w:top w:val="nil"/>
          <w:left w:val="nil"/>
          <w:bottom w:val="nil"/>
          <w:right w:val="nil"/>
          <w:insideH w:val="single" w:sz="4" w:space="0" w:color="4C3B62"/>
          <w:insideV w:val="nil"/>
        </w:tcBorders>
        <w:shd w:val="clear" w:color="auto" w:fill="4C3B62"/>
      </w:tcPr>
    </w:tblStylePr>
    <w:tblStylePr w:type="lastCol">
      <w:rPr>
        <w:rFonts w:cs="Times New Roman"/>
        <w:color w:val="FFFFFF"/>
      </w:rPr>
      <w:tblPr/>
      <w:tcPr>
        <w:tcBorders>
          <w:top w:val="nil"/>
          <w:left w:val="nil"/>
          <w:bottom w:val="nil"/>
          <w:right w:val="nil"/>
          <w:insideH w:val="nil"/>
          <w:insideV w:val="nil"/>
        </w:tcBorders>
        <w:shd w:val="clear" w:color="auto" w:fill="4C3B62"/>
      </w:tcPr>
    </w:tblStylePr>
    <w:tblStylePr w:type="band1Vert">
      <w:rPr>
        <w:rFonts w:cs="Times New Roman"/>
      </w:rPr>
      <w:tblPr/>
      <w:tcPr>
        <w:shd w:val="clear" w:color="auto" w:fill="CCC0D9"/>
      </w:tcPr>
    </w:tblStylePr>
    <w:tblStylePr w:type="band1Horz">
      <w:rPr>
        <w:rFonts w:cs="Times New Roman"/>
      </w:rPr>
      <w:tblPr/>
      <w:tcPr>
        <w:shd w:val="clear" w:color="auto" w:fill="BFB1D0"/>
      </w:tcPr>
    </w:tblStylePr>
    <w:tblStylePr w:type="neCell">
      <w:rPr>
        <w:rFonts w:cs="Times New Roman"/>
        <w:color w:val="000000"/>
      </w:rPr>
    </w:tblStylePr>
    <w:tblStylePr w:type="nwCell">
      <w:rPr>
        <w:rFonts w:cs="Times New Roman"/>
        <w:color w:val="000000"/>
      </w:rPr>
    </w:tblStylePr>
  </w:style>
  <w:style w:type="table" w:styleId="ColorfulShading-Accent5">
    <w:name w:val="Colorful Shading Accent 5"/>
    <w:basedOn w:val="TableNormal"/>
    <w:uiPriority w:val="99"/>
    <w:rsid w:val="00D60727"/>
    <w:rPr>
      <w:rFonts w:ascii="Century Schoolbook" w:hAnsi="Century Schoolbook"/>
      <w:color w:val="000000"/>
      <w:sz w:val="20"/>
      <w:szCs w:val="20"/>
    </w:rPr>
    <w:tblPr>
      <w:tblStyleRowBandSize w:val="1"/>
      <w:tblStyleColBandSize w:val="1"/>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rFonts w:cs="Times New Roman"/>
        <w:b/>
        <w:bCs/>
      </w:rPr>
      <w:tblPr/>
      <w:tcPr>
        <w:tcBorders>
          <w:top w:val="nil"/>
          <w:left w:val="nil"/>
          <w:bottom w:val="single" w:sz="24" w:space="0" w:color="F79646"/>
          <w:right w:val="nil"/>
          <w:insideH w:val="nil"/>
          <w:insideV w:val="nil"/>
        </w:tcBorders>
        <w:shd w:val="clear" w:color="auto" w:fill="FFFFFF"/>
      </w:tcPr>
    </w:tblStylePr>
    <w:tblStylePr w:type="lastRow">
      <w:rPr>
        <w:rFonts w:cs="Times New Roman"/>
        <w:b/>
        <w:bCs/>
        <w:color w:val="FFFFFF"/>
      </w:rPr>
      <w:tblPr/>
      <w:tcPr>
        <w:tcBorders>
          <w:top w:val="single" w:sz="6" w:space="0" w:color="FFFFFF"/>
        </w:tcBorders>
        <w:shd w:val="clear" w:color="auto" w:fill="276A7C"/>
      </w:tcPr>
    </w:tblStylePr>
    <w:tblStylePr w:type="firstCol">
      <w:rPr>
        <w:rFonts w:cs="Times New Roman"/>
        <w:color w:val="FFFFFF"/>
      </w:rPr>
      <w:tblPr/>
      <w:tcPr>
        <w:tcBorders>
          <w:top w:val="nil"/>
          <w:left w:val="nil"/>
          <w:bottom w:val="nil"/>
          <w:right w:val="nil"/>
          <w:insideH w:val="single" w:sz="4" w:space="0" w:color="276A7C"/>
          <w:insideV w:val="nil"/>
        </w:tcBorders>
        <w:shd w:val="clear" w:color="auto" w:fill="276A7C"/>
      </w:tcPr>
    </w:tblStylePr>
    <w:tblStylePr w:type="lastCol">
      <w:rPr>
        <w:rFonts w:cs="Times New Roman"/>
        <w:color w:val="FFFFFF"/>
      </w:rPr>
      <w:tblPr/>
      <w:tcPr>
        <w:tcBorders>
          <w:top w:val="nil"/>
          <w:left w:val="nil"/>
          <w:bottom w:val="nil"/>
          <w:right w:val="nil"/>
          <w:insideH w:val="nil"/>
          <w:insideV w:val="nil"/>
        </w:tcBorders>
        <w:shd w:val="clear" w:color="auto" w:fill="276A7C"/>
      </w:tcPr>
    </w:tblStylePr>
    <w:tblStylePr w:type="band1Vert">
      <w:rPr>
        <w:rFonts w:cs="Times New Roman"/>
      </w:rPr>
      <w:tblPr/>
      <w:tcPr>
        <w:shd w:val="clear" w:color="auto" w:fill="B6DDE8"/>
      </w:tcPr>
    </w:tblStylePr>
    <w:tblStylePr w:type="band1Horz">
      <w:rPr>
        <w:rFonts w:cs="Times New Roman"/>
      </w:rPr>
      <w:tblPr/>
      <w:tcPr>
        <w:shd w:val="clear" w:color="auto" w:fill="A5D5E2"/>
      </w:tcPr>
    </w:tblStylePr>
    <w:tblStylePr w:type="neCell">
      <w:rPr>
        <w:rFonts w:cs="Times New Roman"/>
        <w:color w:val="000000"/>
      </w:rPr>
    </w:tblStylePr>
    <w:tblStylePr w:type="nwCell">
      <w:rPr>
        <w:rFonts w:cs="Times New Roman"/>
        <w:color w:val="000000"/>
      </w:rPr>
    </w:tblStylePr>
  </w:style>
  <w:style w:type="table" w:styleId="ColorfulShading-Accent6">
    <w:name w:val="Colorful Shading Accent 6"/>
    <w:basedOn w:val="TableNormal"/>
    <w:uiPriority w:val="99"/>
    <w:rsid w:val="00D60727"/>
    <w:rPr>
      <w:rFonts w:ascii="Century Schoolbook" w:hAnsi="Century Schoolbook"/>
      <w:color w:val="000000"/>
      <w:sz w:val="20"/>
      <w:szCs w:val="20"/>
    </w:rPr>
    <w:tblPr>
      <w:tblStyleRowBandSize w:val="1"/>
      <w:tblStyleColBandSize w:val="1"/>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tblStylePr w:type="firstRow">
      <w:rPr>
        <w:rFonts w:cs="Times New Roman"/>
        <w:b/>
        <w:bCs/>
      </w:rPr>
      <w:tblPr/>
      <w:tcPr>
        <w:tcBorders>
          <w:top w:val="nil"/>
          <w:left w:val="nil"/>
          <w:bottom w:val="single" w:sz="24" w:space="0" w:color="4BACC6"/>
          <w:right w:val="nil"/>
          <w:insideH w:val="nil"/>
          <w:insideV w:val="nil"/>
        </w:tcBorders>
        <w:shd w:val="clear" w:color="auto" w:fill="FFFFFF"/>
      </w:tcPr>
    </w:tblStylePr>
    <w:tblStylePr w:type="lastRow">
      <w:rPr>
        <w:rFonts w:cs="Times New Roman"/>
        <w:b/>
        <w:bCs/>
        <w:color w:val="FFFFFF"/>
      </w:rPr>
      <w:tblPr/>
      <w:tcPr>
        <w:tcBorders>
          <w:top w:val="single" w:sz="6" w:space="0" w:color="FFFFFF"/>
        </w:tcBorders>
        <w:shd w:val="clear" w:color="auto" w:fill="B65608"/>
      </w:tcPr>
    </w:tblStylePr>
    <w:tblStylePr w:type="firstCol">
      <w:rPr>
        <w:rFonts w:cs="Times New Roman"/>
        <w:color w:val="FFFFFF"/>
      </w:rPr>
      <w:tblPr/>
      <w:tcPr>
        <w:tcBorders>
          <w:top w:val="nil"/>
          <w:left w:val="nil"/>
          <w:bottom w:val="nil"/>
          <w:right w:val="nil"/>
          <w:insideH w:val="single" w:sz="4" w:space="0" w:color="B65608"/>
          <w:insideV w:val="nil"/>
        </w:tcBorders>
        <w:shd w:val="clear" w:color="auto" w:fill="B65608"/>
      </w:tcPr>
    </w:tblStylePr>
    <w:tblStylePr w:type="lastCol">
      <w:rPr>
        <w:rFonts w:cs="Times New Roman"/>
        <w:color w:val="FFFFFF"/>
      </w:rPr>
      <w:tblPr/>
      <w:tcPr>
        <w:tcBorders>
          <w:top w:val="nil"/>
          <w:left w:val="nil"/>
          <w:bottom w:val="nil"/>
          <w:right w:val="nil"/>
          <w:insideH w:val="nil"/>
          <w:insideV w:val="nil"/>
        </w:tcBorders>
        <w:shd w:val="clear" w:color="auto" w:fill="B65608"/>
      </w:tcPr>
    </w:tblStylePr>
    <w:tblStylePr w:type="band1Vert">
      <w:rPr>
        <w:rFonts w:cs="Times New Roman"/>
      </w:rPr>
      <w:tblPr/>
      <w:tcPr>
        <w:shd w:val="clear" w:color="auto" w:fill="FBD4B4"/>
      </w:tcPr>
    </w:tblStylePr>
    <w:tblStylePr w:type="band1Horz">
      <w:rPr>
        <w:rFonts w:cs="Times New Roman"/>
      </w:rPr>
      <w:tblPr/>
      <w:tcPr>
        <w:shd w:val="clear" w:color="auto" w:fill="FBCAA2"/>
      </w:tcPr>
    </w:tblStylePr>
    <w:tblStylePr w:type="neCell">
      <w:rPr>
        <w:rFonts w:cs="Times New Roman"/>
        <w:color w:val="000000"/>
      </w:rPr>
    </w:tblStylePr>
    <w:tblStylePr w:type="nwCell">
      <w:rPr>
        <w:rFonts w:cs="Times New Roman"/>
        <w:color w:val="000000"/>
      </w:rPr>
    </w:tblStylePr>
  </w:style>
  <w:style w:type="character" w:styleId="CommentReference">
    <w:name w:val="annotation reference"/>
    <w:basedOn w:val="DefaultParagraphFont"/>
    <w:uiPriority w:val="99"/>
    <w:semiHidden/>
    <w:rsid w:val="00D60727"/>
    <w:rPr>
      <w:rFonts w:cs="Times New Roman"/>
      <w:sz w:val="16"/>
      <w:szCs w:val="16"/>
    </w:rPr>
  </w:style>
  <w:style w:type="table" w:customStyle="1" w:styleId="DarkList1">
    <w:name w:val="Dark List1"/>
    <w:uiPriority w:val="99"/>
    <w:rsid w:val="00D60727"/>
    <w:rPr>
      <w:rFonts w:ascii="Century Schoolbook" w:hAnsi="Century Schoolbook"/>
      <w:color w:val="FFFFFF"/>
      <w:sz w:val="20"/>
      <w:szCs w:val="20"/>
    </w:rPr>
    <w:tblPr>
      <w:tblStyleRowBandSize w:val="1"/>
      <w:tblStyleColBandSize w:val="1"/>
      <w:tblCellMar>
        <w:top w:w="0" w:type="dxa"/>
        <w:left w:w="108" w:type="dxa"/>
        <w:bottom w:w="0" w:type="dxa"/>
        <w:right w:w="108" w:type="dxa"/>
      </w:tblCellMar>
    </w:tblPr>
    <w:tcPr>
      <w:shd w:val="clear" w:color="auto" w:fill="000000"/>
    </w:tcPr>
  </w:style>
  <w:style w:type="table" w:styleId="DarkList-Accent1">
    <w:name w:val="Dark List Accent 1"/>
    <w:basedOn w:val="TableNormal"/>
    <w:uiPriority w:val="99"/>
    <w:rsid w:val="00D60727"/>
    <w:rPr>
      <w:rFonts w:ascii="Century Schoolbook" w:hAnsi="Century Schoolbook"/>
      <w:color w:val="FFFFFF"/>
      <w:sz w:val="20"/>
      <w:szCs w:val="20"/>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rFonts w:cs="Times New Roman"/>
        <w:b/>
        <w:bCs/>
      </w:rPr>
      <w:tblPr/>
      <w:tcPr>
        <w:tcBorders>
          <w:top w:val="nil"/>
          <w:left w:val="nil"/>
          <w:bottom w:val="single" w:sz="18" w:space="0" w:color="FFFFFF"/>
          <w:right w:val="nil"/>
          <w:insideH w:val="nil"/>
          <w:insideV w:val="nil"/>
        </w:tcBorders>
        <w:shd w:val="clear" w:color="auto" w:fill="000000"/>
      </w:tcPr>
    </w:tblStylePr>
    <w:tblStylePr w:type="lastRow">
      <w:rPr>
        <w:rFonts w:cs="Times New Roman"/>
      </w:rPr>
      <w:tblPr/>
      <w:tcPr>
        <w:tcBorders>
          <w:top w:val="single" w:sz="18" w:space="0" w:color="FFFFFF"/>
          <w:left w:val="nil"/>
          <w:bottom w:val="nil"/>
          <w:right w:val="nil"/>
          <w:insideH w:val="nil"/>
          <w:insideV w:val="nil"/>
        </w:tcBorders>
        <w:shd w:val="clear" w:color="auto" w:fill="243F60"/>
      </w:tcPr>
    </w:tblStylePr>
    <w:tblStylePr w:type="firstCol">
      <w:rPr>
        <w:rFonts w:cs="Times New Roman"/>
      </w:rPr>
      <w:tblPr/>
      <w:tcPr>
        <w:tcBorders>
          <w:top w:val="nil"/>
          <w:left w:val="nil"/>
          <w:bottom w:val="nil"/>
          <w:right w:val="single" w:sz="18" w:space="0" w:color="FFFFFF"/>
          <w:insideH w:val="nil"/>
          <w:insideV w:val="nil"/>
        </w:tcBorders>
        <w:shd w:val="clear" w:color="auto" w:fill="365F91"/>
      </w:tcPr>
    </w:tblStylePr>
    <w:tblStylePr w:type="lastCol">
      <w:rPr>
        <w:rFonts w:cs="Times New Roman"/>
      </w:rPr>
      <w:tblPr/>
      <w:tcPr>
        <w:tcBorders>
          <w:top w:val="nil"/>
          <w:left w:val="single" w:sz="18" w:space="0" w:color="FFFFFF"/>
          <w:bottom w:val="nil"/>
          <w:right w:val="nil"/>
          <w:insideH w:val="nil"/>
          <w:insideV w:val="nil"/>
        </w:tcBorders>
        <w:shd w:val="clear" w:color="auto" w:fill="365F91"/>
      </w:tcPr>
    </w:tblStylePr>
    <w:tblStylePr w:type="band1Vert">
      <w:rPr>
        <w:rFonts w:cs="Times New Roman"/>
      </w:rPr>
      <w:tblPr/>
      <w:tcPr>
        <w:tcBorders>
          <w:top w:val="nil"/>
          <w:left w:val="nil"/>
          <w:bottom w:val="nil"/>
          <w:right w:val="nil"/>
          <w:insideH w:val="nil"/>
          <w:insideV w:val="nil"/>
        </w:tcBorders>
        <w:shd w:val="clear" w:color="auto" w:fill="365F91"/>
      </w:tcPr>
    </w:tblStylePr>
    <w:tblStylePr w:type="band1Horz">
      <w:rPr>
        <w:rFonts w:cs="Times New Roman"/>
      </w:rPr>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99"/>
    <w:rsid w:val="00D60727"/>
    <w:rPr>
      <w:rFonts w:ascii="Century Schoolbook" w:hAnsi="Century Schoolbook"/>
      <w:color w:val="FFFFFF"/>
      <w:sz w:val="20"/>
      <w:szCs w:val="20"/>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rFonts w:cs="Times New Roman"/>
        <w:b/>
        <w:bCs/>
      </w:rPr>
      <w:tblPr/>
      <w:tcPr>
        <w:tcBorders>
          <w:top w:val="nil"/>
          <w:left w:val="nil"/>
          <w:bottom w:val="single" w:sz="18" w:space="0" w:color="FFFFFF"/>
          <w:right w:val="nil"/>
          <w:insideH w:val="nil"/>
          <w:insideV w:val="nil"/>
        </w:tcBorders>
        <w:shd w:val="clear" w:color="auto" w:fill="000000"/>
      </w:tcPr>
    </w:tblStylePr>
    <w:tblStylePr w:type="lastRow">
      <w:rPr>
        <w:rFonts w:cs="Times New Roman"/>
      </w:rPr>
      <w:tblPr/>
      <w:tcPr>
        <w:tcBorders>
          <w:top w:val="single" w:sz="18" w:space="0" w:color="FFFFFF"/>
          <w:left w:val="nil"/>
          <w:bottom w:val="nil"/>
          <w:right w:val="nil"/>
          <w:insideH w:val="nil"/>
          <w:insideV w:val="nil"/>
        </w:tcBorders>
        <w:shd w:val="clear" w:color="auto" w:fill="622423"/>
      </w:tcPr>
    </w:tblStylePr>
    <w:tblStylePr w:type="firstCol">
      <w:rPr>
        <w:rFonts w:cs="Times New Roman"/>
      </w:rPr>
      <w:tblPr/>
      <w:tcPr>
        <w:tcBorders>
          <w:top w:val="nil"/>
          <w:left w:val="nil"/>
          <w:bottom w:val="nil"/>
          <w:right w:val="single" w:sz="18" w:space="0" w:color="FFFFFF"/>
          <w:insideH w:val="nil"/>
          <w:insideV w:val="nil"/>
        </w:tcBorders>
        <w:shd w:val="clear" w:color="auto" w:fill="943634"/>
      </w:tcPr>
    </w:tblStylePr>
    <w:tblStylePr w:type="lastCol">
      <w:rPr>
        <w:rFonts w:cs="Times New Roman"/>
      </w:rPr>
      <w:tblPr/>
      <w:tcPr>
        <w:tcBorders>
          <w:top w:val="nil"/>
          <w:left w:val="single" w:sz="18" w:space="0" w:color="FFFFFF"/>
          <w:bottom w:val="nil"/>
          <w:right w:val="nil"/>
          <w:insideH w:val="nil"/>
          <w:insideV w:val="nil"/>
        </w:tcBorders>
        <w:shd w:val="clear" w:color="auto" w:fill="943634"/>
      </w:tcPr>
    </w:tblStylePr>
    <w:tblStylePr w:type="band1Vert">
      <w:rPr>
        <w:rFonts w:cs="Times New Roman"/>
      </w:rPr>
      <w:tblPr/>
      <w:tcPr>
        <w:tcBorders>
          <w:top w:val="nil"/>
          <w:left w:val="nil"/>
          <w:bottom w:val="nil"/>
          <w:right w:val="nil"/>
          <w:insideH w:val="nil"/>
          <w:insideV w:val="nil"/>
        </w:tcBorders>
        <w:shd w:val="clear" w:color="auto" w:fill="943634"/>
      </w:tcPr>
    </w:tblStylePr>
    <w:tblStylePr w:type="band1Horz">
      <w:rPr>
        <w:rFonts w:cs="Times New Roman"/>
      </w:rPr>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99"/>
    <w:rsid w:val="00D60727"/>
    <w:rPr>
      <w:rFonts w:ascii="Century Schoolbook" w:hAnsi="Century Schoolbook"/>
      <w:color w:val="FFFFFF"/>
      <w:sz w:val="20"/>
      <w:szCs w:val="20"/>
    </w:rPr>
    <w:tblPr>
      <w:tblStyleRowBandSize w:val="1"/>
      <w:tblStyleColBandSize w:val="1"/>
      <w:tblInd w:w="0" w:type="dxa"/>
      <w:tblCellMar>
        <w:top w:w="0" w:type="dxa"/>
        <w:left w:w="108" w:type="dxa"/>
        <w:bottom w:w="0" w:type="dxa"/>
        <w:right w:w="108" w:type="dxa"/>
      </w:tblCellMar>
    </w:tblPr>
    <w:tcPr>
      <w:shd w:val="clear" w:color="auto" w:fill="9BBB59"/>
    </w:tcPr>
    <w:tblStylePr w:type="firstRow">
      <w:rPr>
        <w:rFonts w:cs="Times New Roman"/>
        <w:b/>
        <w:bCs/>
      </w:rPr>
      <w:tblPr/>
      <w:tcPr>
        <w:tcBorders>
          <w:top w:val="nil"/>
          <w:left w:val="nil"/>
          <w:bottom w:val="single" w:sz="18" w:space="0" w:color="FFFFFF"/>
          <w:right w:val="nil"/>
          <w:insideH w:val="nil"/>
          <w:insideV w:val="nil"/>
        </w:tcBorders>
        <w:shd w:val="clear" w:color="auto" w:fill="000000"/>
      </w:tcPr>
    </w:tblStylePr>
    <w:tblStylePr w:type="lastRow">
      <w:rPr>
        <w:rFonts w:cs="Times New Roman"/>
      </w:rPr>
      <w:tblPr/>
      <w:tcPr>
        <w:tcBorders>
          <w:top w:val="single" w:sz="18" w:space="0" w:color="FFFFFF"/>
          <w:left w:val="nil"/>
          <w:bottom w:val="nil"/>
          <w:right w:val="nil"/>
          <w:insideH w:val="nil"/>
          <w:insideV w:val="nil"/>
        </w:tcBorders>
        <w:shd w:val="clear" w:color="auto" w:fill="4E6128"/>
      </w:tcPr>
    </w:tblStylePr>
    <w:tblStylePr w:type="firstCol">
      <w:rPr>
        <w:rFonts w:cs="Times New Roman"/>
      </w:rPr>
      <w:tblPr/>
      <w:tcPr>
        <w:tcBorders>
          <w:top w:val="nil"/>
          <w:left w:val="nil"/>
          <w:bottom w:val="nil"/>
          <w:right w:val="single" w:sz="18" w:space="0" w:color="FFFFFF"/>
          <w:insideH w:val="nil"/>
          <w:insideV w:val="nil"/>
        </w:tcBorders>
        <w:shd w:val="clear" w:color="auto" w:fill="76923C"/>
      </w:tcPr>
    </w:tblStylePr>
    <w:tblStylePr w:type="lastCol">
      <w:rPr>
        <w:rFonts w:cs="Times New Roman"/>
      </w:rPr>
      <w:tblPr/>
      <w:tcPr>
        <w:tcBorders>
          <w:top w:val="nil"/>
          <w:left w:val="single" w:sz="18" w:space="0" w:color="FFFFFF"/>
          <w:bottom w:val="nil"/>
          <w:right w:val="nil"/>
          <w:insideH w:val="nil"/>
          <w:insideV w:val="nil"/>
        </w:tcBorders>
        <w:shd w:val="clear" w:color="auto" w:fill="76923C"/>
      </w:tcPr>
    </w:tblStylePr>
    <w:tblStylePr w:type="band1Vert">
      <w:rPr>
        <w:rFonts w:cs="Times New Roman"/>
      </w:rPr>
      <w:tblPr/>
      <w:tcPr>
        <w:tcBorders>
          <w:top w:val="nil"/>
          <w:left w:val="nil"/>
          <w:bottom w:val="nil"/>
          <w:right w:val="nil"/>
          <w:insideH w:val="nil"/>
          <w:insideV w:val="nil"/>
        </w:tcBorders>
        <w:shd w:val="clear" w:color="auto" w:fill="76923C"/>
      </w:tcPr>
    </w:tblStylePr>
    <w:tblStylePr w:type="band1Horz">
      <w:rPr>
        <w:rFonts w:cs="Times New Roman"/>
      </w:rPr>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99"/>
    <w:rsid w:val="00D60727"/>
    <w:rPr>
      <w:rFonts w:ascii="Century Schoolbook" w:hAnsi="Century Schoolbook"/>
      <w:color w:val="FFFFFF"/>
      <w:sz w:val="20"/>
      <w:szCs w:val="20"/>
    </w:rPr>
    <w:tblPr>
      <w:tblStyleRowBandSize w:val="1"/>
      <w:tblStyleColBandSize w:val="1"/>
      <w:tblInd w:w="0" w:type="dxa"/>
      <w:tblCellMar>
        <w:top w:w="0" w:type="dxa"/>
        <w:left w:w="108" w:type="dxa"/>
        <w:bottom w:w="0" w:type="dxa"/>
        <w:right w:w="108" w:type="dxa"/>
      </w:tblCellMar>
    </w:tblPr>
    <w:tcPr>
      <w:shd w:val="clear" w:color="auto" w:fill="8064A2"/>
    </w:tcPr>
    <w:tblStylePr w:type="firstRow">
      <w:rPr>
        <w:rFonts w:cs="Times New Roman"/>
        <w:b/>
        <w:bCs/>
      </w:rPr>
      <w:tblPr/>
      <w:tcPr>
        <w:tcBorders>
          <w:top w:val="nil"/>
          <w:left w:val="nil"/>
          <w:bottom w:val="single" w:sz="18" w:space="0" w:color="FFFFFF"/>
          <w:right w:val="nil"/>
          <w:insideH w:val="nil"/>
          <w:insideV w:val="nil"/>
        </w:tcBorders>
        <w:shd w:val="clear" w:color="auto" w:fill="000000"/>
      </w:tcPr>
    </w:tblStylePr>
    <w:tblStylePr w:type="lastRow">
      <w:rPr>
        <w:rFonts w:cs="Times New Roman"/>
      </w:rPr>
      <w:tblPr/>
      <w:tcPr>
        <w:tcBorders>
          <w:top w:val="single" w:sz="18" w:space="0" w:color="FFFFFF"/>
          <w:left w:val="nil"/>
          <w:bottom w:val="nil"/>
          <w:right w:val="nil"/>
          <w:insideH w:val="nil"/>
          <w:insideV w:val="nil"/>
        </w:tcBorders>
        <w:shd w:val="clear" w:color="auto" w:fill="3F3151"/>
      </w:tcPr>
    </w:tblStylePr>
    <w:tblStylePr w:type="firstCol">
      <w:rPr>
        <w:rFonts w:cs="Times New Roman"/>
      </w:rPr>
      <w:tblPr/>
      <w:tcPr>
        <w:tcBorders>
          <w:top w:val="nil"/>
          <w:left w:val="nil"/>
          <w:bottom w:val="nil"/>
          <w:right w:val="single" w:sz="18" w:space="0" w:color="FFFFFF"/>
          <w:insideH w:val="nil"/>
          <w:insideV w:val="nil"/>
        </w:tcBorders>
        <w:shd w:val="clear" w:color="auto" w:fill="5F497A"/>
      </w:tcPr>
    </w:tblStylePr>
    <w:tblStylePr w:type="lastCol">
      <w:rPr>
        <w:rFonts w:cs="Times New Roman"/>
      </w:rPr>
      <w:tblPr/>
      <w:tcPr>
        <w:tcBorders>
          <w:top w:val="nil"/>
          <w:left w:val="single" w:sz="18" w:space="0" w:color="FFFFFF"/>
          <w:bottom w:val="nil"/>
          <w:right w:val="nil"/>
          <w:insideH w:val="nil"/>
          <w:insideV w:val="nil"/>
        </w:tcBorders>
        <w:shd w:val="clear" w:color="auto" w:fill="5F497A"/>
      </w:tcPr>
    </w:tblStylePr>
    <w:tblStylePr w:type="band1Vert">
      <w:rPr>
        <w:rFonts w:cs="Times New Roman"/>
      </w:rPr>
      <w:tblPr/>
      <w:tcPr>
        <w:tcBorders>
          <w:top w:val="nil"/>
          <w:left w:val="nil"/>
          <w:bottom w:val="nil"/>
          <w:right w:val="nil"/>
          <w:insideH w:val="nil"/>
          <w:insideV w:val="nil"/>
        </w:tcBorders>
        <w:shd w:val="clear" w:color="auto" w:fill="5F497A"/>
      </w:tcPr>
    </w:tblStylePr>
    <w:tblStylePr w:type="band1Horz">
      <w:rPr>
        <w:rFonts w:cs="Times New Roman"/>
      </w:rPr>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99"/>
    <w:rsid w:val="00D60727"/>
    <w:rPr>
      <w:rFonts w:ascii="Century Schoolbook" w:hAnsi="Century Schoolbook"/>
      <w:color w:val="FFFFFF"/>
      <w:sz w:val="20"/>
      <w:szCs w:val="20"/>
    </w:rPr>
    <w:tblPr>
      <w:tblStyleRowBandSize w:val="1"/>
      <w:tblStyleColBandSize w:val="1"/>
      <w:tblInd w:w="0" w:type="dxa"/>
      <w:tblCellMar>
        <w:top w:w="0" w:type="dxa"/>
        <w:left w:w="108" w:type="dxa"/>
        <w:bottom w:w="0" w:type="dxa"/>
        <w:right w:w="108" w:type="dxa"/>
      </w:tblCellMar>
    </w:tblPr>
    <w:tcPr>
      <w:shd w:val="clear" w:color="auto" w:fill="4BACC6"/>
    </w:tcPr>
    <w:tblStylePr w:type="firstRow">
      <w:rPr>
        <w:rFonts w:cs="Times New Roman"/>
        <w:b/>
        <w:bCs/>
      </w:rPr>
      <w:tblPr/>
      <w:tcPr>
        <w:tcBorders>
          <w:top w:val="nil"/>
          <w:left w:val="nil"/>
          <w:bottom w:val="single" w:sz="18" w:space="0" w:color="FFFFFF"/>
          <w:right w:val="nil"/>
          <w:insideH w:val="nil"/>
          <w:insideV w:val="nil"/>
        </w:tcBorders>
        <w:shd w:val="clear" w:color="auto" w:fill="000000"/>
      </w:tcPr>
    </w:tblStylePr>
    <w:tblStylePr w:type="lastRow">
      <w:rPr>
        <w:rFonts w:cs="Times New Roman"/>
      </w:rPr>
      <w:tblPr/>
      <w:tcPr>
        <w:tcBorders>
          <w:top w:val="single" w:sz="18" w:space="0" w:color="FFFFFF"/>
          <w:left w:val="nil"/>
          <w:bottom w:val="nil"/>
          <w:right w:val="nil"/>
          <w:insideH w:val="nil"/>
          <w:insideV w:val="nil"/>
        </w:tcBorders>
        <w:shd w:val="clear" w:color="auto" w:fill="205867"/>
      </w:tcPr>
    </w:tblStylePr>
    <w:tblStylePr w:type="firstCol">
      <w:rPr>
        <w:rFonts w:cs="Times New Roman"/>
      </w:rPr>
      <w:tblPr/>
      <w:tcPr>
        <w:tcBorders>
          <w:top w:val="nil"/>
          <w:left w:val="nil"/>
          <w:bottom w:val="nil"/>
          <w:right w:val="single" w:sz="18" w:space="0" w:color="FFFFFF"/>
          <w:insideH w:val="nil"/>
          <w:insideV w:val="nil"/>
        </w:tcBorders>
        <w:shd w:val="clear" w:color="auto" w:fill="31849B"/>
      </w:tcPr>
    </w:tblStylePr>
    <w:tblStylePr w:type="lastCol">
      <w:rPr>
        <w:rFonts w:cs="Times New Roman"/>
      </w:rPr>
      <w:tblPr/>
      <w:tcPr>
        <w:tcBorders>
          <w:top w:val="nil"/>
          <w:left w:val="single" w:sz="18" w:space="0" w:color="FFFFFF"/>
          <w:bottom w:val="nil"/>
          <w:right w:val="nil"/>
          <w:insideH w:val="nil"/>
          <w:insideV w:val="nil"/>
        </w:tcBorders>
        <w:shd w:val="clear" w:color="auto" w:fill="31849B"/>
      </w:tcPr>
    </w:tblStylePr>
    <w:tblStylePr w:type="band1Vert">
      <w:rPr>
        <w:rFonts w:cs="Times New Roman"/>
      </w:rPr>
      <w:tblPr/>
      <w:tcPr>
        <w:tcBorders>
          <w:top w:val="nil"/>
          <w:left w:val="nil"/>
          <w:bottom w:val="nil"/>
          <w:right w:val="nil"/>
          <w:insideH w:val="nil"/>
          <w:insideV w:val="nil"/>
        </w:tcBorders>
        <w:shd w:val="clear" w:color="auto" w:fill="31849B"/>
      </w:tcPr>
    </w:tblStylePr>
    <w:tblStylePr w:type="band1Horz">
      <w:rPr>
        <w:rFonts w:cs="Times New Roman"/>
      </w:rPr>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99"/>
    <w:rsid w:val="00D60727"/>
    <w:rPr>
      <w:rFonts w:ascii="Century Schoolbook" w:hAnsi="Century Schoolbook"/>
      <w:color w:val="FFFFFF"/>
      <w:sz w:val="20"/>
      <w:szCs w:val="20"/>
    </w:rPr>
    <w:tblPr>
      <w:tblStyleRowBandSize w:val="1"/>
      <w:tblStyleColBandSize w:val="1"/>
      <w:tblInd w:w="0" w:type="dxa"/>
      <w:tblCellMar>
        <w:top w:w="0" w:type="dxa"/>
        <w:left w:w="108" w:type="dxa"/>
        <w:bottom w:w="0" w:type="dxa"/>
        <w:right w:w="108" w:type="dxa"/>
      </w:tblCellMar>
    </w:tblPr>
    <w:tcPr>
      <w:shd w:val="clear" w:color="auto" w:fill="F79646"/>
    </w:tcPr>
    <w:tblStylePr w:type="firstRow">
      <w:rPr>
        <w:rFonts w:cs="Times New Roman"/>
        <w:b/>
        <w:bCs/>
      </w:rPr>
      <w:tblPr/>
      <w:tcPr>
        <w:tcBorders>
          <w:top w:val="nil"/>
          <w:left w:val="nil"/>
          <w:bottom w:val="single" w:sz="18" w:space="0" w:color="FFFFFF"/>
          <w:right w:val="nil"/>
          <w:insideH w:val="nil"/>
          <w:insideV w:val="nil"/>
        </w:tcBorders>
        <w:shd w:val="clear" w:color="auto" w:fill="000000"/>
      </w:tcPr>
    </w:tblStylePr>
    <w:tblStylePr w:type="lastRow">
      <w:rPr>
        <w:rFonts w:cs="Times New Roman"/>
      </w:rPr>
      <w:tblPr/>
      <w:tcPr>
        <w:tcBorders>
          <w:top w:val="single" w:sz="18" w:space="0" w:color="FFFFFF"/>
          <w:left w:val="nil"/>
          <w:bottom w:val="nil"/>
          <w:right w:val="nil"/>
          <w:insideH w:val="nil"/>
          <w:insideV w:val="nil"/>
        </w:tcBorders>
        <w:shd w:val="clear" w:color="auto" w:fill="974706"/>
      </w:tcPr>
    </w:tblStylePr>
    <w:tblStylePr w:type="firstCol">
      <w:rPr>
        <w:rFonts w:cs="Times New Roman"/>
      </w:rPr>
      <w:tblPr/>
      <w:tcPr>
        <w:tcBorders>
          <w:top w:val="nil"/>
          <w:left w:val="nil"/>
          <w:bottom w:val="nil"/>
          <w:right w:val="single" w:sz="18" w:space="0" w:color="FFFFFF"/>
          <w:insideH w:val="nil"/>
          <w:insideV w:val="nil"/>
        </w:tcBorders>
        <w:shd w:val="clear" w:color="auto" w:fill="E36C0A"/>
      </w:tcPr>
    </w:tblStylePr>
    <w:tblStylePr w:type="lastCol">
      <w:rPr>
        <w:rFonts w:cs="Times New Roman"/>
      </w:rPr>
      <w:tblPr/>
      <w:tcPr>
        <w:tcBorders>
          <w:top w:val="nil"/>
          <w:left w:val="single" w:sz="18" w:space="0" w:color="FFFFFF"/>
          <w:bottom w:val="nil"/>
          <w:right w:val="nil"/>
          <w:insideH w:val="nil"/>
          <w:insideV w:val="nil"/>
        </w:tcBorders>
        <w:shd w:val="clear" w:color="auto" w:fill="E36C0A"/>
      </w:tcPr>
    </w:tblStylePr>
    <w:tblStylePr w:type="band1Vert">
      <w:rPr>
        <w:rFonts w:cs="Times New Roman"/>
      </w:rPr>
      <w:tblPr/>
      <w:tcPr>
        <w:tcBorders>
          <w:top w:val="nil"/>
          <w:left w:val="nil"/>
          <w:bottom w:val="nil"/>
          <w:right w:val="nil"/>
          <w:insideH w:val="nil"/>
          <w:insideV w:val="nil"/>
        </w:tcBorders>
        <w:shd w:val="clear" w:color="auto" w:fill="E36C0A"/>
      </w:tcPr>
    </w:tblStylePr>
    <w:tblStylePr w:type="band1Horz">
      <w:rPr>
        <w:rFonts w:cs="Times New Roman"/>
      </w:rPr>
      <w:tblPr/>
      <w:tcPr>
        <w:tcBorders>
          <w:top w:val="nil"/>
          <w:left w:val="nil"/>
          <w:bottom w:val="nil"/>
          <w:right w:val="nil"/>
          <w:insideH w:val="nil"/>
          <w:insideV w:val="nil"/>
        </w:tcBorders>
        <w:shd w:val="clear" w:color="auto" w:fill="E36C0A"/>
      </w:tcPr>
    </w:tblStylePr>
  </w:style>
  <w:style w:type="character" w:styleId="Emphasis">
    <w:name w:val="Emphasis"/>
    <w:basedOn w:val="DefaultParagraphFont"/>
    <w:uiPriority w:val="99"/>
    <w:qFormat/>
    <w:rsid w:val="00D60727"/>
    <w:rPr>
      <w:rFonts w:cs="Times New Roman"/>
      <w:i/>
      <w:iCs/>
    </w:rPr>
  </w:style>
  <w:style w:type="character" w:styleId="EndnoteReference">
    <w:name w:val="endnote reference"/>
    <w:basedOn w:val="DefaultParagraphFont"/>
    <w:uiPriority w:val="99"/>
    <w:semiHidden/>
    <w:rsid w:val="00D60727"/>
    <w:rPr>
      <w:rFonts w:cs="Times New Roman"/>
      <w:vertAlign w:val="superscript"/>
    </w:rPr>
  </w:style>
  <w:style w:type="character" w:styleId="FootnoteReference">
    <w:name w:val="footnote reference"/>
    <w:basedOn w:val="DefaultParagraphFont"/>
    <w:uiPriority w:val="99"/>
    <w:semiHidden/>
    <w:rsid w:val="00D60727"/>
    <w:rPr>
      <w:rFonts w:cs="Times New Roman"/>
      <w:vertAlign w:val="superscript"/>
    </w:rPr>
  </w:style>
  <w:style w:type="character" w:styleId="IntenseEmphasis">
    <w:name w:val="Intense Emphasis"/>
    <w:basedOn w:val="DefaultParagraphFont"/>
    <w:uiPriority w:val="99"/>
    <w:qFormat/>
    <w:rsid w:val="00D60727"/>
    <w:rPr>
      <w:rFonts w:cs="Times New Roman"/>
      <w:b/>
      <w:bCs/>
      <w:i/>
      <w:iCs/>
      <w:color w:val="4F81BD"/>
    </w:rPr>
  </w:style>
  <w:style w:type="paragraph" w:styleId="IntenseQuote">
    <w:name w:val="Intense Quote"/>
    <w:basedOn w:val="Normal"/>
    <w:next w:val="Normal"/>
    <w:link w:val="IntenseQuoteChar"/>
    <w:uiPriority w:val="99"/>
    <w:qFormat/>
    <w:rsid w:val="00D60727"/>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99"/>
    <w:semiHidden/>
    <w:locked/>
    <w:rsid w:val="00D60727"/>
    <w:rPr>
      <w:rFonts w:ascii="Century Schoolbook" w:hAnsi="Century Schoolbook" w:cs="Times New Roman"/>
      <w:b/>
      <w:bCs/>
      <w:i/>
      <w:iCs/>
      <w:color w:val="4F81BD"/>
      <w:sz w:val="24"/>
      <w:szCs w:val="24"/>
      <w:lang w:bidi="he-IL"/>
    </w:rPr>
  </w:style>
  <w:style w:type="character" w:styleId="IntenseReference">
    <w:name w:val="Intense Reference"/>
    <w:basedOn w:val="DefaultParagraphFont"/>
    <w:uiPriority w:val="99"/>
    <w:qFormat/>
    <w:rsid w:val="00D60727"/>
    <w:rPr>
      <w:rFonts w:cs="Times New Roman"/>
      <w:b/>
      <w:bCs/>
      <w:smallCaps/>
      <w:color w:val="C0504D"/>
      <w:spacing w:val="5"/>
      <w:u w:val="single"/>
    </w:rPr>
  </w:style>
  <w:style w:type="table" w:customStyle="1" w:styleId="LightGrid1">
    <w:name w:val="Light Grid1"/>
    <w:uiPriority w:val="99"/>
    <w:rsid w:val="00D60727"/>
    <w:rPr>
      <w:rFonts w:ascii="Century Schoolbook" w:hAnsi="Century Schoolbook"/>
      <w:sz w:val="20"/>
      <w:szCs w:val="2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table" w:customStyle="1" w:styleId="LightGrid-Accent11">
    <w:name w:val="Light Grid - Accent 11"/>
    <w:uiPriority w:val="99"/>
    <w:rsid w:val="00D60727"/>
    <w:rPr>
      <w:rFonts w:ascii="Century Schoolbook" w:hAnsi="Century Schoolbook"/>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styleId="LightGrid-Accent2">
    <w:name w:val="Light Grid Accent 2"/>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pPr>
      <w:rPr>
        <w:rFonts w:ascii="Tahoma" w:eastAsia="Times New Roman" w:hAnsi="Tahoma" w:cs="Angsana New"/>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pPr>
      <w:rPr>
        <w:rFonts w:ascii="Tahoma" w:eastAsia="Times New Roman" w:hAnsi="Tahoma" w:cs="Angsana New"/>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Tahoma" w:eastAsia="Times New Roman" w:hAnsi="Tahoma" w:cs="Angsana New"/>
        <w:b/>
        <w:bCs/>
      </w:rPr>
    </w:tblStylePr>
    <w:tblStylePr w:type="lastCol">
      <w:rPr>
        <w:rFonts w:ascii="Tahoma" w:eastAsia="Times New Roman" w:hAnsi="Tahoma" w:cs="Angsana New"/>
        <w:b/>
        <w:bCs/>
      </w:rPr>
      <w:tblPr/>
      <w:tcPr>
        <w:tcBorders>
          <w:top w:val="single" w:sz="8" w:space="0" w:color="C0504D"/>
          <w:left w:val="single" w:sz="8" w:space="0" w:color="C0504D"/>
          <w:bottom w:val="single" w:sz="8" w:space="0" w:color="C0504D"/>
          <w:right w:val="single" w:sz="8" w:space="0" w:color="C0504D"/>
        </w:tcBorders>
      </w:tcPr>
    </w:tblStylePr>
    <w:tblStylePr w:type="band1Vert">
      <w:rPr>
        <w:rFonts w:cs="Times New Roman"/>
      </w:rPr>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rPr>
        <w:rFonts w:cs="Times New Roman"/>
      </w:rPr>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rPr>
        <w:rFonts w:cs="Times New Roman"/>
      </w:rPr>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pPr>
      <w:rPr>
        <w:rFonts w:ascii="Tahoma" w:eastAsia="Times New Roman" w:hAnsi="Tahoma" w:cs="Angsana New"/>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pPr>
      <w:rPr>
        <w:rFonts w:ascii="Tahoma" w:eastAsia="Times New Roman" w:hAnsi="Tahoma" w:cs="Angsana New"/>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Tahoma" w:eastAsia="Times New Roman" w:hAnsi="Tahoma" w:cs="Angsana New"/>
        <w:b/>
        <w:bCs/>
      </w:rPr>
    </w:tblStylePr>
    <w:tblStylePr w:type="lastCol">
      <w:rPr>
        <w:rFonts w:ascii="Tahoma" w:eastAsia="Times New Roman" w:hAnsi="Tahoma" w:cs="Angsana New"/>
        <w:b/>
        <w:bCs/>
      </w:rPr>
      <w:tblPr/>
      <w:tcPr>
        <w:tcBorders>
          <w:top w:val="single" w:sz="8" w:space="0" w:color="9BBB59"/>
          <w:left w:val="single" w:sz="8" w:space="0" w:color="9BBB59"/>
          <w:bottom w:val="single" w:sz="8" w:space="0" w:color="9BBB59"/>
          <w:right w:val="single" w:sz="8" w:space="0" w:color="9BBB59"/>
        </w:tcBorders>
      </w:tc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rPr>
        <w:rFonts w:cs="Times New Roman"/>
      </w:rPr>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pPr>
      <w:rPr>
        <w:rFonts w:ascii="Tahoma" w:eastAsia="Times New Roman" w:hAnsi="Tahoma" w:cs="Angsana New"/>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pPr>
      <w:rPr>
        <w:rFonts w:ascii="Tahoma" w:eastAsia="Times New Roman" w:hAnsi="Tahoma" w:cs="Angsana New"/>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Tahoma" w:eastAsia="Times New Roman" w:hAnsi="Tahoma" w:cs="Angsana New"/>
        <w:b/>
        <w:bCs/>
      </w:rPr>
    </w:tblStylePr>
    <w:tblStylePr w:type="lastCol">
      <w:rPr>
        <w:rFonts w:ascii="Tahoma" w:eastAsia="Times New Roman" w:hAnsi="Tahoma" w:cs="Angsana New"/>
        <w:b/>
        <w:bCs/>
      </w:rPr>
      <w:tblPr/>
      <w:tcPr>
        <w:tcBorders>
          <w:top w:val="single" w:sz="8" w:space="0" w:color="8064A2"/>
          <w:left w:val="single" w:sz="8" w:space="0" w:color="8064A2"/>
          <w:bottom w:val="single" w:sz="8" w:space="0" w:color="8064A2"/>
          <w:right w:val="single" w:sz="8" w:space="0" w:color="8064A2"/>
        </w:tcBorders>
      </w:tcPr>
    </w:tblStylePr>
    <w:tblStylePr w:type="band1Vert">
      <w:rPr>
        <w:rFonts w:cs="Times New Roman"/>
      </w:rPr>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rPr>
        <w:rFonts w:cs="Times New Roman"/>
      </w:rPr>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rPr>
        <w:rFonts w:cs="Times New Roman"/>
      </w:rPr>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Tahoma" w:eastAsia="Times New Roman" w:hAnsi="Tahoma" w:cs="Angsana New"/>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Tahoma" w:eastAsia="Times New Roman" w:hAnsi="Tahoma" w:cs="Angsana New"/>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Tahoma" w:eastAsia="Times New Roman" w:hAnsi="Tahoma" w:cs="Angsana New"/>
        <w:b/>
        <w:bCs/>
      </w:rPr>
    </w:tblStylePr>
    <w:tblStylePr w:type="lastCol">
      <w:rPr>
        <w:rFonts w:ascii="Tahoma" w:eastAsia="Times New Roman" w:hAnsi="Tahoma" w:cs="Angsana New"/>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pPr>
      <w:rPr>
        <w:rFonts w:ascii="Tahoma" w:eastAsia="Times New Roman" w:hAnsi="Tahoma" w:cs="Angsana New"/>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pPr>
      <w:rPr>
        <w:rFonts w:ascii="Tahoma" w:eastAsia="Times New Roman" w:hAnsi="Tahoma" w:cs="Angsana New"/>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Tahoma" w:eastAsia="Times New Roman" w:hAnsi="Tahoma" w:cs="Angsana New"/>
        <w:b/>
        <w:bCs/>
      </w:rPr>
    </w:tblStylePr>
    <w:tblStylePr w:type="lastCol">
      <w:rPr>
        <w:rFonts w:ascii="Tahoma" w:eastAsia="Times New Roman" w:hAnsi="Tahoma" w:cs="Angsana New"/>
        <w:b/>
        <w:bCs/>
      </w:rPr>
      <w:tblPr/>
      <w:tcPr>
        <w:tcBorders>
          <w:top w:val="single" w:sz="8" w:space="0" w:color="F79646"/>
          <w:left w:val="single" w:sz="8" w:space="0" w:color="F79646"/>
          <w:bottom w:val="single" w:sz="8" w:space="0" w:color="F79646"/>
          <w:right w:val="single" w:sz="8" w:space="0" w:color="F79646"/>
        </w:tcBorders>
      </w:tcPr>
    </w:tblStylePr>
    <w:tblStylePr w:type="band1Vert">
      <w:rPr>
        <w:rFonts w:cs="Times New Roman"/>
      </w:rPr>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rPr>
        <w:rFonts w:cs="Times New Roman"/>
      </w:rPr>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rPr>
        <w:rFonts w:cs="Times New Roman"/>
      </w:rPr>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List1">
    <w:name w:val="Light List1"/>
    <w:uiPriority w:val="99"/>
    <w:rsid w:val="00D60727"/>
    <w:rPr>
      <w:rFonts w:ascii="Century Schoolbook" w:hAnsi="Century Schoolbook"/>
      <w:sz w:val="20"/>
      <w:szCs w:val="20"/>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LightList-Accent11">
    <w:name w:val="Light List - Accent 11"/>
    <w:uiPriority w:val="99"/>
    <w:rsid w:val="00D60727"/>
    <w:rPr>
      <w:rFonts w:ascii="Century Schoolbook" w:hAnsi="Century Schoolbook"/>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styleId="LightList-Accent2">
    <w:name w:val="Light List Accent 2"/>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C0504D"/>
      </w:tcPr>
    </w:tblStylePr>
    <w:tblStylePr w:type="lastRow">
      <w:pPr>
        <w:spacing w:before="0" w:after="0"/>
      </w:pPr>
      <w:rPr>
        <w:rFonts w:cs="Times New Roman"/>
        <w:b/>
        <w:bCs/>
      </w:rPr>
      <w:tblPr/>
      <w:tcPr>
        <w:tcBorders>
          <w:top w:val="double" w:sz="6" w:space="0" w:color="C0504D"/>
          <w:left w:val="single" w:sz="8" w:space="0" w:color="C0504D"/>
          <w:bottom w:val="single" w:sz="8" w:space="0" w:color="C0504D"/>
          <w:right w:val="single" w:sz="8" w:space="0" w:color="C0504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C0504D"/>
          <w:left w:val="single" w:sz="8" w:space="0" w:color="C0504D"/>
          <w:bottom w:val="single" w:sz="8" w:space="0" w:color="C0504D"/>
          <w:right w:val="single" w:sz="8" w:space="0" w:color="C0504D"/>
        </w:tcBorders>
      </w:tcPr>
    </w:tblStylePr>
    <w:tblStylePr w:type="band1Horz">
      <w:rPr>
        <w:rFonts w:cs="Times New Roman"/>
      </w:rPr>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9BBB59"/>
      </w:tcPr>
    </w:tblStylePr>
    <w:tblStylePr w:type="lastRow">
      <w:pPr>
        <w:spacing w:before="0" w:after="0"/>
      </w:pPr>
      <w:rPr>
        <w:rFonts w:cs="Times New Roman"/>
        <w:b/>
        <w:bCs/>
      </w:rPr>
      <w:tblPr/>
      <w:tcPr>
        <w:tcBorders>
          <w:top w:val="double" w:sz="6" w:space="0" w:color="9BBB59"/>
          <w:left w:val="single" w:sz="8" w:space="0" w:color="9BBB59"/>
          <w:bottom w:val="single" w:sz="8" w:space="0" w:color="9BBB59"/>
          <w:right w:val="single" w:sz="8" w:space="0" w:color="9BBB59"/>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8064A2"/>
      </w:tcPr>
    </w:tblStylePr>
    <w:tblStylePr w:type="lastRow">
      <w:pPr>
        <w:spacing w:before="0" w:after="0"/>
      </w:pPr>
      <w:rPr>
        <w:rFonts w:cs="Times New Roman"/>
        <w:b/>
        <w:bCs/>
      </w:rPr>
      <w:tblPr/>
      <w:tcPr>
        <w:tcBorders>
          <w:top w:val="double" w:sz="6" w:space="0" w:color="8064A2"/>
          <w:left w:val="single" w:sz="8" w:space="0" w:color="8064A2"/>
          <w:bottom w:val="single" w:sz="8" w:space="0" w:color="8064A2"/>
          <w:right w:val="single" w:sz="8" w:space="0" w:color="8064A2"/>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8064A2"/>
          <w:left w:val="single" w:sz="8" w:space="0" w:color="8064A2"/>
          <w:bottom w:val="single" w:sz="8" w:space="0" w:color="8064A2"/>
          <w:right w:val="single" w:sz="8" w:space="0" w:color="8064A2"/>
        </w:tcBorders>
      </w:tcPr>
    </w:tblStylePr>
    <w:tblStylePr w:type="band1Horz">
      <w:rPr>
        <w:rFonts w:cs="Times New Roman"/>
      </w:rPr>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BACC6"/>
      </w:tcPr>
    </w:tblStylePr>
    <w:tblStylePr w:type="lastRow">
      <w:pPr>
        <w:spacing w:before="0" w:after="0"/>
      </w:pPr>
      <w:rPr>
        <w:rFonts w:cs="Times New Roman"/>
        <w:b/>
        <w:bCs/>
      </w:rPr>
      <w:tblPr/>
      <w:tcPr>
        <w:tcBorders>
          <w:top w:val="double" w:sz="6" w:space="0" w:color="4BACC6"/>
          <w:left w:val="single" w:sz="8" w:space="0" w:color="4BACC6"/>
          <w:bottom w:val="single" w:sz="8" w:space="0" w:color="4BACC6"/>
          <w:right w:val="single" w:sz="8" w:space="0" w:color="4BACC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F79646"/>
      </w:tcPr>
    </w:tblStylePr>
    <w:tblStylePr w:type="lastRow">
      <w:pPr>
        <w:spacing w:before="0" w:after="0"/>
      </w:pPr>
      <w:rPr>
        <w:rFonts w:cs="Times New Roman"/>
        <w:b/>
        <w:bCs/>
      </w:rPr>
      <w:tblPr/>
      <w:tcPr>
        <w:tcBorders>
          <w:top w:val="double" w:sz="6" w:space="0" w:color="F79646"/>
          <w:left w:val="single" w:sz="8" w:space="0" w:color="F79646"/>
          <w:bottom w:val="single" w:sz="8" w:space="0" w:color="F79646"/>
          <w:right w:val="single" w:sz="8" w:space="0" w:color="F7964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F79646"/>
          <w:left w:val="single" w:sz="8" w:space="0" w:color="F79646"/>
          <w:bottom w:val="single" w:sz="8" w:space="0" w:color="F79646"/>
          <w:right w:val="single" w:sz="8" w:space="0" w:color="F79646"/>
        </w:tcBorders>
      </w:tcPr>
    </w:tblStylePr>
    <w:tblStylePr w:type="band1Horz">
      <w:rPr>
        <w:rFonts w:cs="Times New Roman"/>
      </w:rPr>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Shading1">
    <w:name w:val="Light Shading1"/>
    <w:uiPriority w:val="99"/>
    <w:rsid w:val="00D60727"/>
    <w:rPr>
      <w:rFonts w:ascii="Century Schoolbook" w:hAnsi="Century Schoolbook"/>
      <w:color w:val="000000"/>
      <w:sz w:val="20"/>
      <w:szCs w:val="2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customStyle="1" w:styleId="LightShading-Accent11">
    <w:name w:val="Light Shading - Accent 11"/>
    <w:uiPriority w:val="99"/>
    <w:rsid w:val="00D60727"/>
    <w:rPr>
      <w:rFonts w:ascii="Century Schoolbook" w:hAnsi="Century Schoolbook"/>
      <w:color w:val="365F91"/>
      <w:sz w:val="20"/>
      <w:szCs w:val="20"/>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styleId="LightShading-Accent2">
    <w:name w:val="Light Shading Accent 2"/>
    <w:basedOn w:val="TableNormal"/>
    <w:uiPriority w:val="99"/>
    <w:rsid w:val="00D60727"/>
    <w:rPr>
      <w:rFonts w:ascii="Century Schoolbook" w:hAnsi="Century Schoolbook"/>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99"/>
    <w:rsid w:val="00D60727"/>
    <w:rPr>
      <w:rFonts w:ascii="Century Schoolbook" w:hAnsi="Century Schoolbook"/>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6EED5"/>
      </w:tcPr>
    </w:tblStylePr>
    <w:tblStylePr w:type="band1Horz">
      <w:rPr>
        <w:rFonts w:cs="Times New Roman"/>
      </w:rPr>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99"/>
    <w:rsid w:val="00D60727"/>
    <w:rPr>
      <w:rFonts w:ascii="Century Schoolbook" w:hAnsi="Century Schoolbook"/>
      <w:color w:val="5F497A"/>
      <w:sz w:val="20"/>
      <w:szCs w:val="2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8064A2"/>
          <w:left w:val="nil"/>
          <w:bottom w:val="single" w:sz="8" w:space="0" w:color="8064A2"/>
          <w:right w:val="nil"/>
          <w:insideH w:val="nil"/>
          <w:insideV w:val="nil"/>
        </w:tcBorders>
      </w:tcPr>
    </w:tblStylePr>
    <w:tblStylePr w:type="lastRow">
      <w:pPr>
        <w:spacing w:before="0" w:after="0"/>
      </w:pPr>
      <w:rPr>
        <w:rFonts w:cs="Times New Roman"/>
        <w:b/>
        <w:bCs/>
      </w:rPr>
      <w:tblPr/>
      <w:tcPr>
        <w:tcBorders>
          <w:top w:val="single" w:sz="8" w:space="0" w:color="8064A2"/>
          <w:left w:val="nil"/>
          <w:bottom w:val="single" w:sz="8" w:space="0" w:color="8064A2"/>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FD8E8"/>
      </w:tcPr>
    </w:tblStylePr>
    <w:tblStylePr w:type="band1Horz">
      <w:rPr>
        <w:rFonts w:cs="Times New Roman"/>
      </w:rPr>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99"/>
    <w:rsid w:val="00D60727"/>
    <w:rPr>
      <w:rFonts w:ascii="Century Schoolbook" w:hAnsi="Century Schoolbook"/>
      <w:color w:val="31849B"/>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99"/>
    <w:rsid w:val="00D60727"/>
    <w:rPr>
      <w:rFonts w:ascii="Century Schoolbook" w:hAnsi="Century Schoolbook"/>
      <w:color w:val="E36C0A"/>
      <w:sz w:val="20"/>
      <w:szCs w:val="20"/>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F79646"/>
          <w:left w:val="nil"/>
          <w:bottom w:val="single" w:sz="8" w:space="0" w:color="F79646"/>
          <w:right w:val="nil"/>
          <w:insideH w:val="nil"/>
          <w:insideV w:val="nil"/>
        </w:tcBorders>
      </w:tcPr>
    </w:tblStylePr>
    <w:tblStylePr w:type="lastRow">
      <w:pPr>
        <w:spacing w:before="0" w:after="0"/>
      </w:pPr>
      <w:rPr>
        <w:rFonts w:cs="Times New Roman"/>
        <w:b/>
        <w:bCs/>
      </w:rPr>
      <w:tblPr/>
      <w:tcPr>
        <w:tcBorders>
          <w:top w:val="single" w:sz="8" w:space="0" w:color="F79646"/>
          <w:left w:val="nil"/>
          <w:bottom w:val="single" w:sz="8" w:space="0" w:color="F7964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FDE4D0"/>
      </w:tcPr>
    </w:tblStylePr>
    <w:tblStylePr w:type="band1Horz">
      <w:rPr>
        <w:rFonts w:cs="Times New Roman"/>
      </w:rPr>
      <w:tblPr/>
      <w:tcPr>
        <w:tcBorders>
          <w:left w:val="nil"/>
          <w:right w:val="nil"/>
          <w:insideH w:val="nil"/>
          <w:insideV w:val="nil"/>
        </w:tcBorders>
        <w:shd w:val="clear" w:color="auto" w:fill="FDE4D0"/>
      </w:tcPr>
    </w:tblStylePr>
  </w:style>
  <w:style w:type="paragraph" w:styleId="ListParagraph">
    <w:name w:val="List Paragraph"/>
    <w:basedOn w:val="Normal"/>
    <w:uiPriority w:val="99"/>
    <w:qFormat/>
    <w:rsid w:val="00D60727"/>
    <w:pPr>
      <w:ind w:left="720"/>
    </w:pPr>
  </w:style>
  <w:style w:type="table" w:customStyle="1" w:styleId="MediumGrid11">
    <w:name w:val="Medium Grid 11"/>
    <w:uiPriority w:val="99"/>
    <w:rsid w:val="00D60727"/>
    <w:rPr>
      <w:rFonts w:ascii="Century Schoolbook" w:hAnsi="Century Schoolbook"/>
      <w:sz w:val="20"/>
      <w:szCs w:val="20"/>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style>
  <w:style w:type="table" w:styleId="MediumGrid1-Accent1">
    <w:name w:val="Medium Grid 1 Accent 1"/>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rFonts w:cs="Times New Roman"/>
        <w:b/>
        <w:bCs/>
      </w:rPr>
    </w:tblStylePr>
    <w:tblStylePr w:type="lastRow">
      <w:rPr>
        <w:rFonts w:cs="Times New Roman"/>
        <w:b/>
        <w:bCs/>
      </w:rPr>
      <w:tblPr/>
      <w:tcPr>
        <w:tcBorders>
          <w:top w:val="single" w:sz="18" w:space="0" w:color="7BA0CD"/>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A7BFDE"/>
      </w:tcPr>
    </w:tblStylePr>
    <w:tblStylePr w:type="band1Horz">
      <w:rPr>
        <w:rFonts w:cs="Times New Roman"/>
      </w:rPr>
      <w:tblPr/>
      <w:tcPr>
        <w:shd w:val="clear" w:color="auto" w:fill="A7BFDE"/>
      </w:tcPr>
    </w:tblStylePr>
  </w:style>
  <w:style w:type="table" w:styleId="MediumGrid1-Accent2">
    <w:name w:val="Medium Grid 1 Accent 2"/>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tblStylePr w:type="firstRow">
      <w:rPr>
        <w:rFonts w:cs="Times New Roman"/>
        <w:b/>
        <w:bCs/>
      </w:rPr>
    </w:tblStylePr>
    <w:tblStylePr w:type="lastRow">
      <w:rPr>
        <w:rFonts w:cs="Times New Roman"/>
        <w:b/>
        <w:bCs/>
      </w:rPr>
      <w:tblPr/>
      <w:tcPr>
        <w:tcBorders>
          <w:top w:val="single" w:sz="18" w:space="0" w:color="CF7B79"/>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A7A6"/>
      </w:tcPr>
    </w:tblStylePr>
    <w:tblStylePr w:type="band1Horz">
      <w:rPr>
        <w:rFonts w:cs="Times New Roman"/>
      </w:rPr>
      <w:tblPr/>
      <w:tcPr>
        <w:shd w:val="clear" w:color="auto" w:fill="DFA7A6"/>
      </w:tcPr>
    </w:tblStylePr>
  </w:style>
  <w:style w:type="table" w:styleId="MediumGrid1-Accent3">
    <w:name w:val="Medium Grid 1 Accent 3"/>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rFonts w:cs="Times New Roman"/>
        <w:b/>
        <w:bCs/>
      </w:rPr>
    </w:tblStylePr>
    <w:tblStylePr w:type="lastRow">
      <w:rPr>
        <w:rFonts w:cs="Times New Roman"/>
        <w:b/>
        <w:bCs/>
      </w:rPr>
      <w:tblPr/>
      <w:tcPr>
        <w:tcBorders>
          <w:top w:val="single" w:sz="18" w:space="0" w:color="B3CC82"/>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DDDAC"/>
      </w:tcPr>
    </w:tblStylePr>
    <w:tblStylePr w:type="band1Horz">
      <w:rPr>
        <w:rFonts w:cs="Times New Roman"/>
      </w:rPr>
      <w:tblPr/>
      <w:tcPr>
        <w:shd w:val="clear" w:color="auto" w:fill="CDDDAC"/>
      </w:tcPr>
    </w:tblStylePr>
  </w:style>
  <w:style w:type="table" w:styleId="MediumGrid1-Accent4">
    <w:name w:val="Medium Grid 1 Accent 4"/>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rFonts w:cs="Times New Roman"/>
        <w:b/>
        <w:bCs/>
      </w:rPr>
    </w:tblStylePr>
    <w:tblStylePr w:type="lastRow">
      <w:rPr>
        <w:rFonts w:cs="Times New Roman"/>
        <w:b/>
        <w:bCs/>
      </w:rPr>
      <w:tblPr/>
      <w:tcPr>
        <w:tcBorders>
          <w:top w:val="single" w:sz="18" w:space="0" w:color="9F8AB9"/>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BFB1D0"/>
      </w:tcPr>
    </w:tblStylePr>
    <w:tblStylePr w:type="band1Horz">
      <w:rPr>
        <w:rFonts w:cs="Times New Roman"/>
      </w:rPr>
      <w:tblPr/>
      <w:tcPr>
        <w:shd w:val="clear" w:color="auto" w:fill="BFB1D0"/>
      </w:tcPr>
    </w:tblStylePr>
  </w:style>
  <w:style w:type="table" w:styleId="MediumGrid1-Accent5">
    <w:name w:val="Medium Grid 1 Accent 5"/>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rFonts w:cs="Times New Roman"/>
        <w:b/>
        <w:bCs/>
      </w:rPr>
    </w:tblStylePr>
    <w:tblStylePr w:type="lastRow">
      <w:rPr>
        <w:rFonts w:cs="Times New Roman"/>
        <w:b/>
        <w:bCs/>
      </w:rPr>
      <w:tblPr/>
      <w:tcPr>
        <w:tcBorders>
          <w:top w:val="single" w:sz="18" w:space="0" w:color="78C0D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A5D5E2"/>
      </w:tcPr>
    </w:tblStylePr>
    <w:tblStylePr w:type="band1Horz">
      <w:rPr>
        <w:rFonts w:cs="Times New Roman"/>
      </w:rPr>
      <w:tblPr/>
      <w:tcPr>
        <w:shd w:val="clear" w:color="auto" w:fill="A5D5E2"/>
      </w:tcPr>
    </w:tblStylePr>
  </w:style>
  <w:style w:type="table" w:styleId="MediumGrid1-Accent6">
    <w:name w:val="Medium Grid 1 Accent 6"/>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tblStylePr w:type="firstRow">
      <w:rPr>
        <w:rFonts w:cs="Times New Roman"/>
        <w:b/>
        <w:bCs/>
      </w:rPr>
    </w:tblStylePr>
    <w:tblStylePr w:type="lastRow">
      <w:rPr>
        <w:rFonts w:cs="Times New Roman"/>
        <w:b/>
        <w:bCs/>
      </w:rPr>
      <w:tblPr/>
      <w:tcPr>
        <w:tcBorders>
          <w:top w:val="single" w:sz="18" w:space="0" w:color="F9B07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BCAA2"/>
      </w:tcPr>
    </w:tblStylePr>
    <w:tblStylePr w:type="band1Horz">
      <w:rPr>
        <w:rFonts w:cs="Times New Roman"/>
      </w:rPr>
      <w:tblPr/>
      <w:tcPr>
        <w:shd w:val="clear" w:color="auto" w:fill="FBCAA2"/>
      </w:tcPr>
    </w:tblStylePr>
  </w:style>
  <w:style w:type="table" w:customStyle="1" w:styleId="MediumGrid21">
    <w:name w:val="Medium Grid 21"/>
    <w:uiPriority w:val="99"/>
    <w:rsid w:val="00D60727"/>
    <w:rPr>
      <w:rFonts w:ascii="Tahoma" w:hAnsi="Tahoma" w:cs="Angsana New"/>
      <w:color w:val="000000"/>
      <w:sz w:val="20"/>
      <w:szCs w:val="2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style>
  <w:style w:type="table" w:styleId="MediumGrid2-Accent1">
    <w:name w:val="Medium Grid 2 Accent 1"/>
    <w:basedOn w:val="TableNormal"/>
    <w:uiPriority w:val="99"/>
    <w:rsid w:val="00D60727"/>
    <w:rPr>
      <w:rFonts w:ascii="Tahoma" w:hAnsi="Tahoma" w:cs="Angsana New"/>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rFonts w:cs="Angsana New"/>
        <w:b/>
        <w:bCs/>
        <w:color w:val="000000"/>
      </w:rPr>
      <w:tblPr/>
      <w:tcPr>
        <w:shd w:val="clear" w:color="auto" w:fill="EDF2F8"/>
      </w:tcPr>
    </w:tblStylePr>
    <w:tblStylePr w:type="lastRow">
      <w:rPr>
        <w:rFonts w:cs="Angsana New"/>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Angsana New"/>
        <w:b/>
        <w:bCs/>
        <w:color w:val="000000"/>
      </w:rPr>
      <w:tblPr/>
      <w:tcPr>
        <w:tcBorders>
          <w:top w:val="nil"/>
          <w:left w:val="nil"/>
          <w:bottom w:val="nil"/>
          <w:right w:val="nil"/>
          <w:insideH w:val="nil"/>
          <w:insideV w:val="nil"/>
        </w:tcBorders>
        <w:shd w:val="clear" w:color="auto" w:fill="FFFFFF"/>
      </w:tcPr>
    </w:tblStylePr>
    <w:tblStylePr w:type="lastCol">
      <w:rPr>
        <w:rFonts w:cs="Angsana New"/>
        <w:b w:val="0"/>
        <w:bCs w:val="0"/>
        <w:color w:val="000000"/>
      </w:rPr>
      <w:tblPr/>
      <w:tcPr>
        <w:tcBorders>
          <w:top w:val="nil"/>
          <w:left w:val="nil"/>
          <w:bottom w:val="nil"/>
          <w:right w:val="nil"/>
          <w:insideH w:val="nil"/>
          <w:insideV w:val="nil"/>
        </w:tcBorders>
        <w:shd w:val="clear" w:color="auto" w:fill="DBE5F1"/>
      </w:tcPr>
    </w:tblStylePr>
    <w:tblStylePr w:type="band1Vert">
      <w:rPr>
        <w:rFonts w:cs="Angsana New"/>
      </w:rPr>
      <w:tblPr/>
      <w:tcPr>
        <w:shd w:val="clear" w:color="auto" w:fill="A7BFDE"/>
      </w:tcPr>
    </w:tblStylePr>
    <w:tblStylePr w:type="band1Horz">
      <w:rPr>
        <w:rFonts w:cs="Angsana New"/>
      </w:rPr>
      <w:tblPr/>
      <w:tcPr>
        <w:tcBorders>
          <w:insideH w:val="single" w:sz="6" w:space="0" w:color="4F81BD"/>
          <w:insideV w:val="single" w:sz="6" w:space="0" w:color="4F81BD"/>
        </w:tcBorders>
        <w:shd w:val="clear" w:color="auto" w:fill="A7BFDE"/>
      </w:tcPr>
    </w:tblStylePr>
    <w:tblStylePr w:type="nwCell">
      <w:rPr>
        <w:rFonts w:cs="Angsana New"/>
      </w:rPr>
      <w:tblPr/>
      <w:tcPr>
        <w:shd w:val="clear" w:color="auto" w:fill="FFFFFF"/>
      </w:tcPr>
    </w:tblStylePr>
  </w:style>
  <w:style w:type="table" w:styleId="MediumGrid2-Accent2">
    <w:name w:val="Medium Grid 2 Accent 2"/>
    <w:basedOn w:val="TableNormal"/>
    <w:uiPriority w:val="99"/>
    <w:rsid w:val="00D60727"/>
    <w:rPr>
      <w:rFonts w:ascii="Tahoma" w:hAnsi="Tahoma" w:cs="Angsana New"/>
      <w:color w:val="000000"/>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rFonts w:cs="Angsana New"/>
        <w:b/>
        <w:bCs/>
        <w:color w:val="000000"/>
      </w:rPr>
      <w:tblPr/>
      <w:tcPr>
        <w:shd w:val="clear" w:color="auto" w:fill="F8EDED"/>
      </w:tcPr>
    </w:tblStylePr>
    <w:tblStylePr w:type="lastRow">
      <w:rPr>
        <w:rFonts w:cs="Angsana New"/>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Angsana New"/>
        <w:b/>
        <w:bCs/>
        <w:color w:val="000000"/>
      </w:rPr>
      <w:tblPr/>
      <w:tcPr>
        <w:tcBorders>
          <w:top w:val="nil"/>
          <w:left w:val="nil"/>
          <w:bottom w:val="nil"/>
          <w:right w:val="nil"/>
          <w:insideH w:val="nil"/>
          <w:insideV w:val="nil"/>
        </w:tcBorders>
        <w:shd w:val="clear" w:color="auto" w:fill="FFFFFF"/>
      </w:tcPr>
    </w:tblStylePr>
    <w:tblStylePr w:type="lastCol">
      <w:rPr>
        <w:rFonts w:cs="Angsana New"/>
        <w:b w:val="0"/>
        <w:bCs w:val="0"/>
        <w:color w:val="000000"/>
      </w:rPr>
      <w:tblPr/>
      <w:tcPr>
        <w:tcBorders>
          <w:top w:val="nil"/>
          <w:left w:val="nil"/>
          <w:bottom w:val="nil"/>
          <w:right w:val="nil"/>
          <w:insideH w:val="nil"/>
          <w:insideV w:val="nil"/>
        </w:tcBorders>
        <w:shd w:val="clear" w:color="auto" w:fill="F2DBDB"/>
      </w:tcPr>
    </w:tblStylePr>
    <w:tblStylePr w:type="band1Vert">
      <w:rPr>
        <w:rFonts w:cs="Angsana New"/>
      </w:rPr>
      <w:tblPr/>
      <w:tcPr>
        <w:shd w:val="clear" w:color="auto" w:fill="DFA7A6"/>
      </w:tcPr>
    </w:tblStylePr>
    <w:tblStylePr w:type="band1Horz">
      <w:rPr>
        <w:rFonts w:cs="Angsana New"/>
      </w:rPr>
      <w:tblPr/>
      <w:tcPr>
        <w:tcBorders>
          <w:insideH w:val="single" w:sz="6" w:space="0" w:color="C0504D"/>
          <w:insideV w:val="single" w:sz="6" w:space="0" w:color="C0504D"/>
        </w:tcBorders>
        <w:shd w:val="clear" w:color="auto" w:fill="DFA7A6"/>
      </w:tcPr>
    </w:tblStylePr>
    <w:tblStylePr w:type="nwCell">
      <w:rPr>
        <w:rFonts w:cs="Angsana New"/>
      </w:rPr>
      <w:tblPr/>
      <w:tcPr>
        <w:shd w:val="clear" w:color="auto" w:fill="FFFFFF"/>
      </w:tcPr>
    </w:tblStylePr>
  </w:style>
  <w:style w:type="table" w:styleId="MediumGrid2-Accent3">
    <w:name w:val="Medium Grid 2 Accent 3"/>
    <w:basedOn w:val="TableNormal"/>
    <w:uiPriority w:val="99"/>
    <w:rsid w:val="00D60727"/>
    <w:rPr>
      <w:rFonts w:ascii="Tahoma" w:hAnsi="Tahoma" w:cs="Angsana New"/>
      <w:color w:val="000000"/>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rFonts w:cs="Angsana New"/>
        <w:b/>
        <w:bCs/>
        <w:color w:val="000000"/>
      </w:rPr>
      <w:tblPr/>
      <w:tcPr>
        <w:shd w:val="clear" w:color="auto" w:fill="F5F8EE"/>
      </w:tcPr>
    </w:tblStylePr>
    <w:tblStylePr w:type="lastRow">
      <w:rPr>
        <w:rFonts w:cs="Angsana New"/>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Angsana New"/>
        <w:b/>
        <w:bCs/>
        <w:color w:val="000000"/>
      </w:rPr>
      <w:tblPr/>
      <w:tcPr>
        <w:tcBorders>
          <w:top w:val="nil"/>
          <w:left w:val="nil"/>
          <w:bottom w:val="nil"/>
          <w:right w:val="nil"/>
          <w:insideH w:val="nil"/>
          <w:insideV w:val="nil"/>
        </w:tcBorders>
        <w:shd w:val="clear" w:color="auto" w:fill="FFFFFF"/>
      </w:tcPr>
    </w:tblStylePr>
    <w:tblStylePr w:type="lastCol">
      <w:rPr>
        <w:rFonts w:cs="Angsana New"/>
        <w:b w:val="0"/>
        <w:bCs w:val="0"/>
        <w:color w:val="000000"/>
      </w:rPr>
      <w:tblPr/>
      <w:tcPr>
        <w:tcBorders>
          <w:top w:val="nil"/>
          <w:left w:val="nil"/>
          <w:bottom w:val="nil"/>
          <w:right w:val="nil"/>
          <w:insideH w:val="nil"/>
          <w:insideV w:val="nil"/>
        </w:tcBorders>
        <w:shd w:val="clear" w:color="auto" w:fill="EAF1DD"/>
      </w:tcPr>
    </w:tblStylePr>
    <w:tblStylePr w:type="band1Vert">
      <w:rPr>
        <w:rFonts w:cs="Angsana New"/>
      </w:rPr>
      <w:tblPr/>
      <w:tcPr>
        <w:shd w:val="clear" w:color="auto" w:fill="CDDDAC"/>
      </w:tcPr>
    </w:tblStylePr>
    <w:tblStylePr w:type="band1Horz">
      <w:rPr>
        <w:rFonts w:cs="Angsana New"/>
      </w:rPr>
      <w:tblPr/>
      <w:tcPr>
        <w:tcBorders>
          <w:insideH w:val="single" w:sz="6" w:space="0" w:color="9BBB59"/>
          <w:insideV w:val="single" w:sz="6" w:space="0" w:color="9BBB59"/>
        </w:tcBorders>
        <w:shd w:val="clear" w:color="auto" w:fill="CDDDAC"/>
      </w:tcPr>
    </w:tblStylePr>
    <w:tblStylePr w:type="nwCell">
      <w:rPr>
        <w:rFonts w:cs="Angsana New"/>
      </w:rPr>
      <w:tblPr/>
      <w:tcPr>
        <w:shd w:val="clear" w:color="auto" w:fill="FFFFFF"/>
      </w:tcPr>
    </w:tblStylePr>
  </w:style>
  <w:style w:type="table" w:styleId="MediumGrid2-Accent4">
    <w:name w:val="Medium Grid 2 Accent 4"/>
    <w:basedOn w:val="TableNormal"/>
    <w:uiPriority w:val="99"/>
    <w:rsid w:val="00D60727"/>
    <w:rPr>
      <w:rFonts w:ascii="Tahoma" w:hAnsi="Tahoma" w:cs="Angsana New"/>
      <w:color w:val="000000"/>
      <w:sz w:val="20"/>
      <w:szCs w:val="20"/>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rFonts w:cs="Angsana New"/>
        <w:b/>
        <w:bCs/>
        <w:color w:val="000000"/>
      </w:rPr>
      <w:tblPr/>
      <w:tcPr>
        <w:shd w:val="clear" w:color="auto" w:fill="F2EFF6"/>
      </w:tcPr>
    </w:tblStylePr>
    <w:tblStylePr w:type="lastRow">
      <w:rPr>
        <w:rFonts w:cs="Angsana New"/>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Angsana New"/>
        <w:b/>
        <w:bCs/>
        <w:color w:val="000000"/>
      </w:rPr>
      <w:tblPr/>
      <w:tcPr>
        <w:tcBorders>
          <w:top w:val="nil"/>
          <w:left w:val="nil"/>
          <w:bottom w:val="nil"/>
          <w:right w:val="nil"/>
          <w:insideH w:val="nil"/>
          <w:insideV w:val="nil"/>
        </w:tcBorders>
        <w:shd w:val="clear" w:color="auto" w:fill="FFFFFF"/>
      </w:tcPr>
    </w:tblStylePr>
    <w:tblStylePr w:type="lastCol">
      <w:rPr>
        <w:rFonts w:cs="Angsana New"/>
        <w:b w:val="0"/>
        <w:bCs w:val="0"/>
        <w:color w:val="000000"/>
      </w:rPr>
      <w:tblPr/>
      <w:tcPr>
        <w:tcBorders>
          <w:top w:val="nil"/>
          <w:left w:val="nil"/>
          <w:bottom w:val="nil"/>
          <w:right w:val="nil"/>
          <w:insideH w:val="nil"/>
          <w:insideV w:val="nil"/>
        </w:tcBorders>
        <w:shd w:val="clear" w:color="auto" w:fill="E5DFEC"/>
      </w:tcPr>
    </w:tblStylePr>
    <w:tblStylePr w:type="band1Vert">
      <w:rPr>
        <w:rFonts w:cs="Angsana New"/>
      </w:rPr>
      <w:tblPr/>
      <w:tcPr>
        <w:shd w:val="clear" w:color="auto" w:fill="BFB1D0"/>
      </w:tcPr>
    </w:tblStylePr>
    <w:tblStylePr w:type="band1Horz">
      <w:rPr>
        <w:rFonts w:cs="Angsana New"/>
      </w:rPr>
      <w:tblPr/>
      <w:tcPr>
        <w:tcBorders>
          <w:insideH w:val="single" w:sz="6" w:space="0" w:color="8064A2"/>
          <w:insideV w:val="single" w:sz="6" w:space="0" w:color="8064A2"/>
        </w:tcBorders>
        <w:shd w:val="clear" w:color="auto" w:fill="BFB1D0"/>
      </w:tcPr>
    </w:tblStylePr>
    <w:tblStylePr w:type="nwCell">
      <w:rPr>
        <w:rFonts w:cs="Angsana New"/>
      </w:rPr>
      <w:tblPr/>
      <w:tcPr>
        <w:shd w:val="clear" w:color="auto" w:fill="FFFFFF"/>
      </w:tcPr>
    </w:tblStylePr>
  </w:style>
  <w:style w:type="table" w:styleId="MediumGrid2-Accent5">
    <w:name w:val="Medium Grid 2 Accent 5"/>
    <w:basedOn w:val="TableNormal"/>
    <w:uiPriority w:val="99"/>
    <w:rsid w:val="00D60727"/>
    <w:rPr>
      <w:rFonts w:ascii="Tahoma" w:hAnsi="Tahoma" w:cs="Angsana New"/>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rFonts w:cs="Angsana New"/>
        <w:b/>
        <w:bCs/>
        <w:color w:val="000000"/>
      </w:rPr>
      <w:tblPr/>
      <w:tcPr>
        <w:shd w:val="clear" w:color="auto" w:fill="EDF6F9"/>
      </w:tcPr>
    </w:tblStylePr>
    <w:tblStylePr w:type="lastRow">
      <w:rPr>
        <w:rFonts w:cs="Angsana New"/>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Angsana New"/>
        <w:b/>
        <w:bCs/>
        <w:color w:val="000000"/>
      </w:rPr>
      <w:tblPr/>
      <w:tcPr>
        <w:tcBorders>
          <w:top w:val="nil"/>
          <w:left w:val="nil"/>
          <w:bottom w:val="nil"/>
          <w:right w:val="nil"/>
          <w:insideH w:val="nil"/>
          <w:insideV w:val="nil"/>
        </w:tcBorders>
        <w:shd w:val="clear" w:color="auto" w:fill="FFFFFF"/>
      </w:tcPr>
    </w:tblStylePr>
    <w:tblStylePr w:type="lastCol">
      <w:rPr>
        <w:rFonts w:cs="Angsana New"/>
        <w:b w:val="0"/>
        <w:bCs w:val="0"/>
        <w:color w:val="000000"/>
      </w:rPr>
      <w:tblPr/>
      <w:tcPr>
        <w:tcBorders>
          <w:top w:val="nil"/>
          <w:left w:val="nil"/>
          <w:bottom w:val="nil"/>
          <w:right w:val="nil"/>
          <w:insideH w:val="nil"/>
          <w:insideV w:val="nil"/>
        </w:tcBorders>
        <w:shd w:val="clear" w:color="auto" w:fill="DAEEF3"/>
      </w:tcPr>
    </w:tblStylePr>
    <w:tblStylePr w:type="band1Vert">
      <w:rPr>
        <w:rFonts w:cs="Angsana New"/>
      </w:rPr>
      <w:tblPr/>
      <w:tcPr>
        <w:shd w:val="clear" w:color="auto" w:fill="A5D5E2"/>
      </w:tcPr>
    </w:tblStylePr>
    <w:tblStylePr w:type="band1Horz">
      <w:rPr>
        <w:rFonts w:cs="Angsana New"/>
      </w:rPr>
      <w:tblPr/>
      <w:tcPr>
        <w:tcBorders>
          <w:insideH w:val="single" w:sz="6" w:space="0" w:color="4BACC6"/>
          <w:insideV w:val="single" w:sz="6" w:space="0" w:color="4BACC6"/>
        </w:tcBorders>
        <w:shd w:val="clear" w:color="auto" w:fill="A5D5E2"/>
      </w:tcPr>
    </w:tblStylePr>
    <w:tblStylePr w:type="nwCell">
      <w:rPr>
        <w:rFonts w:cs="Angsana New"/>
      </w:rPr>
      <w:tblPr/>
      <w:tcPr>
        <w:shd w:val="clear" w:color="auto" w:fill="FFFFFF"/>
      </w:tcPr>
    </w:tblStylePr>
  </w:style>
  <w:style w:type="table" w:styleId="MediumGrid2-Accent6">
    <w:name w:val="Medium Grid 2 Accent 6"/>
    <w:basedOn w:val="TableNormal"/>
    <w:uiPriority w:val="99"/>
    <w:rsid w:val="00D60727"/>
    <w:rPr>
      <w:rFonts w:ascii="Tahoma" w:hAnsi="Tahoma" w:cs="Angsana New"/>
      <w:color w:val="000000"/>
      <w:sz w:val="20"/>
      <w:szCs w:val="20"/>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rFonts w:cs="Angsana New"/>
        <w:b/>
        <w:bCs/>
        <w:color w:val="000000"/>
      </w:rPr>
      <w:tblPr/>
      <w:tcPr>
        <w:shd w:val="clear" w:color="auto" w:fill="FEF4EC"/>
      </w:tcPr>
    </w:tblStylePr>
    <w:tblStylePr w:type="lastRow">
      <w:rPr>
        <w:rFonts w:cs="Angsana New"/>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Angsana New"/>
        <w:b/>
        <w:bCs/>
        <w:color w:val="000000"/>
      </w:rPr>
      <w:tblPr/>
      <w:tcPr>
        <w:tcBorders>
          <w:top w:val="nil"/>
          <w:left w:val="nil"/>
          <w:bottom w:val="nil"/>
          <w:right w:val="nil"/>
          <w:insideH w:val="nil"/>
          <w:insideV w:val="nil"/>
        </w:tcBorders>
        <w:shd w:val="clear" w:color="auto" w:fill="FFFFFF"/>
      </w:tcPr>
    </w:tblStylePr>
    <w:tblStylePr w:type="lastCol">
      <w:rPr>
        <w:rFonts w:cs="Angsana New"/>
        <w:b w:val="0"/>
        <w:bCs w:val="0"/>
        <w:color w:val="000000"/>
      </w:rPr>
      <w:tblPr/>
      <w:tcPr>
        <w:tcBorders>
          <w:top w:val="nil"/>
          <w:left w:val="nil"/>
          <w:bottom w:val="nil"/>
          <w:right w:val="nil"/>
          <w:insideH w:val="nil"/>
          <w:insideV w:val="nil"/>
        </w:tcBorders>
        <w:shd w:val="clear" w:color="auto" w:fill="FDE9D9"/>
      </w:tcPr>
    </w:tblStylePr>
    <w:tblStylePr w:type="band1Vert">
      <w:rPr>
        <w:rFonts w:cs="Angsana New"/>
      </w:rPr>
      <w:tblPr/>
      <w:tcPr>
        <w:shd w:val="clear" w:color="auto" w:fill="FBCAA2"/>
      </w:tcPr>
    </w:tblStylePr>
    <w:tblStylePr w:type="band1Horz">
      <w:rPr>
        <w:rFonts w:cs="Angsana New"/>
      </w:rPr>
      <w:tblPr/>
      <w:tcPr>
        <w:tcBorders>
          <w:insideH w:val="single" w:sz="6" w:space="0" w:color="F79646"/>
          <w:insideV w:val="single" w:sz="6" w:space="0" w:color="F79646"/>
        </w:tcBorders>
        <w:shd w:val="clear" w:color="auto" w:fill="FBCAA2"/>
      </w:tcPr>
    </w:tblStylePr>
    <w:tblStylePr w:type="nwCell">
      <w:rPr>
        <w:rFonts w:cs="Angsana New"/>
      </w:rPr>
      <w:tblPr/>
      <w:tcPr>
        <w:shd w:val="clear" w:color="auto" w:fill="FFFFFF"/>
      </w:tcPr>
    </w:tblStylePr>
  </w:style>
  <w:style w:type="table" w:customStyle="1" w:styleId="MediumGrid31">
    <w:name w:val="Medium Grid 31"/>
    <w:uiPriority w:val="99"/>
    <w:rsid w:val="00D60727"/>
    <w:rPr>
      <w:rFonts w:ascii="Century Schoolbook" w:hAnsi="Century Schoolbook"/>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style>
  <w:style w:type="table" w:styleId="MediumGrid3-Accent1">
    <w:name w:val="Medium Grid 3 Accent 1"/>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List11">
    <w:name w:val="Medium List 11"/>
    <w:uiPriority w:val="99"/>
    <w:rsid w:val="00D60727"/>
    <w:rPr>
      <w:rFonts w:ascii="Century Schoolbook" w:hAnsi="Century Schoolbook"/>
      <w:color w:val="000000"/>
      <w:sz w:val="20"/>
      <w:szCs w:val="2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customStyle="1" w:styleId="MediumList1-Accent11">
    <w:name w:val="Medium List 1 - Accent 11"/>
    <w:uiPriority w:val="99"/>
    <w:rsid w:val="00D60727"/>
    <w:rPr>
      <w:rFonts w:ascii="Century Schoolbook" w:hAnsi="Century Schoolbook"/>
      <w:color w:val="000000"/>
      <w:sz w:val="20"/>
      <w:szCs w:val="20"/>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styleId="MediumList1-Accent2">
    <w:name w:val="Medium List 1 Accent 2"/>
    <w:basedOn w:val="TableNormal"/>
    <w:uiPriority w:val="99"/>
    <w:rsid w:val="00D60727"/>
    <w:rPr>
      <w:rFonts w:ascii="Century Schoolbook" w:hAnsi="Century Schoolbook"/>
      <w:color w:val="000000"/>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Tahoma" w:eastAsia="Times New Roman" w:hAnsi="Tahoma" w:cs="Angsana New"/>
      </w:rPr>
      <w:tblPr/>
      <w:tcPr>
        <w:tcBorders>
          <w:top w:val="nil"/>
          <w:bottom w:val="single" w:sz="8" w:space="0" w:color="C0504D"/>
        </w:tcBorders>
      </w:tcPr>
    </w:tblStylePr>
    <w:tblStylePr w:type="lastRow">
      <w:rPr>
        <w:rFonts w:cs="Times New Roman"/>
        <w:b/>
        <w:bCs/>
        <w:color w:val="1F497D"/>
      </w:rPr>
      <w:tblPr/>
      <w:tcPr>
        <w:tcBorders>
          <w:top w:val="single" w:sz="8" w:space="0" w:color="C0504D"/>
          <w:bottom w:val="single" w:sz="8" w:space="0" w:color="C0504D"/>
        </w:tcBorders>
      </w:tcPr>
    </w:tblStylePr>
    <w:tblStylePr w:type="firstCol">
      <w:rPr>
        <w:rFonts w:cs="Times New Roman"/>
        <w:b/>
        <w:bCs/>
      </w:rPr>
    </w:tblStylePr>
    <w:tblStylePr w:type="lastCol">
      <w:rPr>
        <w:rFonts w:cs="Times New Roman"/>
        <w:b/>
        <w:bCs/>
      </w:rPr>
      <w:tblPr/>
      <w:tcPr>
        <w:tcBorders>
          <w:top w:val="single" w:sz="8" w:space="0" w:color="C0504D"/>
          <w:bottom w:val="single" w:sz="8" w:space="0" w:color="C0504D"/>
        </w:tcBorders>
      </w:tcPr>
    </w:tblStylePr>
    <w:tblStylePr w:type="band1Vert">
      <w:rPr>
        <w:rFonts w:cs="Times New Roman"/>
      </w:rPr>
      <w:tblPr/>
      <w:tcPr>
        <w:shd w:val="clear" w:color="auto" w:fill="EFD3D2"/>
      </w:tcPr>
    </w:tblStylePr>
    <w:tblStylePr w:type="band1Horz">
      <w:rPr>
        <w:rFonts w:cs="Times New Roman"/>
      </w:rPr>
      <w:tblPr/>
      <w:tcPr>
        <w:shd w:val="clear" w:color="auto" w:fill="EFD3D2"/>
      </w:tcPr>
    </w:tblStylePr>
  </w:style>
  <w:style w:type="table" w:styleId="MediumList1-Accent3">
    <w:name w:val="Medium List 1 Accent 3"/>
    <w:basedOn w:val="TableNormal"/>
    <w:uiPriority w:val="99"/>
    <w:rsid w:val="00D60727"/>
    <w:rPr>
      <w:rFonts w:ascii="Century Schoolbook" w:hAnsi="Century Schoolbook"/>
      <w:color w:val="000000"/>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Tahoma" w:eastAsia="Times New Roman" w:hAnsi="Tahoma" w:cs="Angsana New"/>
      </w:rPr>
      <w:tblPr/>
      <w:tcPr>
        <w:tcBorders>
          <w:top w:val="nil"/>
          <w:bottom w:val="single" w:sz="8" w:space="0" w:color="9BBB59"/>
        </w:tcBorders>
      </w:tcPr>
    </w:tblStylePr>
    <w:tblStylePr w:type="lastRow">
      <w:rPr>
        <w:rFonts w:cs="Times New Roman"/>
        <w:b/>
        <w:bCs/>
        <w:color w:val="1F497D"/>
      </w:rPr>
      <w:tblPr/>
      <w:tcPr>
        <w:tcBorders>
          <w:top w:val="single" w:sz="8" w:space="0" w:color="9BBB59"/>
          <w:bottom w:val="single" w:sz="8" w:space="0" w:color="9BBB59"/>
        </w:tcBorders>
      </w:tcPr>
    </w:tblStylePr>
    <w:tblStylePr w:type="firstCol">
      <w:rPr>
        <w:rFonts w:cs="Times New Roman"/>
        <w:b/>
        <w:bCs/>
      </w:rPr>
    </w:tblStylePr>
    <w:tblStylePr w:type="lastCol">
      <w:rPr>
        <w:rFonts w:cs="Times New Roman"/>
        <w:b/>
        <w:bCs/>
      </w:rPr>
      <w:tblPr/>
      <w:tcPr>
        <w:tcBorders>
          <w:top w:val="single" w:sz="8" w:space="0" w:color="9BBB59"/>
          <w:bottom w:val="single" w:sz="8" w:space="0" w:color="9BBB59"/>
        </w:tcBorders>
      </w:tcPr>
    </w:tblStylePr>
    <w:tblStylePr w:type="band1Vert">
      <w:rPr>
        <w:rFonts w:cs="Times New Roman"/>
      </w:rPr>
      <w:tblPr/>
      <w:tcPr>
        <w:shd w:val="clear" w:color="auto" w:fill="E6EED5"/>
      </w:tcPr>
    </w:tblStylePr>
    <w:tblStylePr w:type="band1Horz">
      <w:rPr>
        <w:rFonts w:cs="Times New Roman"/>
      </w:rPr>
      <w:tblPr/>
      <w:tcPr>
        <w:shd w:val="clear" w:color="auto" w:fill="E6EED5"/>
      </w:tcPr>
    </w:tblStylePr>
  </w:style>
  <w:style w:type="table" w:styleId="MediumList1-Accent4">
    <w:name w:val="Medium List 1 Accent 4"/>
    <w:basedOn w:val="TableNormal"/>
    <w:uiPriority w:val="99"/>
    <w:rsid w:val="00D60727"/>
    <w:rPr>
      <w:rFonts w:ascii="Century Schoolbook" w:hAnsi="Century Schoolbook"/>
      <w:color w:val="000000"/>
      <w:sz w:val="20"/>
      <w:szCs w:val="2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Tahoma" w:eastAsia="Times New Roman" w:hAnsi="Tahoma" w:cs="Angsana New"/>
      </w:rPr>
      <w:tblPr/>
      <w:tcPr>
        <w:tcBorders>
          <w:top w:val="nil"/>
          <w:bottom w:val="single" w:sz="8" w:space="0" w:color="8064A2"/>
        </w:tcBorders>
      </w:tcPr>
    </w:tblStylePr>
    <w:tblStylePr w:type="lastRow">
      <w:rPr>
        <w:rFonts w:cs="Times New Roman"/>
        <w:b/>
        <w:bCs/>
        <w:color w:val="1F497D"/>
      </w:rPr>
      <w:tblPr/>
      <w:tcPr>
        <w:tcBorders>
          <w:top w:val="single" w:sz="8" w:space="0" w:color="8064A2"/>
          <w:bottom w:val="single" w:sz="8" w:space="0" w:color="8064A2"/>
        </w:tcBorders>
      </w:tcPr>
    </w:tblStylePr>
    <w:tblStylePr w:type="firstCol">
      <w:rPr>
        <w:rFonts w:cs="Times New Roman"/>
        <w:b/>
        <w:bCs/>
      </w:rPr>
    </w:tblStylePr>
    <w:tblStylePr w:type="lastCol">
      <w:rPr>
        <w:rFonts w:cs="Times New Roman"/>
        <w:b/>
        <w:bCs/>
      </w:rPr>
      <w:tblPr/>
      <w:tcPr>
        <w:tcBorders>
          <w:top w:val="single" w:sz="8" w:space="0" w:color="8064A2"/>
          <w:bottom w:val="single" w:sz="8" w:space="0" w:color="8064A2"/>
        </w:tcBorders>
      </w:tcPr>
    </w:tblStylePr>
    <w:tblStylePr w:type="band1Vert">
      <w:rPr>
        <w:rFonts w:cs="Times New Roman"/>
      </w:rPr>
      <w:tblPr/>
      <w:tcPr>
        <w:shd w:val="clear" w:color="auto" w:fill="DFD8E8"/>
      </w:tcPr>
    </w:tblStylePr>
    <w:tblStylePr w:type="band1Horz">
      <w:rPr>
        <w:rFonts w:cs="Times New Roman"/>
      </w:rPr>
      <w:tblPr/>
      <w:tcPr>
        <w:shd w:val="clear" w:color="auto" w:fill="DFD8E8"/>
      </w:tcPr>
    </w:tblStylePr>
  </w:style>
  <w:style w:type="table" w:styleId="MediumList1-Accent5">
    <w:name w:val="Medium List 1 Accent 5"/>
    <w:basedOn w:val="TableNormal"/>
    <w:uiPriority w:val="99"/>
    <w:rsid w:val="00D60727"/>
    <w:rPr>
      <w:rFonts w:ascii="Century Schoolbook" w:hAnsi="Century Schoolbook"/>
      <w:color w:val="000000"/>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Tahoma" w:eastAsia="Times New Roman" w:hAnsi="Tahoma" w:cs="Angsana New"/>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table" w:styleId="MediumList1-Accent6">
    <w:name w:val="Medium List 1 Accent 6"/>
    <w:basedOn w:val="TableNormal"/>
    <w:uiPriority w:val="99"/>
    <w:rsid w:val="00D60727"/>
    <w:rPr>
      <w:rFonts w:ascii="Century Schoolbook" w:hAnsi="Century Schoolbook"/>
      <w:color w:val="000000"/>
      <w:sz w:val="20"/>
      <w:szCs w:val="20"/>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ascii="Tahoma" w:eastAsia="Times New Roman" w:hAnsi="Tahoma" w:cs="Angsana New"/>
      </w:rPr>
      <w:tblPr/>
      <w:tcPr>
        <w:tcBorders>
          <w:top w:val="nil"/>
          <w:bottom w:val="single" w:sz="8" w:space="0" w:color="F79646"/>
        </w:tcBorders>
      </w:tcPr>
    </w:tblStylePr>
    <w:tblStylePr w:type="lastRow">
      <w:rPr>
        <w:rFonts w:cs="Times New Roman"/>
        <w:b/>
        <w:bCs/>
        <w:color w:val="1F497D"/>
      </w:rPr>
      <w:tblPr/>
      <w:tcPr>
        <w:tcBorders>
          <w:top w:val="single" w:sz="8" w:space="0" w:color="F79646"/>
          <w:bottom w:val="single" w:sz="8" w:space="0" w:color="F79646"/>
        </w:tcBorders>
      </w:tcPr>
    </w:tblStylePr>
    <w:tblStylePr w:type="firstCol">
      <w:rPr>
        <w:rFonts w:cs="Times New Roman"/>
        <w:b/>
        <w:bCs/>
      </w:rPr>
    </w:tblStylePr>
    <w:tblStylePr w:type="lastCol">
      <w:rPr>
        <w:rFonts w:cs="Times New Roman"/>
        <w:b/>
        <w:bCs/>
      </w:rPr>
      <w:tblPr/>
      <w:tcPr>
        <w:tcBorders>
          <w:top w:val="single" w:sz="8" w:space="0" w:color="F79646"/>
          <w:bottom w:val="single" w:sz="8" w:space="0" w:color="F79646"/>
        </w:tcBorders>
      </w:tcPr>
    </w:tblStylePr>
    <w:tblStylePr w:type="band1Vert">
      <w:rPr>
        <w:rFonts w:cs="Times New Roman"/>
      </w:rPr>
      <w:tblPr/>
      <w:tcPr>
        <w:shd w:val="clear" w:color="auto" w:fill="FDE4D0"/>
      </w:tcPr>
    </w:tblStylePr>
    <w:tblStylePr w:type="band1Horz">
      <w:rPr>
        <w:rFonts w:cs="Times New Roman"/>
      </w:rPr>
      <w:tblPr/>
      <w:tcPr>
        <w:shd w:val="clear" w:color="auto" w:fill="FDE4D0"/>
      </w:tcPr>
    </w:tblStylePr>
  </w:style>
  <w:style w:type="table" w:customStyle="1" w:styleId="MediumList21">
    <w:name w:val="Medium List 21"/>
    <w:uiPriority w:val="99"/>
    <w:rsid w:val="00D60727"/>
    <w:rPr>
      <w:rFonts w:ascii="Tahoma" w:hAnsi="Tahoma" w:cs="Angsana New"/>
      <w:color w:val="000000"/>
      <w:sz w:val="20"/>
      <w:szCs w:val="20"/>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styleId="MediumList2-Accent1">
    <w:name w:val="Medium List 2 Accent 1"/>
    <w:basedOn w:val="TableNormal"/>
    <w:uiPriority w:val="99"/>
    <w:rsid w:val="00D60727"/>
    <w:rPr>
      <w:rFonts w:ascii="Tahoma" w:hAnsi="Tahoma" w:cs="Angsana New"/>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rFonts w:cs="Angsana New"/>
        <w:sz w:val="24"/>
        <w:szCs w:val="24"/>
      </w:rPr>
      <w:tblPr/>
      <w:tcPr>
        <w:tcBorders>
          <w:top w:val="nil"/>
          <w:left w:val="nil"/>
          <w:bottom w:val="single" w:sz="24" w:space="0" w:color="4F81BD"/>
          <w:right w:val="nil"/>
          <w:insideH w:val="nil"/>
          <w:insideV w:val="nil"/>
        </w:tcBorders>
        <w:shd w:val="clear" w:color="auto" w:fill="FFFFFF"/>
      </w:tcPr>
    </w:tblStylePr>
    <w:tblStylePr w:type="lastRow">
      <w:rPr>
        <w:rFonts w:cs="Angsana New"/>
      </w:rPr>
      <w:tblPr/>
      <w:tcPr>
        <w:tcBorders>
          <w:top w:val="single" w:sz="8" w:space="0" w:color="4F81BD"/>
          <w:left w:val="nil"/>
          <w:bottom w:val="nil"/>
          <w:right w:val="nil"/>
          <w:insideH w:val="nil"/>
          <w:insideV w:val="nil"/>
        </w:tcBorders>
        <w:shd w:val="clear" w:color="auto" w:fill="FFFFFF"/>
      </w:tcPr>
    </w:tblStylePr>
    <w:tblStylePr w:type="firstCol">
      <w:rPr>
        <w:rFonts w:cs="Angsana New"/>
      </w:rPr>
      <w:tblPr/>
      <w:tcPr>
        <w:tcBorders>
          <w:top w:val="nil"/>
          <w:left w:val="nil"/>
          <w:bottom w:val="nil"/>
          <w:right w:val="single" w:sz="8" w:space="0" w:color="4F81BD"/>
          <w:insideH w:val="nil"/>
          <w:insideV w:val="nil"/>
        </w:tcBorders>
        <w:shd w:val="clear" w:color="auto" w:fill="FFFFFF"/>
      </w:tcPr>
    </w:tblStylePr>
    <w:tblStylePr w:type="lastCol">
      <w:rPr>
        <w:rFonts w:cs="Angsana New"/>
      </w:rPr>
      <w:tblPr/>
      <w:tcPr>
        <w:tcBorders>
          <w:top w:val="nil"/>
          <w:left w:val="single" w:sz="8" w:space="0" w:color="4F81BD"/>
          <w:bottom w:val="nil"/>
          <w:right w:val="nil"/>
          <w:insideH w:val="nil"/>
          <w:insideV w:val="nil"/>
        </w:tcBorders>
        <w:shd w:val="clear" w:color="auto" w:fill="FFFFFF"/>
      </w:tcPr>
    </w:tblStylePr>
    <w:tblStylePr w:type="band1Vert">
      <w:rPr>
        <w:rFonts w:cs="Angsana New"/>
      </w:rPr>
      <w:tblPr/>
      <w:tcPr>
        <w:tcBorders>
          <w:left w:val="nil"/>
          <w:right w:val="nil"/>
          <w:insideH w:val="nil"/>
          <w:insideV w:val="nil"/>
        </w:tcBorders>
        <w:shd w:val="clear" w:color="auto" w:fill="D3DFEE"/>
      </w:tcPr>
    </w:tblStylePr>
    <w:tblStylePr w:type="band1Horz">
      <w:rPr>
        <w:rFonts w:cs="Angsana New"/>
      </w:rPr>
      <w:tblPr/>
      <w:tcPr>
        <w:tcBorders>
          <w:top w:val="nil"/>
          <w:bottom w:val="nil"/>
          <w:insideH w:val="nil"/>
          <w:insideV w:val="nil"/>
        </w:tcBorders>
        <w:shd w:val="clear" w:color="auto" w:fill="D3DFEE"/>
      </w:tcPr>
    </w:tblStylePr>
    <w:tblStylePr w:type="nwCell">
      <w:rPr>
        <w:rFonts w:cs="Angsana New"/>
      </w:rPr>
      <w:tblPr/>
      <w:tcPr>
        <w:shd w:val="clear" w:color="auto" w:fill="FFFFFF"/>
      </w:tcPr>
    </w:tblStylePr>
    <w:tblStylePr w:type="swCell">
      <w:rPr>
        <w:rFonts w:cs="Angsana New"/>
      </w:rPr>
      <w:tblPr/>
      <w:tcPr>
        <w:tcBorders>
          <w:top w:val="nil"/>
        </w:tcBorders>
      </w:tcPr>
    </w:tblStylePr>
  </w:style>
  <w:style w:type="table" w:styleId="MediumList2-Accent2">
    <w:name w:val="Medium List 2 Accent 2"/>
    <w:basedOn w:val="TableNormal"/>
    <w:uiPriority w:val="99"/>
    <w:rsid w:val="00D60727"/>
    <w:rPr>
      <w:rFonts w:ascii="Tahoma" w:hAnsi="Tahoma" w:cs="Angsana New"/>
      <w:color w:val="000000"/>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rFonts w:cs="Angsana New"/>
        <w:sz w:val="24"/>
        <w:szCs w:val="24"/>
      </w:rPr>
      <w:tblPr/>
      <w:tcPr>
        <w:tcBorders>
          <w:top w:val="nil"/>
          <w:left w:val="nil"/>
          <w:bottom w:val="single" w:sz="24" w:space="0" w:color="C0504D"/>
          <w:right w:val="nil"/>
          <w:insideH w:val="nil"/>
          <w:insideV w:val="nil"/>
        </w:tcBorders>
        <w:shd w:val="clear" w:color="auto" w:fill="FFFFFF"/>
      </w:tcPr>
    </w:tblStylePr>
    <w:tblStylePr w:type="lastRow">
      <w:rPr>
        <w:rFonts w:cs="Angsana New"/>
      </w:rPr>
      <w:tblPr/>
      <w:tcPr>
        <w:tcBorders>
          <w:top w:val="single" w:sz="8" w:space="0" w:color="C0504D"/>
          <w:left w:val="nil"/>
          <w:bottom w:val="nil"/>
          <w:right w:val="nil"/>
          <w:insideH w:val="nil"/>
          <w:insideV w:val="nil"/>
        </w:tcBorders>
        <w:shd w:val="clear" w:color="auto" w:fill="FFFFFF"/>
      </w:tcPr>
    </w:tblStylePr>
    <w:tblStylePr w:type="firstCol">
      <w:rPr>
        <w:rFonts w:cs="Angsana New"/>
      </w:rPr>
      <w:tblPr/>
      <w:tcPr>
        <w:tcBorders>
          <w:top w:val="nil"/>
          <w:left w:val="nil"/>
          <w:bottom w:val="nil"/>
          <w:right w:val="single" w:sz="8" w:space="0" w:color="C0504D"/>
          <w:insideH w:val="nil"/>
          <w:insideV w:val="nil"/>
        </w:tcBorders>
        <w:shd w:val="clear" w:color="auto" w:fill="FFFFFF"/>
      </w:tcPr>
    </w:tblStylePr>
    <w:tblStylePr w:type="lastCol">
      <w:rPr>
        <w:rFonts w:cs="Angsana New"/>
      </w:rPr>
      <w:tblPr/>
      <w:tcPr>
        <w:tcBorders>
          <w:top w:val="nil"/>
          <w:left w:val="single" w:sz="8" w:space="0" w:color="C0504D"/>
          <w:bottom w:val="nil"/>
          <w:right w:val="nil"/>
          <w:insideH w:val="nil"/>
          <w:insideV w:val="nil"/>
        </w:tcBorders>
        <w:shd w:val="clear" w:color="auto" w:fill="FFFFFF"/>
      </w:tcPr>
    </w:tblStylePr>
    <w:tblStylePr w:type="band1Vert">
      <w:rPr>
        <w:rFonts w:cs="Angsana New"/>
      </w:rPr>
      <w:tblPr/>
      <w:tcPr>
        <w:tcBorders>
          <w:left w:val="nil"/>
          <w:right w:val="nil"/>
          <w:insideH w:val="nil"/>
          <w:insideV w:val="nil"/>
        </w:tcBorders>
        <w:shd w:val="clear" w:color="auto" w:fill="EFD3D2"/>
      </w:tcPr>
    </w:tblStylePr>
    <w:tblStylePr w:type="band1Horz">
      <w:rPr>
        <w:rFonts w:cs="Angsana New"/>
      </w:rPr>
      <w:tblPr/>
      <w:tcPr>
        <w:tcBorders>
          <w:top w:val="nil"/>
          <w:bottom w:val="nil"/>
          <w:insideH w:val="nil"/>
          <w:insideV w:val="nil"/>
        </w:tcBorders>
        <w:shd w:val="clear" w:color="auto" w:fill="EFD3D2"/>
      </w:tcPr>
    </w:tblStylePr>
    <w:tblStylePr w:type="nwCell">
      <w:rPr>
        <w:rFonts w:cs="Angsana New"/>
      </w:rPr>
      <w:tblPr/>
      <w:tcPr>
        <w:shd w:val="clear" w:color="auto" w:fill="FFFFFF"/>
      </w:tcPr>
    </w:tblStylePr>
    <w:tblStylePr w:type="swCell">
      <w:rPr>
        <w:rFonts w:cs="Angsana New"/>
      </w:rPr>
      <w:tblPr/>
      <w:tcPr>
        <w:tcBorders>
          <w:top w:val="nil"/>
        </w:tcBorders>
      </w:tcPr>
    </w:tblStylePr>
  </w:style>
  <w:style w:type="table" w:styleId="MediumList2-Accent3">
    <w:name w:val="Medium List 2 Accent 3"/>
    <w:basedOn w:val="TableNormal"/>
    <w:uiPriority w:val="99"/>
    <w:rsid w:val="00D60727"/>
    <w:rPr>
      <w:rFonts w:ascii="Tahoma" w:hAnsi="Tahoma" w:cs="Angsana New"/>
      <w:color w:val="000000"/>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rFonts w:cs="Angsana New"/>
        <w:sz w:val="24"/>
        <w:szCs w:val="24"/>
      </w:rPr>
      <w:tblPr/>
      <w:tcPr>
        <w:tcBorders>
          <w:top w:val="nil"/>
          <w:left w:val="nil"/>
          <w:bottom w:val="single" w:sz="24" w:space="0" w:color="9BBB59"/>
          <w:right w:val="nil"/>
          <w:insideH w:val="nil"/>
          <w:insideV w:val="nil"/>
        </w:tcBorders>
        <w:shd w:val="clear" w:color="auto" w:fill="FFFFFF"/>
      </w:tcPr>
    </w:tblStylePr>
    <w:tblStylePr w:type="lastRow">
      <w:rPr>
        <w:rFonts w:cs="Angsana New"/>
      </w:rPr>
      <w:tblPr/>
      <w:tcPr>
        <w:tcBorders>
          <w:top w:val="single" w:sz="8" w:space="0" w:color="9BBB59"/>
          <w:left w:val="nil"/>
          <w:bottom w:val="nil"/>
          <w:right w:val="nil"/>
          <w:insideH w:val="nil"/>
          <w:insideV w:val="nil"/>
        </w:tcBorders>
        <w:shd w:val="clear" w:color="auto" w:fill="FFFFFF"/>
      </w:tcPr>
    </w:tblStylePr>
    <w:tblStylePr w:type="firstCol">
      <w:rPr>
        <w:rFonts w:cs="Angsana New"/>
      </w:rPr>
      <w:tblPr/>
      <w:tcPr>
        <w:tcBorders>
          <w:top w:val="nil"/>
          <w:left w:val="nil"/>
          <w:bottom w:val="nil"/>
          <w:right w:val="single" w:sz="8" w:space="0" w:color="9BBB59"/>
          <w:insideH w:val="nil"/>
          <w:insideV w:val="nil"/>
        </w:tcBorders>
        <w:shd w:val="clear" w:color="auto" w:fill="FFFFFF"/>
      </w:tcPr>
    </w:tblStylePr>
    <w:tblStylePr w:type="lastCol">
      <w:rPr>
        <w:rFonts w:cs="Angsana New"/>
      </w:rPr>
      <w:tblPr/>
      <w:tcPr>
        <w:tcBorders>
          <w:top w:val="nil"/>
          <w:left w:val="single" w:sz="8" w:space="0" w:color="9BBB59"/>
          <w:bottom w:val="nil"/>
          <w:right w:val="nil"/>
          <w:insideH w:val="nil"/>
          <w:insideV w:val="nil"/>
        </w:tcBorders>
        <w:shd w:val="clear" w:color="auto" w:fill="FFFFFF"/>
      </w:tcPr>
    </w:tblStylePr>
    <w:tblStylePr w:type="band1Vert">
      <w:rPr>
        <w:rFonts w:cs="Angsana New"/>
      </w:rPr>
      <w:tblPr/>
      <w:tcPr>
        <w:tcBorders>
          <w:left w:val="nil"/>
          <w:right w:val="nil"/>
          <w:insideH w:val="nil"/>
          <w:insideV w:val="nil"/>
        </w:tcBorders>
        <w:shd w:val="clear" w:color="auto" w:fill="E6EED5"/>
      </w:tcPr>
    </w:tblStylePr>
    <w:tblStylePr w:type="band1Horz">
      <w:rPr>
        <w:rFonts w:cs="Angsana New"/>
      </w:rPr>
      <w:tblPr/>
      <w:tcPr>
        <w:tcBorders>
          <w:top w:val="nil"/>
          <w:bottom w:val="nil"/>
          <w:insideH w:val="nil"/>
          <w:insideV w:val="nil"/>
        </w:tcBorders>
        <w:shd w:val="clear" w:color="auto" w:fill="E6EED5"/>
      </w:tcPr>
    </w:tblStylePr>
    <w:tblStylePr w:type="nwCell">
      <w:rPr>
        <w:rFonts w:cs="Angsana New"/>
      </w:rPr>
      <w:tblPr/>
      <w:tcPr>
        <w:shd w:val="clear" w:color="auto" w:fill="FFFFFF"/>
      </w:tcPr>
    </w:tblStylePr>
    <w:tblStylePr w:type="swCell">
      <w:rPr>
        <w:rFonts w:cs="Angsana New"/>
      </w:rPr>
      <w:tblPr/>
      <w:tcPr>
        <w:tcBorders>
          <w:top w:val="nil"/>
        </w:tcBorders>
      </w:tcPr>
    </w:tblStylePr>
  </w:style>
  <w:style w:type="table" w:styleId="MediumList2-Accent4">
    <w:name w:val="Medium List 2 Accent 4"/>
    <w:basedOn w:val="TableNormal"/>
    <w:uiPriority w:val="99"/>
    <w:rsid w:val="00D60727"/>
    <w:rPr>
      <w:rFonts w:ascii="Tahoma" w:hAnsi="Tahoma" w:cs="Angsana New"/>
      <w:color w:val="000000"/>
      <w:sz w:val="20"/>
      <w:szCs w:val="20"/>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rFonts w:cs="Angsana New"/>
        <w:sz w:val="24"/>
        <w:szCs w:val="24"/>
      </w:rPr>
      <w:tblPr/>
      <w:tcPr>
        <w:tcBorders>
          <w:top w:val="nil"/>
          <w:left w:val="nil"/>
          <w:bottom w:val="single" w:sz="24" w:space="0" w:color="8064A2"/>
          <w:right w:val="nil"/>
          <w:insideH w:val="nil"/>
          <w:insideV w:val="nil"/>
        </w:tcBorders>
        <w:shd w:val="clear" w:color="auto" w:fill="FFFFFF"/>
      </w:tcPr>
    </w:tblStylePr>
    <w:tblStylePr w:type="lastRow">
      <w:rPr>
        <w:rFonts w:cs="Angsana New"/>
      </w:rPr>
      <w:tblPr/>
      <w:tcPr>
        <w:tcBorders>
          <w:top w:val="single" w:sz="8" w:space="0" w:color="8064A2"/>
          <w:left w:val="nil"/>
          <w:bottom w:val="nil"/>
          <w:right w:val="nil"/>
          <w:insideH w:val="nil"/>
          <w:insideV w:val="nil"/>
        </w:tcBorders>
        <w:shd w:val="clear" w:color="auto" w:fill="FFFFFF"/>
      </w:tcPr>
    </w:tblStylePr>
    <w:tblStylePr w:type="firstCol">
      <w:rPr>
        <w:rFonts w:cs="Angsana New"/>
      </w:rPr>
      <w:tblPr/>
      <w:tcPr>
        <w:tcBorders>
          <w:top w:val="nil"/>
          <w:left w:val="nil"/>
          <w:bottom w:val="nil"/>
          <w:right w:val="single" w:sz="8" w:space="0" w:color="8064A2"/>
          <w:insideH w:val="nil"/>
          <w:insideV w:val="nil"/>
        </w:tcBorders>
        <w:shd w:val="clear" w:color="auto" w:fill="FFFFFF"/>
      </w:tcPr>
    </w:tblStylePr>
    <w:tblStylePr w:type="lastCol">
      <w:rPr>
        <w:rFonts w:cs="Angsana New"/>
      </w:rPr>
      <w:tblPr/>
      <w:tcPr>
        <w:tcBorders>
          <w:top w:val="nil"/>
          <w:left w:val="single" w:sz="8" w:space="0" w:color="8064A2"/>
          <w:bottom w:val="nil"/>
          <w:right w:val="nil"/>
          <w:insideH w:val="nil"/>
          <w:insideV w:val="nil"/>
        </w:tcBorders>
        <w:shd w:val="clear" w:color="auto" w:fill="FFFFFF"/>
      </w:tcPr>
    </w:tblStylePr>
    <w:tblStylePr w:type="band1Vert">
      <w:rPr>
        <w:rFonts w:cs="Angsana New"/>
      </w:rPr>
      <w:tblPr/>
      <w:tcPr>
        <w:tcBorders>
          <w:left w:val="nil"/>
          <w:right w:val="nil"/>
          <w:insideH w:val="nil"/>
          <w:insideV w:val="nil"/>
        </w:tcBorders>
        <w:shd w:val="clear" w:color="auto" w:fill="DFD8E8"/>
      </w:tcPr>
    </w:tblStylePr>
    <w:tblStylePr w:type="band1Horz">
      <w:rPr>
        <w:rFonts w:cs="Angsana New"/>
      </w:rPr>
      <w:tblPr/>
      <w:tcPr>
        <w:tcBorders>
          <w:top w:val="nil"/>
          <w:bottom w:val="nil"/>
          <w:insideH w:val="nil"/>
          <w:insideV w:val="nil"/>
        </w:tcBorders>
        <w:shd w:val="clear" w:color="auto" w:fill="DFD8E8"/>
      </w:tcPr>
    </w:tblStylePr>
    <w:tblStylePr w:type="nwCell">
      <w:rPr>
        <w:rFonts w:cs="Angsana New"/>
      </w:rPr>
      <w:tblPr/>
      <w:tcPr>
        <w:shd w:val="clear" w:color="auto" w:fill="FFFFFF"/>
      </w:tcPr>
    </w:tblStylePr>
    <w:tblStylePr w:type="swCell">
      <w:rPr>
        <w:rFonts w:cs="Angsana New"/>
      </w:rPr>
      <w:tblPr/>
      <w:tcPr>
        <w:tcBorders>
          <w:top w:val="nil"/>
        </w:tcBorders>
      </w:tcPr>
    </w:tblStylePr>
  </w:style>
  <w:style w:type="table" w:styleId="MediumList2-Accent5">
    <w:name w:val="Medium List 2 Accent 5"/>
    <w:basedOn w:val="TableNormal"/>
    <w:uiPriority w:val="99"/>
    <w:rsid w:val="00D60727"/>
    <w:rPr>
      <w:rFonts w:ascii="Tahoma" w:hAnsi="Tahoma" w:cs="Angsana New"/>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rFonts w:cs="Angsana New"/>
        <w:sz w:val="24"/>
        <w:szCs w:val="24"/>
      </w:rPr>
      <w:tblPr/>
      <w:tcPr>
        <w:tcBorders>
          <w:top w:val="nil"/>
          <w:left w:val="nil"/>
          <w:bottom w:val="single" w:sz="24" w:space="0" w:color="4BACC6"/>
          <w:right w:val="nil"/>
          <w:insideH w:val="nil"/>
          <w:insideV w:val="nil"/>
        </w:tcBorders>
        <w:shd w:val="clear" w:color="auto" w:fill="FFFFFF"/>
      </w:tcPr>
    </w:tblStylePr>
    <w:tblStylePr w:type="lastRow">
      <w:rPr>
        <w:rFonts w:cs="Angsana New"/>
      </w:rPr>
      <w:tblPr/>
      <w:tcPr>
        <w:tcBorders>
          <w:top w:val="single" w:sz="8" w:space="0" w:color="4BACC6"/>
          <w:left w:val="nil"/>
          <w:bottom w:val="nil"/>
          <w:right w:val="nil"/>
          <w:insideH w:val="nil"/>
          <w:insideV w:val="nil"/>
        </w:tcBorders>
        <w:shd w:val="clear" w:color="auto" w:fill="FFFFFF"/>
      </w:tcPr>
    </w:tblStylePr>
    <w:tblStylePr w:type="firstCol">
      <w:rPr>
        <w:rFonts w:cs="Angsana New"/>
      </w:rPr>
      <w:tblPr/>
      <w:tcPr>
        <w:tcBorders>
          <w:top w:val="nil"/>
          <w:left w:val="nil"/>
          <w:bottom w:val="nil"/>
          <w:right w:val="single" w:sz="8" w:space="0" w:color="4BACC6"/>
          <w:insideH w:val="nil"/>
          <w:insideV w:val="nil"/>
        </w:tcBorders>
        <w:shd w:val="clear" w:color="auto" w:fill="FFFFFF"/>
      </w:tcPr>
    </w:tblStylePr>
    <w:tblStylePr w:type="lastCol">
      <w:rPr>
        <w:rFonts w:cs="Angsana New"/>
      </w:rPr>
      <w:tblPr/>
      <w:tcPr>
        <w:tcBorders>
          <w:top w:val="nil"/>
          <w:left w:val="single" w:sz="8" w:space="0" w:color="4BACC6"/>
          <w:bottom w:val="nil"/>
          <w:right w:val="nil"/>
          <w:insideH w:val="nil"/>
          <w:insideV w:val="nil"/>
        </w:tcBorders>
        <w:shd w:val="clear" w:color="auto" w:fill="FFFFFF"/>
      </w:tcPr>
    </w:tblStylePr>
    <w:tblStylePr w:type="band1Vert">
      <w:rPr>
        <w:rFonts w:cs="Angsana New"/>
      </w:rPr>
      <w:tblPr/>
      <w:tcPr>
        <w:tcBorders>
          <w:left w:val="nil"/>
          <w:right w:val="nil"/>
          <w:insideH w:val="nil"/>
          <w:insideV w:val="nil"/>
        </w:tcBorders>
        <w:shd w:val="clear" w:color="auto" w:fill="D2EAF1"/>
      </w:tcPr>
    </w:tblStylePr>
    <w:tblStylePr w:type="band1Horz">
      <w:rPr>
        <w:rFonts w:cs="Angsana New"/>
      </w:rPr>
      <w:tblPr/>
      <w:tcPr>
        <w:tcBorders>
          <w:top w:val="nil"/>
          <w:bottom w:val="nil"/>
          <w:insideH w:val="nil"/>
          <w:insideV w:val="nil"/>
        </w:tcBorders>
        <w:shd w:val="clear" w:color="auto" w:fill="D2EAF1"/>
      </w:tcPr>
    </w:tblStylePr>
    <w:tblStylePr w:type="nwCell">
      <w:rPr>
        <w:rFonts w:cs="Angsana New"/>
      </w:rPr>
      <w:tblPr/>
      <w:tcPr>
        <w:shd w:val="clear" w:color="auto" w:fill="FFFFFF"/>
      </w:tcPr>
    </w:tblStylePr>
    <w:tblStylePr w:type="swCell">
      <w:rPr>
        <w:rFonts w:cs="Angsana New"/>
      </w:rPr>
      <w:tblPr/>
      <w:tcPr>
        <w:tcBorders>
          <w:top w:val="nil"/>
        </w:tcBorders>
      </w:tcPr>
    </w:tblStylePr>
  </w:style>
  <w:style w:type="table" w:styleId="MediumList2-Accent6">
    <w:name w:val="Medium List 2 Accent 6"/>
    <w:basedOn w:val="TableNormal"/>
    <w:uiPriority w:val="99"/>
    <w:rsid w:val="00D60727"/>
    <w:rPr>
      <w:rFonts w:ascii="Tahoma" w:hAnsi="Tahoma" w:cs="Angsana New"/>
      <w:color w:val="000000"/>
      <w:sz w:val="20"/>
      <w:szCs w:val="20"/>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rFonts w:cs="Angsana New"/>
        <w:sz w:val="24"/>
        <w:szCs w:val="24"/>
      </w:rPr>
      <w:tblPr/>
      <w:tcPr>
        <w:tcBorders>
          <w:top w:val="nil"/>
          <w:left w:val="nil"/>
          <w:bottom w:val="single" w:sz="24" w:space="0" w:color="F79646"/>
          <w:right w:val="nil"/>
          <w:insideH w:val="nil"/>
          <w:insideV w:val="nil"/>
        </w:tcBorders>
        <w:shd w:val="clear" w:color="auto" w:fill="FFFFFF"/>
      </w:tcPr>
    </w:tblStylePr>
    <w:tblStylePr w:type="lastRow">
      <w:rPr>
        <w:rFonts w:cs="Angsana New"/>
      </w:rPr>
      <w:tblPr/>
      <w:tcPr>
        <w:tcBorders>
          <w:top w:val="single" w:sz="8" w:space="0" w:color="F79646"/>
          <w:left w:val="nil"/>
          <w:bottom w:val="nil"/>
          <w:right w:val="nil"/>
          <w:insideH w:val="nil"/>
          <w:insideV w:val="nil"/>
        </w:tcBorders>
        <w:shd w:val="clear" w:color="auto" w:fill="FFFFFF"/>
      </w:tcPr>
    </w:tblStylePr>
    <w:tblStylePr w:type="firstCol">
      <w:rPr>
        <w:rFonts w:cs="Angsana New"/>
      </w:rPr>
      <w:tblPr/>
      <w:tcPr>
        <w:tcBorders>
          <w:top w:val="nil"/>
          <w:left w:val="nil"/>
          <w:bottom w:val="nil"/>
          <w:right w:val="single" w:sz="8" w:space="0" w:color="F79646"/>
          <w:insideH w:val="nil"/>
          <w:insideV w:val="nil"/>
        </w:tcBorders>
        <w:shd w:val="clear" w:color="auto" w:fill="FFFFFF"/>
      </w:tcPr>
    </w:tblStylePr>
    <w:tblStylePr w:type="lastCol">
      <w:rPr>
        <w:rFonts w:cs="Angsana New"/>
      </w:rPr>
      <w:tblPr/>
      <w:tcPr>
        <w:tcBorders>
          <w:top w:val="nil"/>
          <w:left w:val="single" w:sz="8" w:space="0" w:color="F79646"/>
          <w:bottom w:val="nil"/>
          <w:right w:val="nil"/>
          <w:insideH w:val="nil"/>
          <w:insideV w:val="nil"/>
        </w:tcBorders>
        <w:shd w:val="clear" w:color="auto" w:fill="FFFFFF"/>
      </w:tcPr>
    </w:tblStylePr>
    <w:tblStylePr w:type="band1Vert">
      <w:rPr>
        <w:rFonts w:cs="Angsana New"/>
      </w:rPr>
      <w:tblPr/>
      <w:tcPr>
        <w:tcBorders>
          <w:left w:val="nil"/>
          <w:right w:val="nil"/>
          <w:insideH w:val="nil"/>
          <w:insideV w:val="nil"/>
        </w:tcBorders>
        <w:shd w:val="clear" w:color="auto" w:fill="FDE4D0"/>
      </w:tcPr>
    </w:tblStylePr>
    <w:tblStylePr w:type="band1Horz">
      <w:rPr>
        <w:rFonts w:cs="Angsana New"/>
      </w:rPr>
      <w:tblPr/>
      <w:tcPr>
        <w:tcBorders>
          <w:top w:val="nil"/>
          <w:bottom w:val="nil"/>
          <w:insideH w:val="nil"/>
          <w:insideV w:val="nil"/>
        </w:tcBorders>
        <w:shd w:val="clear" w:color="auto" w:fill="FDE4D0"/>
      </w:tcPr>
    </w:tblStylePr>
    <w:tblStylePr w:type="nwCell">
      <w:rPr>
        <w:rFonts w:cs="Angsana New"/>
      </w:rPr>
      <w:tblPr/>
      <w:tcPr>
        <w:shd w:val="clear" w:color="auto" w:fill="FFFFFF"/>
      </w:tcPr>
    </w:tblStylePr>
    <w:tblStylePr w:type="swCell">
      <w:rPr>
        <w:rFonts w:cs="Angsana New"/>
      </w:rPr>
      <w:tblPr/>
      <w:tcPr>
        <w:tcBorders>
          <w:top w:val="nil"/>
        </w:tcBorders>
      </w:tcPr>
    </w:tblStylePr>
  </w:style>
  <w:style w:type="table" w:customStyle="1" w:styleId="MediumShading11">
    <w:name w:val="Medium Shading 11"/>
    <w:uiPriority w:val="99"/>
    <w:rsid w:val="00D60727"/>
    <w:rPr>
      <w:rFonts w:ascii="Century Schoolbook" w:hAnsi="Century Schoolbook"/>
      <w:sz w:val="20"/>
      <w:szCs w:val="20"/>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style>
  <w:style w:type="table" w:customStyle="1" w:styleId="MediumShading1-Accent11">
    <w:name w:val="Medium Shading 1 - Accent 11"/>
    <w:uiPriority w:val="99"/>
    <w:rsid w:val="00D60727"/>
    <w:rPr>
      <w:rFonts w:ascii="Century Schoolbook" w:hAnsi="Century Schoolbook"/>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styleId="MediumShading1-Accent2">
    <w:name w:val="Medium Shading 1 Accent 2"/>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pPr>
      <w:rPr>
        <w:rFonts w:cs="Times New Roman"/>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FD3D2"/>
      </w:tcPr>
    </w:tblStylePr>
    <w:tblStylePr w:type="band1Horz">
      <w:rPr>
        <w:rFonts w:cs="Times New Roman"/>
      </w:rPr>
      <w:tblPr/>
      <w:tcPr>
        <w:tcBorders>
          <w:insideH w:val="nil"/>
          <w:insideV w:val="nil"/>
        </w:tcBorders>
        <w:shd w:val="clear" w:color="auto" w:fill="EFD3D2"/>
      </w:tcPr>
    </w:tblStylePr>
    <w:tblStylePr w:type="band2Horz">
      <w:rPr>
        <w:rFonts w:cs="Times New Roman"/>
      </w:rPr>
      <w:tblPr/>
      <w:tcPr>
        <w:tcBorders>
          <w:insideH w:val="nil"/>
          <w:insideV w:val="nil"/>
        </w:tcBorders>
      </w:tcPr>
    </w:tblStylePr>
  </w:style>
  <w:style w:type="table" w:styleId="MediumShading1-Accent3">
    <w:name w:val="Medium Shading 1 Accent 3"/>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pPr>
      <w:rPr>
        <w:rFonts w:cs="Times New Roman"/>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6EED5"/>
      </w:tcPr>
    </w:tblStylePr>
    <w:tblStylePr w:type="band1Horz">
      <w:rPr>
        <w:rFonts w:cs="Times New Roman"/>
      </w:rPr>
      <w:tblPr/>
      <w:tcPr>
        <w:tcBorders>
          <w:insideH w:val="nil"/>
          <w:insideV w:val="nil"/>
        </w:tcBorders>
        <w:shd w:val="clear" w:color="auto" w:fill="E6EED5"/>
      </w:tcPr>
    </w:tblStylePr>
    <w:tblStylePr w:type="band2Horz">
      <w:rPr>
        <w:rFonts w:cs="Times New Roman"/>
      </w:rPr>
      <w:tblPr/>
      <w:tcPr>
        <w:tcBorders>
          <w:insideH w:val="nil"/>
          <w:insideV w:val="nil"/>
        </w:tcBorders>
      </w:tcPr>
    </w:tblStylePr>
  </w:style>
  <w:style w:type="table" w:styleId="MediumShading1-Accent4">
    <w:name w:val="Medium Shading 1 Accent 4"/>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Times New Roman"/>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cPr>
    </w:tblStylePr>
    <w:tblStylePr w:type="band1Horz">
      <w:rPr>
        <w:rFonts w:cs="Times New Roman"/>
      </w:rPr>
      <w:tblPr/>
      <w:tcPr>
        <w:tcBorders>
          <w:insideH w:val="nil"/>
          <w:insideV w:val="nil"/>
        </w:tcBorders>
        <w:shd w:val="clear" w:color="auto" w:fill="DFD8E8"/>
      </w:tcPr>
    </w:tblStylePr>
    <w:tblStylePr w:type="band2Horz">
      <w:rPr>
        <w:rFonts w:cs="Times New Roman"/>
      </w:rPr>
      <w:tblPr/>
      <w:tcPr>
        <w:tcBorders>
          <w:insideH w:val="nil"/>
          <w:insideV w:val="nil"/>
        </w:tcBorders>
      </w:tcPr>
    </w:tblStylePr>
  </w:style>
  <w:style w:type="table" w:styleId="MediumShading1-Accent5">
    <w:name w:val="Medium Shading 1 Accent 5"/>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MediumShading1-Accent6">
    <w:name w:val="Medium Shading 1 Accent 6"/>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pPr>
      <w:rPr>
        <w:rFonts w:cs="Times New Roman"/>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DE4D0"/>
      </w:tcPr>
    </w:tblStylePr>
    <w:tblStylePr w:type="band1Horz">
      <w:rPr>
        <w:rFonts w:cs="Times New Roman"/>
      </w:rPr>
      <w:tblPr/>
      <w:tcPr>
        <w:tcBorders>
          <w:insideH w:val="nil"/>
          <w:insideV w:val="nil"/>
        </w:tcBorders>
        <w:shd w:val="clear" w:color="auto" w:fill="FDE4D0"/>
      </w:tcPr>
    </w:tblStylePr>
    <w:tblStylePr w:type="band2Horz">
      <w:rPr>
        <w:rFonts w:cs="Times New Roman"/>
      </w:rPr>
      <w:tblPr/>
      <w:tcPr>
        <w:tcBorders>
          <w:insideH w:val="nil"/>
          <w:insideV w:val="nil"/>
        </w:tcBorders>
      </w:tcPr>
    </w:tblStylePr>
  </w:style>
  <w:style w:type="table" w:customStyle="1" w:styleId="MediumShading21">
    <w:name w:val="Medium Shading 21"/>
    <w:uiPriority w:val="99"/>
    <w:rsid w:val="00D60727"/>
    <w:rPr>
      <w:rFonts w:ascii="Century Schoolbook" w:hAnsi="Century Schoolbook"/>
      <w:sz w:val="20"/>
      <w:szCs w:val="20"/>
    </w:rPr>
    <w:tblPr>
      <w:tblStyleRowBandSize w:val="1"/>
      <w:tblStyleColBandSize w:val="1"/>
      <w:tblBorders>
        <w:top w:val="single" w:sz="18" w:space="0" w:color="auto"/>
        <w:bottom w:val="single" w:sz="18" w:space="0" w:color="auto"/>
      </w:tblBorders>
      <w:tblCellMar>
        <w:top w:w="0" w:type="dxa"/>
        <w:left w:w="108" w:type="dxa"/>
        <w:bottom w:w="0" w:type="dxa"/>
        <w:right w:w="108" w:type="dxa"/>
      </w:tblCellMar>
    </w:tblPr>
  </w:style>
  <w:style w:type="table" w:customStyle="1" w:styleId="MediumShading2-Accent11">
    <w:name w:val="Medium Shading 2 - Accent 11"/>
    <w:uiPriority w:val="99"/>
    <w:rsid w:val="00D60727"/>
    <w:rPr>
      <w:rFonts w:ascii="Century Schoolbook" w:hAnsi="Century Schoolbook"/>
      <w:sz w:val="20"/>
      <w:szCs w:val="20"/>
    </w:rPr>
    <w:tblPr>
      <w:tblStyleRowBandSize w:val="1"/>
      <w:tblStyleColBandSize w:val="1"/>
      <w:tblBorders>
        <w:top w:val="single" w:sz="18" w:space="0" w:color="auto"/>
        <w:bottom w:val="single" w:sz="18" w:space="0" w:color="auto"/>
      </w:tblBorders>
      <w:tblCellMar>
        <w:top w:w="0" w:type="dxa"/>
        <w:left w:w="108" w:type="dxa"/>
        <w:bottom w:w="0" w:type="dxa"/>
        <w:right w:w="108" w:type="dxa"/>
      </w:tblCellMar>
    </w:tblPr>
  </w:style>
  <w:style w:type="table" w:styleId="MediumShading2-Accent2">
    <w:name w:val="Medium Shading 2 Accent 2"/>
    <w:basedOn w:val="TableNormal"/>
    <w:uiPriority w:val="99"/>
    <w:rsid w:val="00D60727"/>
    <w:rPr>
      <w:rFonts w:ascii="Century Schoolbook" w:hAnsi="Century Schoolbook"/>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C0504D"/>
      </w:tcPr>
    </w:tblStylePr>
    <w:tblStylePr w:type="lastCol">
      <w:rPr>
        <w:rFonts w:cs="Times New Roman"/>
        <w:b/>
        <w:bCs/>
        <w:color w:val="FFFFFF"/>
      </w:rPr>
      <w:tblPr/>
      <w:tcPr>
        <w:tcBorders>
          <w:left w:val="nil"/>
          <w:right w:val="nil"/>
          <w:insideH w:val="nil"/>
          <w:insideV w:val="nil"/>
        </w:tcBorders>
        <w:shd w:val="clear" w:color="auto" w:fill="C0504D"/>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99"/>
    <w:rsid w:val="00D60727"/>
    <w:rPr>
      <w:rFonts w:ascii="Century Schoolbook" w:hAnsi="Century Schoolbook"/>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9BBB59"/>
      </w:tcPr>
    </w:tblStylePr>
    <w:tblStylePr w:type="lastCol">
      <w:rPr>
        <w:rFonts w:cs="Times New Roman"/>
        <w:b/>
        <w:bCs/>
        <w:color w:val="FFFFFF"/>
      </w:rPr>
      <w:tblPr/>
      <w:tcPr>
        <w:tcBorders>
          <w:left w:val="nil"/>
          <w:right w:val="nil"/>
          <w:insideH w:val="nil"/>
          <w:insideV w:val="nil"/>
        </w:tcBorders>
        <w:shd w:val="clear" w:color="auto" w:fill="9BBB59"/>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99"/>
    <w:rsid w:val="00D60727"/>
    <w:rPr>
      <w:rFonts w:ascii="Century Schoolbook" w:hAnsi="Century Schoolbook"/>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8064A2"/>
      </w:tcPr>
    </w:tblStylePr>
    <w:tblStylePr w:type="lastCol">
      <w:rPr>
        <w:rFonts w:cs="Times New Roman"/>
        <w:b/>
        <w:bCs/>
        <w:color w:val="FFFFFF"/>
      </w:rPr>
      <w:tblPr/>
      <w:tcPr>
        <w:tcBorders>
          <w:left w:val="nil"/>
          <w:right w:val="nil"/>
          <w:insideH w:val="nil"/>
          <w:insideV w:val="nil"/>
        </w:tcBorders>
        <w:shd w:val="clear" w:color="auto" w:fill="8064A2"/>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99"/>
    <w:rsid w:val="00D60727"/>
    <w:rPr>
      <w:rFonts w:ascii="Century Schoolbook" w:hAnsi="Century Schoolbook"/>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4BACC6"/>
      </w:tcPr>
    </w:tblStylePr>
    <w:tblStylePr w:type="lastCol">
      <w:rPr>
        <w:rFonts w:cs="Times New Roman"/>
        <w:b/>
        <w:bCs/>
        <w:color w:val="FFFFFF"/>
      </w:rPr>
      <w:tblPr/>
      <w:tcPr>
        <w:tcBorders>
          <w:left w:val="nil"/>
          <w:right w:val="nil"/>
          <w:insideH w:val="nil"/>
          <w:insideV w:val="nil"/>
        </w:tcBorders>
        <w:shd w:val="clear" w:color="auto" w:fill="4BACC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99"/>
    <w:rsid w:val="00D60727"/>
    <w:rPr>
      <w:rFonts w:ascii="Century Schoolbook" w:hAnsi="Century Schoolbook"/>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F79646"/>
      </w:tcPr>
    </w:tblStylePr>
    <w:tblStylePr w:type="lastCol">
      <w:rPr>
        <w:rFonts w:cs="Times New Roman"/>
        <w:b/>
        <w:bCs/>
        <w:color w:val="FFFFFF"/>
      </w:rPr>
      <w:tblPr/>
      <w:tcPr>
        <w:tcBorders>
          <w:left w:val="nil"/>
          <w:right w:val="nil"/>
          <w:insideH w:val="nil"/>
          <w:insideV w:val="nil"/>
        </w:tcBorders>
        <w:shd w:val="clear" w:color="auto" w:fill="F7964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styleId="Quote">
    <w:name w:val="Quote"/>
    <w:basedOn w:val="Normal"/>
    <w:next w:val="Normal"/>
    <w:link w:val="QuoteChar"/>
    <w:uiPriority w:val="99"/>
    <w:qFormat/>
    <w:rsid w:val="00D60727"/>
    <w:rPr>
      <w:i/>
      <w:iCs/>
      <w:color w:val="000000"/>
    </w:rPr>
  </w:style>
  <w:style w:type="character" w:customStyle="1" w:styleId="QuoteChar">
    <w:name w:val="Quote Char"/>
    <w:basedOn w:val="DefaultParagraphFont"/>
    <w:link w:val="Quote"/>
    <w:uiPriority w:val="99"/>
    <w:semiHidden/>
    <w:locked/>
    <w:rsid w:val="00D60727"/>
    <w:rPr>
      <w:rFonts w:ascii="Century Schoolbook" w:hAnsi="Century Schoolbook" w:cs="Times New Roman"/>
      <w:i/>
      <w:iCs/>
      <w:color w:val="000000"/>
      <w:sz w:val="24"/>
      <w:szCs w:val="24"/>
      <w:lang w:bidi="he-IL"/>
    </w:rPr>
  </w:style>
  <w:style w:type="character" w:styleId="SubtleEmphasis">
    <w:name w:val="Subtle Emphasis"/>
    <w:basedOn w:val="DefaultParagraphFont"/>
    <w:uiPriority w:val="99"/>
    <w:qFormat/>
    <w:rsid w:val="00D60727"/>
    <w:rPr>
      <w:rFonts w:cs="Times New Roman"/>
      <w:i/>
      <w:iCs/>
      <w:color w:val="808080"/>
    </w:rPr>
  </w:style>
  <w:style w:type="character" w:styleId="SubtleReference">
    <w:name w:val="Subtle Reference"/>
    <w:basedOn w:val="DefaultParagraphFont"/>
    <w:uiPriority w:val="99"/>
    <w:qFormat/>
    <w:rsid w:val="00D60727"/>
    <w:rPr>
      <w:rFonts w:cs="Times New Roman"/>
      <w:smallCaps/>
      <w:color w:val="C0504D"/>
      <w:u w:val="single"/>
    </w:rPr>
  </w:style>
  <w:style w:type="paragraph" w:styleId="TOCHeading">
    <w:name w:val="TOC Heading"/>
    <w:basedOn w:val="Heading1"/>
    <w:next w:val="Normal"/>
    <w:uiPriority w:val="99"/>
    <w:qFormat/>
    <w:rsid w:val="0074764B"/>
    <w:pPr>
      <w:numPr>
        <w:numId w:val="0"/>
      </w:numPr>
      <w:ind w:left="907"/>
      <w:outlineLvl w:val="9"/>
    </w:pPr>
    <w:rPr>
      <w:rFonts w:cs="Angsana New"/>
      <w:color w:val="365F91"/>
      <w:kern w:val="0"/>
      <w:sz w:val="28"/>
      <w:szCs w:val="28"/>
    </w:rPr>
  </w:style>
  <w:style w:type="numbering" w:styleId="1ai">
    <w:name w:val="Outline List 1"/>
    <w:basedOn w:val="NoList"/>
    <w:uiPriority w:val="99"/>
    <w:semiHidden/>
    <w:unhideWhenUsed/>
    <w:locked/>
    <w:rsid w:val="002C765C"/>
    <w:pPr>
      <w:numPr>
        <w:numId w:val="1"/>
      </w:numPr>
    </w:pPr>
  </w:style>
  <w:style w:type="numbering" w:styleId="111111">
    <w:name w:val="Outline List 2"/>
    <w:basedOn w:val="NoList"/>
    <w:uiPriority w:val="99"/>
    <w:semiHidden/>
    <w:unhideWhenUsed/>
    <w:locked/>
    <w:rsid w:val="002C765C"/>
    <w:pPr>
      <w:numPr>
        <w:numId w:val="2"/>
      </w:numPr>
    </w:pPr>
  </w:style>
  <w:style w:type="numbering" w:styleId="ArticleSection">
    <w:name w:val="Outline List 3"/>
    <w:basedOn w:val="NoList"/>
    <w:uiPriority w:val="99"/>
    <w:semiHidden/>
    <w:unhideWhenUsed/>
    <w:locked/>
    <w:rsid w:val="002C765C"/>
    <w:pPr>
      <w:numPr>
        <w:numId w:val="3"/>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next w:val="BodyText"/>
    <w:qFormat/>
    <w:rsid w:val="0074764B"/>
    <w:pPr>
      <w:spacing w:before="120"/>
      <w:ind w:left="907"/>
    </w:pPr>
    <w:rPr>
      <w:rFonts w:ascii="Century Schoolbook" w:hAnsi="Century Schoolbook"/>
      <w:sz w:val="20"/>
      <w:szCs w:val="24"/>
      <w:lang w:bidi="he-IL"/>
    </w:rPr>
  </w:style>
  <w:style w:type="paragraph" w:styleId="Heading1">
    <w:name w:val="heading 1"/>
    <w:basedOn w:val="Normal"/>
    <w:next w:val="BodyText"/>
    <w:link w:val="Heading1Char"/>
    <w:uiPriority w:val="99"/>
    <w:qFormat/>
    <w:rsid w:val="00F1699C"/>
    <w:pPr>
      <w:keepNext/>
      <w:keepLines/>
      <w:numPr>
        <w:numId w:val="5"/>
      </w:numPr>
      <w:spacing w:before="480"/>
      <w:outlineLvl w:val="0"/>
    </w:pPr>
    <w:rPr>
      <w:rFonts w:ascii="Tahoma" w:hAnsi="Tahoma" w:cs="Arial"/>
      <w:b/>
      <w:bCs/>
      <w:color w:val="008CD6"/>
      <w:kern w:val="18"/>
      <w:sz w:val="24"/>
    </w:rPr>
  </w:style>
  <w:style w:type="paragraph" w:styleId="Heading2">
    <w:name w:val="heading 2"/>
    <w:basedOn w:val="Heading1"/>
    <w:next w:val="BodyText"/>
    <w:link w:val="Heading2Char"/>
    <w:uiPriority w:val="99"/>
    <w:qFormat/>
    <w:rsid w:val="007A22B3"/>
    <w:pPr>
      <w:numPr>
        <w:ilvl w:val="1"/>
      </w:numPr>
      <w:spacing w:before="360" w:after="120"/>
      <w:outlineLvl w:val="1"/>
    </w:pPr>
  </w:style>
  <w:style w:type="paragraph" w:styleId="Heading3">
    <w:name w:val="heading 3"/>
    <w:basedOn w:val="Heading2"/>
    <w:next w:val="BodyText"/>
    <w:link w:val="Heading3Char"/>
    <w:uiPriority w:val="99"/>
    <w:qFormat/>
    <w:rsid w:val="007A22B3"/>
    <w:pPr>
      <w:numPr>
        <w:ilvl w:val="2"/>
      </w:numPr>
      <w:ind w:left="1800" w:hanging="360"/>
      <w:outlineLvl w:val="2"/>
    </w:pPr>
  </w:style>
  <w:style w:type="paragraph" w:styleId="Heading4">
    <w:name w:val="heading 4"/>
    <w:basedOn w:val="Heading3"/>
    <w:next w:val="BodyText"/>
    <w:link w:val="Heading4Char"/>
    <w:uiPriority w:val="99"/>
    <w:qFormat/>
    <w:rsid w:val="00266141"/>
    <w:pPr>
      <w:numPr>
        <w:ilvl w:val="3"/>
      </w:numPr>
      <w:spacing w:after="0"/>
      <w:ind w:left="1800" w:hanging="360"/>
      <w:outlineLvl w:val="3"/>
    </w:pPr>
    <w:rPr>
      <w:kern w:val="0"/>
    </w:rPr>
  </w:style>
  <w:style w:type="paragraph" w:styleId="Heading5">
    <w:name w:val="heading 5"/>
    <w:basedOn w:val="Heading4"/>
    <w:next w:val="BodyText"/>
    <w:link w:val="Heading5Char"/>
    <w:uiPriority w:val="99"/>
    <w:qFormat/>
    <w:rsid w:val="00266141"/>
    <w:pPr>
      <w:numPr>
        <w:ilvl w:val="4"/>
      </w:numPr>
      <w:ind w:left="1800" w:hanging="360"/>
      <w:outlineLvl w:val="4"/>
    </w:pPr>
    <w:rPr>
      <w:sz w:val="22"/>
      <w:szCs w:val="22"/>
    </w:rPr>
  </w:style>
  <w:style w:type="paragraph" w:styleId="Heading6">
    <w:name w:val="heading 6"/>
    <w:basedOn w:val="Heading5"/>
    <w:next w:val="BodyText"/>
    <w:link w:val="Heading6Char"/>
    <w:uiPriority w:val="99"/>
    <w:qFormat/>
    <w:rsid w:val="00266141"/>
    <w:pPr>
      <w:numPr>
        <w:ilvl w:val="5"/>
      </w:numPr>
      <w:ind w:left="1800" w:hanging="360"/>
      <w:outlineLvl w:val="5"/>
    </w:pPr>
  </w:style>
  <w:style w:type="paragraph" w:styleId="Heading7">
    <w:name w:val="heading 7"/>
    <w:basedOn w:val="Heading6"/>
    <w:next w:val="BodyText"/>
    <w:link w:val="Heading7Char"/>
    <w:uiPriority w:val="99"/>
    <w:qFormat/>
    <w:rsid w:val="007A22B3"/>
    <w:pPr>
      <w:numPr>
        <w:ilvl w:val="6"/>
      </w:numPr>
      <w:ind w:left="1800" w:hanging="360"/>
      <w:outlineLvl w:val="6"/>
    </w:pPr>
  </w:style>
  <w:style w:type="paragraph" w:styleId="Heading8">
    <w:name w:val="heading 8"/>
    <w:basedOn w:val="BodyText"/>
    <w:next w:val="BodyText"/>
    <w:link w:val="Heading8Char"/>
    <w:uiPriority w:val="99"/>
    <w:qFormat/>
    <w:rsid w:val="007A22B3"/>
    <w:pPr>
      <w:keepNext/>
      <w:keepLines/>
      <w:numPr>
        <w:ilvl w:val="7"/>
        <w:numId w:val="5"/>
      </w:numPr>
      <w:tabs>
        <w:tab w:val="clear" w:pos="1247"/>
        <w:tab w:val="left" w:pos="1418"/>
        <w:tab w:val="left" w:pos="1985"/>
        <w:tab w:val="left" w:pos="2552"/>
        <w:tab w:val="left" w:pos="3119"/>
        <w:tab w:val="left" w:pos="3686"/>
      </w:tabs>
      <w:spacing w:before="180"/>
      <w:ind w:right="720"/>
      <w:outlineLvl w:val="7"/>
    </w:pPr>
    <w:rPr>
      <w:rFonts w:cs="Arial"/>
      <w:b/>
      <w:bCs/>
      <w:color w:val="008CD6"/>
      <w:szCs w:val="22"/>
    </w:rPr>
  </w:style>
  <w:style w:type="paragraph" w:styleId="Heading9">
    <w:name w:val="heading 9"/>
    <w:basedOn w:val="Heading8"/>
    <w:next w:val="BodyText"/>
    <w:link w:val="Heading9Char"/>
    <w:uiPriority w:val="99"/>
    <w:qFormat/>
    <w:rsid w:val="007A22B3"/>
    <w:pPr>
      <w:numPr>
        <w:ilvl w:val="8"/>
      </w:numPr>
      <w:tabs>
        <w:tab w:val="num" w:pos="1800"/>
      </w:tabs>
      <w:spacing w:after="90"/>
      <w:ind w:left="1800" w:hanging="3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F05F5"/>
    <w:rPr>
      <w:rFonts w:ascii="Tahoma" w:hAnsi="Tahoma" w:cs="Arial"/>
      <w:b/>
      <w:bCs/>
      <w:color w:val="008CD6"/>
      <w:kern w:val="18"/>
      <w:sz w:val="24"/>
      <w:szCs w:val="24"/>
      <w:lang w:bidi="he-IL"/>
    </w:rPr>
  </w:style>
  <w:style w:type="character" w:customStyle="1" w:styleId="Heading2Char">
    <w:name w:val="Heading 2 Char"/>
    <w:basedOn w:val="DefaultParagraphFont"/>
    <w:link w:val="Heading2"/>
    <w:uiPriority w:val="99"/>
    <w:locked/>
    <w:rsid w:val="002F05F5"/>
    <w:rPr>
      <w:rFonts w:ascii="Tahoma" w:hAnsi="Tahoma" w:cs="Arial"/>
      <w:b/>
      <w:bCs/>
      <w:color w:val="008CD6"/>
      <w:kern w:val="18"/>
      <w:sz w:val="24"/>
      <w:szCs w:val="24"/>
      <w:lang w:bidi="he-IL"/>
    </w:rPr>
  </w:style>
  <w:style w:type="character" w:customStyle="1" w:styleId="Heading3Char">
    <w:name w:val="Heading 3 Char"/>
    <w:basedOn w:val="DefaultParagraphFont"/>
    <w:link w:val="Heading3"/>
    <w:uiPriority w:val="99"/>
    <w:locked/>
    <w:rsid w:val="002F05F5"/>
    <w:rPr>
      <w:rFonts w:ascii="Tahoma" w:hAnsi="Tahoma" w:cs="Arial"/>
      <w:b/>
      <w:bCs/>
      <w:color w:val="008CD6"/>
      <w:kern w:val="18"/>
      <w:sz w:val="24"/>
      <w:szCs w:val="24"/>
      <w:lang w:bidi="he-IL"/>
    </w:rPr>
  </w:style>
  <w:style w:type="character" w:customStyle="1" w:styleId="Heading4Char">
    <w:name w:val="Heading 4 Char"/>
    <w:basedOn w:val="DefaultParagraphFont"/>
    <w:link w:val="Heading4"/>
    <w:uiPriority w:val="99"/>
    <w:locked/>
    <w:rsid w:val="002F05F5"/>
    <w:rPr>
      <w:rFonts w:ascii="Tahoma" w:hAnsi="Tahoma" w:cs="Arial"/>
      <w:b/>
      <w:bCs/>
      <w:color w:val="008CD6"/>
      <w:sz w:val="24"/>
      <w:szCs w:val="24"/>
      <w:lang w:bidi="he-IL"/>
    </w:rPr>
  </w:style>
  <w:style w:type="character" w:customStyle="1" w:styleId="Heading5Char">
    <w:name w:val="Heading 5 Char"/>
    <w:basedOn w:val="DefaultParagraphFont"/>
    <w:link w:val="Heading5"/>
    <w:uiPriority w:val="99"/>
    <w:locked/>
    <w:rsid w:val="002F05F5"/>
    <w:rPr>
      <w:rFonts w:ascii="Tahoma" w:hAnsi="Tahoma" w:cs="Arial"/>
      <w:b/>
      <w:bCs/>
      <w:color w:val="008CD6"/>
      <w:lang w:bidi="he-IL"/>
    </w:rPr>
  </w:style>
  <w:style w:type="character" w:customStyle="1" w:styleId="Heading6Char">
    <w:name w:val="Heading 6 Char"/>
    <w:basedOn w:val="DefaultParagraphFont"/>
    <w:link w:val="Heading6"/>
    <w:uiPriority w:val="99"/>
    <w:locked/>
    <w:rsid w:val="002F05F5"/>
    <w:rPr>
      <w:rFonts w:ascii="Tahoma" w:hAnsi="Tahoma" w:cs="Arial"/>
      <w:b/>
      <w:bCs/>
      <w:color w:val="008CD6"/>
      <w:lang w:bidi="he-IL"/>
    </w:rPr>
  </w:style>
  <w:style w:type="character" w:customStyle="1" w:styleId="Heading7Char">
    <w:name w:val="Heading 7 Char"/>
    <w:basedOn w:val="DefaultParagraphFont"/>
    <w:link w:val="Heading7"/>
    <w:uiPriority w:val="99"/>
    <w:locked/>
    <w:rsid w:val="002F05F5"/>
    <w:rPr>
      <w:rFonts w:ascii="Tahoma" w:hAnsi="Tahoma" w:cs="Arial"/>
      <w:b/>
      <w:bCs/>
      <w:color w:val="008CD6"/>
      <w:lang w:bidi="he-IL"/>
    </w:rPr>
  </w:style>
  <w:style w:type="character" w:customStyle="1" w:styleId="Heading8Char">
    <w:name w:val="Heading 8 Char"/>
    <w:basedOn w:val="DefaultParagraphFont"/>
    <w:link w:val="Heading8"/>
    <w:uiPriority w:val="99"/>
    <w:locked/>
    <w:rsid w:val="002F05F5"/>
    <w:rPr>
      <w:rFonts w:ascii="Century Schoolbook" w:hAnsi="Century Schoolbook" w:cs="Arial"/>
      <w:b/>
      <w:bCs/>
      <w:color w:val="008CD6"/>
      <w:lang w:bidi="he-IL"/>
    </w:rPr>
  </w:style>
  <w:style w:type="character" w:customStyle="1" w:styleId="Heading9Char">
    <w:name w:val="Heading 9 Char"/>
    <w:basedOn w:val="DefaultParagraphFont"/>
    <w:link w:val="Heading9"/>
    <w:uiPriority w:val="99"/>
    <w:locked/>
    <w:rsid w:val="002F05F5"/>
    <w:rPr>
      <w:rFonts w:ascii="Century Schoolbook" w:hAnsi="Century Schoolbook" w:cs="Arial"/>
      <w:b/>
      <w:bCs/>
      <w:color w:val="008CD6"/>
      <w:lang w:bidi="he-IL"/>
    </w:rPr>
  </w:style>
  <w:style w:type="paragraph" w:styleId="BodyText">
    <w:name w:val="Body Text"/>
    <w:basedOn w:val="Normal"/>
    <w:link w:val="BodyTextChar"/>
    <w:uiPriority w:val="99"/>
    <w:rsid w:val="00F1699C"/>
    <w:pPr>
      <w:tabs>
        <w:tab w:val="left" w:pos="1247"/>
        <w:tab w:val="left" w:pos="1588"/>
        <w:tab w:val="left" w:pos="1928"/>
        <w:tab w:val="left" w:pos="2268"/>
        <w:tab w:val="left" w:pos="3402"/>
      </w:tabs>
    </w:pPr>
    <w:rPr>
      <w:sz w:val="22"/>
    </w:rPr>
  </w:style>
  <w:style w:type="character" w:customStyle="1" w:styleId="BodyTextChar">
    <w:name w:val="Body Text Char"/>
    <w:basedOn w:val="DefaultParagraphFont"/>
    <w:link w:val="BodyText"/>
    <w:uiPriority w:val="99"/>
    <w:locked/>
    <w:rsid w:val="00F1699C"/>
    <w:rPr>
      <w:rFonts w:ascii="Century Schoolbook" w:hAnsi="Century Schoolbook" w:cs="Times New Roman"/>
      <w:sz w:val="24"/>
      <w:szCs w:val="24"/>
      <w:lang w:val="en-US" w:eastAsia="en-US" w:bidi="he-IL"/>
    </w:rPr>
  </w:style>
  <w:style w:type="paragraph" w:customStyle="1" w:styleId="Bullet1">
    <w:name w:val="Bullet 1"/>
    <w:basedOn w:val="BodyText"/>
    <w:link w:val="Bullet1Char"/>
    <w:rsid w:val="007A22B3"/>
    <w:pPr>
      <w:keepLines/>
      <w:numPr>
        <w:numId w:val="6"/>
      </w:numPr>
      <w:tabs>
        <w:tab w:val="clear" w:pos="1588"/>
        <w:tab w:val="clear" w:pos="1928"/>
        <w:tab w:val="clear" w:pos="2268"/>
        <w:tab w:val="clear" w:pos="3402"/>
      </w:tabs>
      <w:spacing w:before="60" w:after="60" w:line="260" w:lineRule="atLeast"/>
    </w:pPr>
  </w:style>
  <w:style w:type="paragraph" w:customStyle="1" w:styleId="Bullet2">
    <w:name w:val="Bullet 2"/>
    <w:basedOn w:val="BodyText"/>
    <w:rsid w:val="00FB4923"/>
    <w:pPr>
      <w:keepLines/>
      <w:numPr>
        <w:ilvl w:val="1"/>
        <w:numId w:val="6"/>
      </w:numPr>
      <w:tabs>
        <w:tab w:val="clear" w:pos="1247"/>
        <w:tab w:val="clear" w:pos="1928"/>
        <w:tab w:val="clear" w:pos="2268"/>
        <w:tab w:val="clear" w:pos="3402"/>
      </w:tabs>
      <w:spacing w:before="60" w:after="60" w:line="260" w:lineRule="atLeast"/>
    </w:pPr>
  </w:style>
  <w:style w:type="paragraph" w:customStyle="1" w:styleId="Note">
    <w:name w:val="Note"/>
    <w:basedOn w:val="BodyText"/>
    <w:next w:val="BodyText"/>
    <w:uiPriority w:val="99"/>
    <w:rsid w:val="00FB4923"/>
    <w:pPr>
      <w:keepNext/>
      <w:shd w:val="clear" w:color="auto" w:fill="CECECE"/>
      <w:tabs>
        <w:tab w:val="clear" w:pos="1247"/>
        <w:tab w:val="clear" w:pos="1588"/>
        <w:tab w:val="clear" w:pos="1928"/>
        <w:tab w:val="clear" w:pos="2268"/>
        <w:tab w:val="clear" w:pos="3402"/>
      </w:tabs>
      <w:spacing w:after="60"/>
      <w:ind w:left="1587" w:hanging="680"/>
    </w:pPr>
  </w:style>
  <w:style w:type="character" w:styleId="Hyperlink">
    <w:name w:val="Hyperlink"/>
    <w:basedOn w:val="DefaultParagraphFont"/>
    <w:uiPriority w:val="99"/>
    <w:rsid w:val="00FB4923"/>
    <w:rPr>
      <w:rFonts w:cs="Times New Roman"/>
      <w:color w:val="0000FF"/>
      <w:u w:val="single"/>
    </w:rPr>
  </w:style>
  <w:style w:type="paragraph" w:customStyle="1" w:styleId="PicLarge">
    <w:name w:val="PicLarge"/>
    <w:basedOn w:val="Pic"/>
    <w:uiPriority w:val="99"/>
    <w:rsid w:val="00FB4923"/>
    <w:pPr>
      <w:ind w:left="0"/>
    </w:pPr>
  </w:style>
  <w:style w:type="paragraph" w:customStyle="1" w:styleId="Pic">
    <w:name w:val="Pic"/>
    <w:basedOn w:val="BodyText"/>
    <w:next w:val="BodyText"/>
    <w:uiPriority w:val="99"/>
    <w:rsid w:val="00FB4923"/>
    <w:pPr>
      <w:spacing w:before="180" w:after="240" w:line="320" w:lineRule="atLeast"/>
    </w:pPr>
    <w:rPr>
      <w:szCs w:val="22"/>
    </w:rPr>
  </w:style>
  <w:style w:type="paragraph" w:customStyle="1" w:styleId="Step">
    <w:name w:val="Step"/>
    <w:basedOn w:val="BodyText"/>
    <w:uiPriority w:val="99"/>
    <w:rsid w:val="007A22B3"/>
    <w:pPr>
      <w:keepLines/>
      <w:numPr>
        <w:numId w:val="7"/>
      </w:numPr>
      <w:tabs>
        <w:tab w:val="clear" w:pos="1588"/>
        <w:tab w:val="clear" w:pos="1928"/>
        <w:tab w:val="clear" w:pos="2268"/>
        <w:tab w:val="clear" w:pos="3402"/>
      </w:tabs>
    </w:pPr>
  </w:style>
  <w:style w:type="paragraph" w:customStyle="1" w:styleId="SubStep">
    <w:name w:val="SubStep"/>
    <w:basedOn w:val="BodyText"/>
    <w:uiPriority w:val="99"/>
    <w:rsid w:val="00A32D66"/>
    <w:pPr>
      <w:keepLines/>
      <w:numPr>
        <w:ilvl w:val="1"/>
        <w:numId w:val="7"/>
      </w:numPr>
      <w:tabs>
        <w:tab w:val="clear" w:pos="1247"/>
        <w:tab w:val="clear" w:pos="1928"/>
        <w:tab w:val="clear" w:pos="2268"/>
        <w:tab w:val="clear" w:pos="3402"/>
      </w:tabs>
    </w:pPr>
  </w:style>
  <w:style w:type="paragraph" w:customStyle="1" w:styleId="TabNormal">
    <w:name w:val="TabNormal"/>
    <w:basedOn w:val="BodyText"/>
    <w:uiPriority w:val="99"/>
    <w:rsid w:val="007A22B3"/>
    <w:pPr>
      <w:tabs>
        <w:tab w:val="left" w:pos="454"/>
        <w:tab w:val="left" w:pos="907"/>
        <w:tab w:val="left" w:pos="1814"/>
        <w:tab w:val="left" w:pos="2722"/>
      </w:tabs>
      <w:spacing w:before="60" w:after="60"/>
      <w:ind w:left="0"/>
    </w:pPr>
    <w:rPr>
      <w:sz w:val="21"/>
    </w:rPr>
  </w:style>
  <w:style w:type="paragraph" w:customStyle="1" w:styleId="TabTitle">
    <w:name w:val="TabTitle"/>
    <w:basedOn w:val="BodyText"/>
    <w:uiPriority w:val="99"/>
    <w:rsid w:val="00CC2BD1"/>
    <w:pPr>
      <w:keepNext/>
      <w:keepLines/>
      <w:spacing w:before="60" w:after="60"/>
      <w:ind w:left="0"/>
    </w:pPr>
    <w:rPr>
      <w:rFonts w:ascii="Tahoma" w:hAnsi="Tahoma" w:cs="Arial"/>
      <w:b/>
      <w:bCs/>
      <w:sz w:val="21"/>
      <w:szCs w:val="20"/>
    </w:rPr>
  </w:style>
  <w:style w:type="paragraph" w:customStyle="1" w:styleId="TabBul1">
    <w:name w:val="TabBul1"/>
    <w:basedOn w:val="Bullet1"/>
    <w:uiPriority w:val="99"/>
    <w:rsid w:val="00FB4923"/>
    <w:pPr>
      <w:numPr>
        <w:numId w:val="4"/>
      </w:numPr>
    </w:pPr>
    <w:rPr>
      <w:sz w:val="21"/>
    </w:rPr>
  </w:style>
  <w:style w:type="paragraph" w:customStyle="1" w:styleId="TabBul2">
    <w:name w:val="TabBul2"/>
    <w:basedOn w:val="BodyText"/>
    <w:uiPriority w:val="99"/>
    <w:rsid w:val="00FB4923"/>
    <w:pPr>
      <w:keepLines/>
      <w:numPr>
        <w:ilvl w:val="1"/>
        <w:numId w:val="4"/>
      </w:numPr>
      <w:tabs>
        <w:tab w:val="clear" w:pos="1247"/>
        <w:tab w:val="clear" w:pos="1588"/>
        <w:tab w:val="clear" w:pos="1928"/>
        <w:tab w:val="clear" w:pos="2268"/>
        <w:tab w:val="clear" w:pos="3402"/>
      </w:tabs>
      <w:spacing w:before="60" w:after="60" w:line="260" w:lineRule="atLeast"/>
    </w:pPr>
    <w:rPr>
      <w:sz w:val="21"/>
    </w:rPr>
  </w:style>
  <w:style w:type="paragraph" w:customStyle="1" w:styleId="TabNote">
    <w:name w:val="TabNote"/>
    <w:basedOn w:val="Note"/>
    <w:next w:val="TabNormal"/>
    <w:uiPriority w:val="99"/>
    <w:rsid w:val="00FB4923"/>
    <w:pPr>
      <w:spacing w:after="120"/>
      <w:ind w:left="0" w:firstLine="0"/>
    </w:pPr>
    <w:rPr>
      <w:sz w:val="21"/>
    </w:rPr>
  </w:style>
  <w:style w:type="paragraph" w:customStyle="1" w:styleId="TabStep">
    <w:name w:val="TabStep"/>
    <w:basedOn w:val="Step"/>
    <w:uiPriority w:val="99"/>
    <w:rsid w:val="00A32D66"/>
    <w:pPr>
      <w:numPr>
        <w:ilvl w:val="2"/>
      </w:numPr>
      <w:tabs>
        <w:tab w:val="num" w:pos="720"/>
      </w:tabs>
    </w:pPr>
    <w:rPr>
      <w:sz w:val="21"/>
    </w:rPr>
  </w:style>
  <w:style w:type="paragraph" w:customStyle="1" w:styleId="BodyText4">
    <w:name w:val="Body Text 4"/>
    <w:basedOn w:val="BodyText3"/>
    <w:uiPriority w:val="99"/>
    <w:semiHidden/>
    <w:rsid w:val="00FB4923"/>
    <w:pPr>
      <w:ind w:left="1928"/>
    </w:pPr>
  </w:style>
  <w:style w:type="paragraph" w:styleId="BodyText3">
    <w:name w:val="Body Text 3"/>
    <w:basedOn w:val="BodyText"/>
    <w:link w:val="BodyText3Char"/>
    <w:uiPriority w:val="99"/>
    <w:rsid w:val="00FB4923"/>
    <w:pPr>
      <w:tabs>
        <w:tab w:val="clear" w:pos="1247"/>
        <w:tab w:val="clear" w:pos="1588"/>
      </w:tabs>
      <w:ind w:left="1588"/>
    </w:pPr>
  </w:style>
  <w:style w:type="character" w:customStyle="1" w:styleId="BodyText3Char">
    <w:name w:val="Body Text 3 Char"/>
    <w:basedOn w:val="DefaultParagraphFont"/>
    <w:link w:val="BodyText3"/>
    <w:uiPriority w:val="99"/>
    <w:semiHidden/>
    <w:locked/>
    <w:rsid w:val="002F05F5"/>
    <w:rPr>
      <w:rFonts w:ascii="Century Schoolbook" w:hAnsi="Century Schoolbook" w:cs="Times New Roman"/>
      <w:sz w:val="16"/>
      <w:szCs w:val="16"/>
      <w:lang w:bidi="he-IL"/>
    </w:rPr>
  </w:style>
  <w:style w:type="paragraph" w:styleId="Footer">
    <w:name w:val="footer"/>
    <w:basedOn w:val="Header"/>
    <w:link w:val="FooterChar"/>
    <w:uiPriority w:val="99"/>
    <w:rsid w:val="00FB4923"/>
    <w:pPr>
      <w:pBdr>
        <w:top w:val="single" w:sz="6" w:space="3" w:color="808080"/>
        <w:bottom w:val="none" w:sz="0" w:space="0" w:color="auto"/>
      </w:pBdr>
      <w:tabs>
        <w:tab w:val="center" w:pos="4309"/>
      </w:tabs>
    </w:pPr>
    <w:rPr>
      <w:color w:val="003366"/>
    </w:rPr>
  </w:style>
  <w:style w:type="character" w:customStyle="1" w:styleId="FooterChar">
    <w:name w:val="Footer Char"/>
    <w:basedOn w:val="DefaultParagraphFont"/>
    <w:link w:val="Footer"/>
    <w:uiPriority w:val="99"/>
    <w:locked/>
    <w:rsid w:val="00B457AE"/>
    <w:rPr>
      <w:rFonts w:ascii="Arial" w:hAnsi="Arial" w:cs="Times New Roman"/>
      <w:color w:val="003366"/>
      <w:sz w:val="18"/>
      <w:szCs w:val="18"/>
      <w:lang w:bidi="he-IL"/>
    </w:rPr>
  </w:style>
  <w:style w:type="paragraph" w:styleId="Header">
    <w:name w:val="header"/>
    <w:basedOn w:val="Normal"/>
    <w:link w:val="HeaderChar"/>
    <w:uiPriority w:val="99"/>
    <w:rsid w:val="0074764B"/>
    <w:pPr>
      <w:pBdr>
        <w:bottom w:val="single" w:sz="6" w:space="3" w:color="808080"/>
      </w:pBdr>
      <w:tabs>
        <w:tab w:val="right" w:pos="8618"/>
      </w:tabs>
      <w:spacing w:before="0"/>
      <w:ind w:left="0"/>
    </w:pPr>
    <w:rPr>
      <w:rFonts w:ascii="Tahoma" w:hAnsi="Tahoma"/>
      <w:color w:val="000080"/>
      <w:sz w:val="18"/>
      <w:szCs w:val="18"/>
    </w:rPr>
  </w:style>
  <w:style w:type="character" w:customStyle="1" w:styleId="HeaderChar">
    <w:name w:val="Header Char"/>
    <w:basedOn w:val="DefaultParagraphFont"/>
    <w:link w:val="Header"/>
    <w:uiPriority w:val="99"/>
    <w:locked/>
    <w:rsid w:val="008E33B3"/>
    <w:rPr>
      <w:rFonts w:ascii="Tahoma" w:hAnsi="Tahoma" w:cs="Times New Roman"/>
      <w:color w:val="000080"/>
      <w:sz w:val="18"/>
      <w:szCs w:val="18"/>
      <w:lang w:val="en-US" w:eastAsia="en-US" w:bidi="he-IL"/>
    </w:rPr>
  </w:style>
  <w:style w:type="character" w:customStyle="1" w:styleId="emph-bold">
    <w:name w:val="emph-bold"/>
    <w:basedOn w:val="DefaultParagraphFont"/>
    <w:uiPriority w:val="99"/>
    <w:rsid w:val="00FB4923"/>
    <w:rPr>
      <w:rFonts w:cs="Times New Roman"/>
      <w:b/>
      <w:bCs/>
      <w:color w:val="003366"/>
    </w:rPr>
  </w:style>
  <w:style w:type="character" w:customStyle="1" w:styleId="system-inp">
    <w:name w:val="system-inp"/>
    <w:basedOn w:val="DefaultParagraphFont"/>
    <w:uiPriority w:val="99"/>
    <w:rsid w:val="007534BA"/>
    <w:rPr>
      <w:rFonts w:ascii="Tahoma" w:hAnsi="Tahoma" w:cs="Times New Roman"/>
      <w:b/>
      <w:bCs/>
      <w:noProof/>
      <w:color w:val="0563C3"/>
      <w:sz w:val="20"/>
      <w:szCs w:val="20"/>
    </w:rPr>
  </w:style>
  <w:style w:type="character" w:customStyle="1" w:styleId="system-outp">
    <w:name w:val="system-outp"/>
    <w:basedOn w:val="DefaultParagraphFont"/>
    <w:uiPriority w:val="99"/>
    <w:rsid w:val="00FB4923"/>
    <w:rPr>
      <w:rFonts w:ascii="Courier" w:hAnsi="Courier" w:cs="Times New Roman"/>
      <w:noProof/>
      <w:spacing w:val="0"/>
      <w:position w:val="0"/>
      <w:sz w:val="20"/>
      <w:szCs w:val="20"/>
    </w:rPr>
  </w:style>
  <w:style w:type="paragraph" w:styleId="TOC1">
    <w:name w:val="toc 1"/>
    <w:basedOn w:val="Normal"/>
    <w:autoRedefine/>
    <w:uiPriority w:val="39"/>
    <w:rsid w:val="008774DB"/>
    <w:pPr>
      <w:keepNext/>
      <w:tabs>
        <w:tab w:val="left" w:pos="397"/>
        <w:tab w:val="right" w:pos="8562"/>
      </w:tabs>
      <w:spacing w:before="140" w:line="300" w:lineRule="exact"/>
      <w:ind w:left="680" w:hanging="680"/>
    </w:pPr>
    <w:rPr>
      <w:rFonts w:ascii="Tahoma" w:hAnsi="Tahoma" w:cs="Arial"/>
      <w:b/>
      <w:bCs/>
      <w:sz w:val="22"/>
      <w:szCs w:val="22"/>
    </w:rPr>
  </w:style>
  <w:style w:type="paragraph" w:styleId="TOC2">
    <w:name w:val="toc 2"/>
    <w:basedOn w:val="TOC1"/>
    <w:autoRedefine/>
    <w:uiPriority w:val="39"/>
    <w:rsid w:val="00FB4923"/>
    <w:pPr>
      <w:keepNext w:val="0"/>
      <w:tabs>
        <w:tab w:val="clear" w:pos="397"/>
        <w:tab w:val="left" w:pos="1134"/>
      </w:tabs>
      <w:spacing w:before="80"/>
      <w:ind w:left="1248" w:hanging="851"/>
    </w:pPr>
    <w:rPr>
      <w:b w:val="0"/>
      <w:bCs w:val="0"/>
      <w:noProof/>
      <w:sz w:val="20"/>
      <w:szCs w:val="20"/>
    </w:rPr>
  </w:style>
  <w:style w:type="paragraph" w:styleId="TOC3">
    <w:name w:val="toc 3"/>
    <w:basedOn w:val="TOC2"/>
    <w:autoRedefine/>
    <w:uiPriority w:val="39"/>
    <w:rsid w:val="00FB4923"/>
    <w:pPr>
      <w:spacing w:before="20" w:line="240" w:lineRule="auto"/>
    </w:pPr>
  </w:style>
  <w:style w:type="paragraph" w:styleId="TOAHeading">
    <w:name w:val="toa heading"/>
    <w:basedOn w:val="BodyText"/>
    <w:next w:val="BodyText"/>
    <w:uiPriority w:val="99"/>
    <w:semiHidden/>
    <w:rsid w:val="00CC2BD1"/>
    <w:pPr>
      <w:keepNext/>
      <w:autoSpaceDE w:val="0"/>
      <w:autoSpaceDN w:val="0"/>
      <w:adjustRightInd w:val="0"/>
      <w:ind w:left="0"/>
    </w:pPr>
    <w:rPr>
      <w:rFonts w:ascii="Tahoma" w:hAnsi="Tahoma" w:cs="Arial"/>
      <w:b/>
      <w:bCs/>
      <w:color w:val="008CD6"/>
      <w:sz w:val="32"/>
      <w:szCs w:val="36"/>
    </w:rPr>
  </w:style>
  <w:style w:type="paragraph" w:styleId="TOC4">
    <w:name w:val="toc 4"/>
    <w:basedOn w:val="BodyText"/>
    <w:next w:val="BodyText"/>
    <w:autoRedefine/>
    <w:uiPriority w:val="99"/>
    <w:semiHidden/>
    <w:rsid w:val="00FB4923"/>
    <w:pPr>
      <w:tabs>
        <w:tab w:val="clear" w:pos="1247"/>
        <w:tab w:val="clear" w:pos="1588"/>
        <w:tab w:val="clear" w:pos="1928"/>
        <w:tab w:val="clear" w:pos="2268"/>
        <w:tab w:val="clear" w:pos="3402"/>
        <w:tab w:val="left" w:pos="1400"/>
        <w:tab w:val="right" w:pos="8562"/>
      </w:tabs>
      <w:spacing w:before="20"/>
      <w:ind w:left="1500" w:hanging="1103"/>
    </w:pPr>
    <w:rPr>
      <w:rFonts w:ascii="Arial" w:hAnsi="Arial"/>
      <w:noProof/>
      <w:sz w:val="20"/>
    </w:rPr>
  </w:style>
  <w:style w:type="paragraph" w:styleId="TOC5">
    <w:name w:val="toc 5"/>
    <w:basedOn w:val="BodyText"/>
    <w:next w:val="BodyText"/>
    <w:autoRedefine/>
    <w:uiPriority w:val="99"/>
    <w:semiHidden/>
    <w:rsid w:val="00FB4923"/>
    <w:pPr>
      <w:ind w:left="800"/>
    </w:pPr>
  </w:style>
  <w:style w:type="paragraph" w:customStyle="1" w:styleId="Bullet1Indent">
    <w:name w:val="Bullet 1 Indent"/>
    <w:basedOn w:val="Bullet1"/>
    <w:rsid w:val="00FB4923"/>
    <w:pPr>
      <w:numPr>
        <w:ilvl w:val="2"/>
      </w:numPr>
      <w:ind w:hanging="360"/>
    </w:pPr>
  </w:style>
  <w:style w:type="paragraph" w:customStyle="1" w:styleId="Bullet2Indent">
    <w:name w:val="Bullet 2 Indent"/>
    <w:basedOn w:val="Bullet2"/>
    <w:rsid w:val="00FB4923"/>
    <w:pPr>
      <w:numPr>
        <w:ilvl w:val="3"/>
      </w:numPr>
    </w:pPr>
  </w:style>
  <w:style w:type="paragraph" w:styleId="BodyText2">
    <w:name w:val="Body Text 2"/>
    <w:basedOn w:val="BodyText"/>
    <w:link w:val="BodyText2Char"/>
    <w:uiPriority w:val="99"/>
    <w:rsid w:val="00FB4923"/>
    <w:pPr>
      <w:tabs>
        <w:tab w:val="clear" w:pos="1247"/>
      </w:tabs>
      <w:ind w:left="1247"/>
    </w:pPr>
  </w:style>
  <w:style w:type="character" w:customStyle="1" w:styleId="BodyText2Char">
    <w:name w:val="Body Text 2 Char"/>
    <w:basedOn w:val="DefaultParagraphFont"/>
    <w:link w:val="BodyText2"/>
    <w:uiPriority w:val="99"/>
    <w:semiHidden/>
    <w:locked/>
    <w:rsid w:val="002F05F5"/>
    <w:rPr>
      <w:rFonts w:ascii="Century Schoolbook" w:hAnsi="Century Schoolbook" w:cs="Times New Roman"/>
      <w:sz w:val="24"/>
      <w:szCs w:val="24"/>
      <w:lang w:bidi="he-IL"/>
    </w:rPr>
  </w:style>
  <w:style w:type="paragraph" w:styleId="Caption">
    <w:name w:val="caption"/>
    <w:basedOn w:val="Normal"/>
    <w:next w:val="BodyText"/>
    <w:qFormat/>
    <w:rsid w:val="006939AD"/>
    <w:pPr>
      <w:keepNext/>
      <w:keepLines/>
      <w:tabs>
        <w:tab w:val="left" w:pos="1247"/>
        <w:tab w:val="left" w:pos="1588"/>
        <w:tab w:val="left" w:pos="1928"/>
        <w:tab w:val="left" w:pos="2268"/>
        <w:tab w:val="left" w:pos="3402"/>
      </w:tabs>
      <w:spacing w:before="180" w:after="120"/>
      <w:ind w:right="907"/>
    </w:pPr>
    <w:rPr>
      <w:rFonts w:ascii="Tahoma" w:hAnsi="Tahoma"/>
      <w:b/>
      <w:iCs/>
    </w:rPr>
  </w:style>
  <w:style w:type="paragraph" w:styleId="Index1">
    <w:name w:val="index 1"/>
    <w:basedOn w:val="BodyText"/>
    <w:next w:val="BodyText"/>
    <w:autoRedefine/>
    <w:uiPriority w:val="99"/>
    <w:semiHidden/>
    <w:rsid w:val="00FB4923"/>
    <w:pPr>
      <w:ind w:left="200" w:hanging="200"/>
    </w:pPr>
  </w:style>
  <w:style w:type="paragraph" w:styleId="Index2">
    <w:name w:val="index 2"/>
    <w:basedOn w:val="BodyText"/>
    <w:next w:val="BodyText"/>
    <w:autoRedefine/>
    <w:uiPriority w:val="99"/>
    <w:semiHidden/>
    <w:rsid w:val="00FB4923"/>
    <w:pPr>
      <w:ind w:left="400" w:hanging="200"/>
    </w:pPr>
  </w:style>
  <w:style w:type="paragraph" w:styleId="Index3">
    <w:name w:val="index 3"/>
    <w:basedOn w:val="BodyText"/>
    <w:next w:val="BodyText"/>
    <w:autoRedefine/>
    <w:uiPriority w:val="99"/>
    <w:semiHidden/>
    <w:rsid w:val="00FB4923"/>
    <w:pPr>
      <w:ind w:left="600" w:hanging="200"/>
    </w:pPr>
  </w:style>
  <w:style w:type="paragraph" w:styleId="IndexHeading">
    <w:name w:val="index heading"/>
    <w:basedOn w:val="BodyText"/>
    <w:next w:val="Index1"/>
    <w:uiPriority w:val="99"/>
    <w:semiHidden/>
    <w:rsid w:val="00FB4923"/>
    <w:rPr>
      <w:rFonts w:cs="Arial"/>
      <w:b/>
      <w:bCs/>
    </w:rPr>
  </w:style>
  <w:style w:type="paragraph" w:styleId="ListContinue">
    <w:name w:val="List Continue"/>
    <w:basedOn w:val="BodyText"/>
    <w:uiPriority w:val="99"/>
    <w:rsid w:val="007A22B3"/>
    <w:pPr>
      <w:spacing w:before="60" w:after="60" w:line="260" w:lineRule="atLeast"/>
      <w:ind w:left="1247"/>
    </w:pPr>
  </w:style>
  <w:style w:type="paragraph" w:styleId="TableofAuthorities">
    <w:name w:val="table of authorities"/>
    <w:basedOn w:val="BodyText"/>
    <w:next w:val="BodyText"/>
    <w:uiPriority w:val="99"/>
    <w:semiHidden/>
    <w:rsid w:val="00FB4923"/>
    <w:pPr>
      <w:ind w:left="200" w:hanging="200"/>
    </w:pPr>
  </w:style>
  <w:style w:type="paragraph" w:styleId="TableofFigures">
    <w:name w:val="table of figures"/>
    <w:basedOn w:val="BodyText"/>
    <w:next w:val="BodyText"/>
    <w:uiPriority w:val="99"/>
    <w:rsid w:val="008774DB"/>
    <w:pPr>
      <w:keepNext/>
      <w:tabs>
        <w:tab w:val="clear" w:pos="1588"/>
        <w:tab w:val="clear" w:pos="1928"/>
        <w:tab w:val="clear" w:pos="2268"/>
        <w:tab w:val="clear" w:pos="3402"/>
        <w:tab w:val="right" w:pos="8562"/>
      </w:tabs>
      <w:spacing w:before="140" w:line="300" w:lineRule="exact"/>
      <w:ind w:left="680" w:hanging="680"/>
    </w:pPr>
    <w:rPr>
      <w:rFonts w:ascii="Tahoma" w:hAnsi="Tahoma" w:cs="Arial"/>
      <w:noProof/>
      <w:szCs w:val="22"/>
    </w:rPr>
  </w:style>
  <w:style w:type="paragraph" w:styleId="ListContinue2">
    <w:name w:val="List Continue 2"/>
    <w:basedOn w:val="BodyText"/>
    <w:uiPriority w:val="99"/>
    <w:rsid w:val="00FB4923"/>
    <w:pPr>
      <w:spacing w:before="60" w:after="60" w:line="260" w:lineRule="atLeast"/>
      <w:ind w:left="1588"/>
    </w:pPr>
  </w:style>
  <w:style w:type="paragraph" w:styleId="TOC6">
    <w:name w:val="toc 6"/>
    <w:basedOn w:val="BodyText"/>
    <w:next w:val="BodyText"/>
    <w:autoRedefine/>
    <w:uiPriority w:val="99"/>
    <w:semiHidden/>
    <w:rsid w:val="00FB4923"/>
    <w:pPr>
      <w:ind w:left="1000"/>
    </w:pPr>
  </w:style>
  <w:style w:type="paragraph" w:styleId="TOC7">
    <w:name w:val="toc 7"/>
    <w:basedOn w:val="BodyText"/>
    <w:next w:val="BodyText"/>
    <w:autoRedefine/>
    <w:uiPriority w:val="99"/>
    <w:semiHidden/>
    <w:rsid w:val="00FB4923"/>
    <w:pPr>
      <w:ind w:left="1200"/>
    </w:pPr>
  </w:style>
  <w:style w:type="paragraph" w:styleId="TOC8">
    <w:name w:val="toc 8"/>
    <w:basedOn w:val="BodyText"/>
    <w:next w:val="BodyText"/>
    <w:autoRedefine/>
    <w:uiPriority w:val="99"/>
    <w:semiHidden/>
    <w:rsid w:val="00FB4923"/>
    <w:pPr>
      <w:ind w:left="1400"/>
    </w:pPr>
  </w:style>
  <w:style w:type="paragraph" w:styleId="TOC9">
    <w:name w:val="toc 9"/>
    <w:basedOn w:val="BodyText"/>
    <w:next w:val="BodyText"/>
    <w:autoRedefine/>
    <w:uiPriority w:val="99"/>
    <w:semiHidden/>
    <w:rsid w:val="00FB4923"/>
    <w:pPr>
      <w:ind w:left="1600"/>
    </w:pPr>
  </w:style>
  <w:style w:type="paragraph" w:styleId="HTMLAddress">
    <w:name w:val="HTML Address"/>
    <w:basedOn w:val="Normal"/>
    <w:link w:val="HTMLAddressChar"/>
    <w:uiPriority w:val="99"/>
    <w:semiHidden/>
    <w:rsid w:val="00FB4923"/>
    <w:rPr>
      <w:i/>
      <w:iCs/>
    </w:rPr>
  </w:style>
  <w:style w:type="character" w:customStyle="1" w:styleId="HTMLAddressChar">
    <w:name w:val="HTML Address Char"/>
    <w:basedOn w:val="DefaultParagraphFont"/>
    <w:link w:val="HTMLAddress"/>
    <w:uiPriority w:val="99"/>
    <w:semiHidden/>
    <w:locked/>
    <w:rsid w:val="002F05F5"/>
    <w:rPr>
      <w:rFonts w:ascii="Century Schoolbook" w:hAnsi="Century Schoolbook" w:cs="Times New Roman"/>
      <w:i/>
      <w:iCs/>
      <w:sz w:val="24"/>
      <w:szCs w:val="24"/>
      <w:lang w:bidi="he-IL"/>
    </w:rPr>
  </w:style>
  <w:style w:type="paragraph" w:styleId="Index4">
    <w:name w:val="index 4"/>
    <w:basedOn w:val="Normal"/>
    <w:next w:val="Normal"/>
    <w:autoRedefine/>
    <w:uiPriority w:val="99"/>
    <w:semiHidden/>
    <w:rsid w:val="00FB4923"/>
    <w:pPr>
      <w:ind w:left="800" w:hanging="200"/>
    </w:pPr>
  </w:style>
  <w:style w:type="character" w:customStyle="1" w:styleId="Example">
    <w:name w:val="Example"/>
    <w:basedOn w:val="DefaultParagraphFont"/>
    <w:uiPriority w:val="99"/>
    <w:rsid w:val="00FB4923"/>
    <w:rPr>
      <w:rFonts w:cs="Times New Roman"/>
      <w:color w:val="auto"/>
    </w:rPr>
  </w:style>
  <w:style w:type="paragraph" w:styleId="BlockText">
    <w:name w:val="Block Text"/>
    <w:basedOn w:val="Normal"/>
    <w:uiPriority w:val="99"/>
    <w:semiHidden/>
    <w:rsid w:val="00FB4923"/>
    <w:pPr>
      <w:spacing w:after="120"/>
      <w:ind w:left="1440" w:right="1440"/>
    </w:pPr>
  </w:style>
  <w:style w:type="paragraph" w:styleId="BodyTextFirstIndent">
    <w:name w:val="Body Text First Indent"/>
    <w:basedOn w:val="BodyText"/>
    <w:link w:val="BodyTextFirstIndentChar"/>
    <w:uiPriority w:val="99"/>
    <w:semiHidden/>
    <w:rsid w:val="00FB4923"/>
    <w:pPr>
      <w:tabs>
        <w:tab w:val="clear" w:pos="1247"/>
        <w:tab w:val="clear" w:pos="1588"/>
        <w:tab w:val="clear" w:pos="1928"/>
        <w:tab w:val="clear" w:pos="2268"/>
        <w:tab w:val="clear" w:pos="3402"/>
      </w:tabs>
      <w:spacing w:after="120"/>
      <w:ind w:firstLine="210"/>
    </w:pPr>
  </w:style>
  <w:style w:type="character" w:customStyle="1" w:styleId="BodyTextFirstIndentChar">
    <w:name w:val="Body Text First Indent Char"/>
    <w:basedOn w:val="BodyTextChar"/>
    <w:link w:val="BodyTextFirstIndent"/>
    <w:uiPriority w:val="99"/>
    <w:semiHidden/>
    <w:locked/>
    <w:rsid w:val="002F05F5"/>
    <w:rPr>
      <w:rFonts w:ascii="Century Schoolbook" w:hAnsi="Century Schoolbook" w:cs="Times New Roman"/>
      <w:sz w:val="24"/>
      <w:szCs w:val="24"/>
      <w:lang w:val="en-US" w:eastAsia="en-US" w:bidi="he-IL"/>
    </w:rPr>
  </w:style>
  <w:style w:type="paragraph" w:styleId="BodyTextIndent">
    <w:name w:val="Body Text Indent"/>
    <w:basedOn w:val="Normal"/>
    <w:link w:val="BodyTextIndentChar"/>
    <w:uiPriority w:val="99"/>
    <w:semiHidden/>
    <w:rsid w:val="00FB4923"/>
    <w:pPr>
      <w:spacing w:after="120"/>
      <w:ind w:left="360"/>
    </w:pPr>
  </w:style>
  <w:style w:type="character" w:customStyle="1" w:styleId="BodyTextIndentChar">
    <w:name w:val="Body Text Indent Char"/>
    <w:basedOn w:val="DefaultParagraphFont"/>
    <w:link w:val="BodyTextIndent"/>
    <w:uiPriority w:val="99"/>
    <w:semiHidden/>
    <w:locked/>
    <w:rsid w:val="002F05F5"/>
    <w:rPr>
      <w:rFonts w:ascii="Century Schoolbook" w:hAnsi="Century Schoolbook" w:cs="Times New Roman"/>
      <w:sz w:val="24"/>
      <w:szCs w:val="24"/>
      <w:lang w:bidi="he-IL"/>
    </w:rPr>
  </w:style>
  <w:style w:type="paragraph" w:styleId="BodyTextFirstIndent2">
    <w:name w:val="Body Text First Indent 2"/>
    <w:basedOn w:val="BodyTextIndent"/>
    <w:link w:val="BodyTextFirstIndent2Char"/>
    <w:uiPriority w:val="99"/>
    <w:semiHidden/>
    <w:rsid w:val="00FB4923"/>
    <w:pPr>
      <w:ind w:firstLine="210"/>
    </w:pPr>
  </w:style>
  <w:style w:type="character" w:customStyle="1" w:styleId="BodyTextFirstIndent2Char">
    <w:name w:val="Body Text First Indent 2 Char"/>
    <w:basedOn w:val="BodyTextIndentChar"/>
    <w:link w:val="BodyTextFirstIndent2"/>
    <w:uiPriority w:val="99"/>
    <w:semiHidden/>
    <w:locked/>
    <w:rsid w:val="002F05F5"/>
    <w:rPr>
      <w:rFonts w:ascii="Century Schoolbook" w:hAnsi="Century Schoolbook" w:cs="Times New Roman"/>
      <w:sz w:val="24"/>
      <w:szCs w:val="24"/>
      <w:lang w:bidi="he-IL"/>
    </w:rPr>
  </w:style>
  <w:style w:type="paragraph" w:styleId="BodyTextIndent2">
    <w:name w:val="Body Text Indent 2"/>
    <w:basedOn w:val="Normal"/>
    <w:link w:val="BodyTextIndent2Char"/>
    <w:uiPriority w:val="99"/>
    <w:semiHidden/>
    <w:rsid w:val="00FB4923"/>
    <w:pPr>
      <w:spacing w:after="120" w:line="480" w:lineRule="auto"/>
      <w:ind w:left="360"/>
    </w:pPr>
  </w:style>
  <w:style w:type="character" w:customStyle="1" w:styleId="BodyTextIndent2Char">
    <w:name w:val="Body Text Indent 2 Char"/>
    <w:basedOn w:val="DefaultParagraphFont"/>
    <w:link w:val="BodyTextIndent2"/>
    <w:uiPriority w:val="99"/>
    <w:semiHidden/>
    <w:locked/>
    <w:rsid w:val="002F05F5"/>
    <w:rPr>
      <w:rFonts w:ascii="Century Schoolbook" w:hAnsi="Century Schoolbook" w:cs="Times New Roman"/>
      <w:sz w:val="24"/>
      <w:szCs w:val="24"/>
      <w:lang w:bidi="he-IL"/>
    </w:rPr>
  </w:style>
  <w:style w:type="paragraph" w:styleId="BodyTextIndent3">
    <w:name w:val="Body Text Indent 3"/>
    <w:basedOn w:val="Normal"/>
    <w:link w:val="BodyTextIndent3Char"/>
    <w:uiPriority w:val="99"/>
    <w:semiHidden/>
    <w:rsid w:val="00FB4923"/>
    <w:pPr>
      <w:spacing w:after="120"/>
      <w:ind w:left="360"/>
    </w:pPr>
    <w:rPr>
      <w:sz w:val="16"/>
      <w:szCs w:val="16"/>
    </w:rPr>
  </w:style>
  <w:style w:type="character" w:customStyle="1" w:styleId="BodyTextIndent3Char">
    <w:name w:val="Body Text Indent 3 Char"/>
    <w:basedOn w:val="DefaultParagraphFont"/>
    <w:link w:val="BodyTextIndent3"/>
    <w:uiPriority w:val="99"/>
    <w:semiHidden/>
    <w:locked/>
    <w:rsid w:val="002F05F5"/>
    <w:rPr>
      <w:rFonts w:ascii="Century Schoolbook" w:hAnsi="Century Schoolbook" w:cs="Times New Roman"/>
      <w:sz w:val="16"/>
      <w:szCs w:val="16"/>
      <w:lang w:bidi="he-IL"/>
    </w:rPr>
  </w:style>
  <w:style w:type="paragraph" w:styleId="Date">
    <w:name w:val="Date"/>
    <w:basedOn w:val="Normal"/>
    <w:next w:val="Normal"/>
    <w:link w:val="DateChar"/>
    <w:uiPriority w:val="99"/>
    <w:semiHidden/>
    <w:rsid w:val="00FB4923"/>
  </w:style>
  <w:style w:type="character" w:customStyle="1" w:styleId="DateChar">
    <w:name w:val="Date Char"/>
    <w:basedOn w:val="DefaultParagraphFont"/>
    <w:link w:val="Date"/>
    <w:uiPriority w:val="99"/>
    <w:semiHidden/>
    <w:locked/>
    <w:rsid w:val="002F05F5"/>
    <w:rPr>
      <w:rFonts w:ascii="Century Schoolbook" w:hAnsi="Century Schoolbook" w:cs="Times New Roman"/>
      <w:sz w:val="24"/>
      <w:szCs w:val="24"/>
      <w:lang w:bidi="he-IL"/>
    </w:rPr>
  </w:style>
  <w:style w:type="paragraph" w:styleId="E-mailSignature">
    <w:name w:val="E-mail Signature"/>
    <w:basedOn w:val="Normal"/>
    <w:link w:val="E-mailSignatureChar"/>
    <w:uiPriority w:val="99"/>
    <w:semiHidden/>
    <w:rsid w:val="00FB4923"/>
  </w:style>
  <w:style w:type="character" w:customStyle="1" w:styleId="E-mailSignatureChar">
    <w:name w:val="E-mail Signature Char"/>
    <w:basedOn w:val="DefaultParagraphFont"/>
    <w:link w:val="E-mailSignature"/>
    <w:uiPriority w:val="99"/>
    <w:semiHidden/>
    <w:locked/>
    <w:rsid w:val="002F05F5"/>
    <w:rPr>
      <w:rFonts w:ascii="Century Schoolbook" w:hAnsi="Century Schoolbook" w:cs="Times New Roman"/>
      <w:sz w:val="24"/>
      <w:szCs w:val="24"/>
      <w:lang w:bidi="he-IL"/>
    </w:rPr>
  </w:style>
  <w:style w:type="paragraph" w:styleId="EnvelopeAddress">
    <w:name w:val="envelope address"/>
    <w:basedOn w:val="Normal"/>
    <w:uiPriority w:val="99"/>
    <w:semiHidden/>
    <w:rsid w:val="00FB4923"/>
    <w:pPr>
      <w:framePr w:w="7920" w:h="1980" w:hRule="exact" w:hSpace="180" w:wrap="auto" w:hAnchor="page" w:xAlign="center" w:yAlign="bottom"/>
      <w:ind w:left="2880"/>
    </w:pPr>
    <w:rPr>
      <w:rFonts w:cs="Arial"/>
      <w:sz w:val="24"/>
    </w:rPr>
  </w:style>
  <w:style w:type="paragraph" w:styleId="EnvelopeReturn">
    <w:name w:val="envelope return"/>
    <w:basedOn w:val="Normal"/>
    <w:uiPriority w:val="99"/>
    <w:semiHidden/>
    <w:rsid w:val="00FB4923"/>
    <w:rPr>
      <w:rFonts w:cs="Arial"/>
      <w:szCs w:val="20"/>
    </w:rPr>
  </w:style>
  <w:style w:type="character" w:styleId="FollowedHyperlink">
    <w:name w:val="FollowedHyperlink"/>
    <w:basedOn w:val="DefaultParagraphFont"/>
    <w:uiPriority w:val="99"/>
    <w:semiHidden/>
    <w:rsid w:val="00FB4923"/>
    <w:rPr>
      <w:rFonts w:cs="Times New Roman"/>
      <w:color w:val="800080"/>
      <w:u w:val="single"/>
    </w:rPr>
  </w:style>
  <w:style w:type="character" w:styleId="HTMLAcronym">
    <w:name w:val="HTML Acronym"/>
    <w:basedOn w:val="DefaultParagraphFont"/>
    <w:uiPriority w:val="99"/>
    <w:semiHidden/>
    <w:rsid w:val="00FB4923"/>
    <w:rPr>
      <w:rFonts w:cs="Times New Roman"/>
    </w:rPr>
  </w:style>
  <w:style w:type="character" w:styleId="HTMLCite">
    <w:name w:val="HTML Cite"/>
    <w:basedOn w:val="DefaultParagraphFont"/>
    <w:uiPriority w:val="99"/>
    <w:semiHidden/>
    <w:rsid w:val="00FB4923"/>
    <w:rPr>
      <w:rFonts w:cs="Times New Roman"/>
      <w:i/>
      <w:iCs/>
    </w:rPr>
  </w:style>
  <w:style w:type="character" w:styleId="HTMLCode">
    <w:name w:val="HTML Code"/>
    <w:basedOn w:val="DefaultParagraphFont"/>
    <w:uiPriority w:val="99"/>
    <w:semiHidden/>
    <w:rsid w:val="00FB4923"/>
    <w:rPr>
      <w:rFonts w:ascii="Courier New" w:hAnsi="Courier New" w:cs="Courier New"/>
      <w:sz w:val="20"/>
      <w:szCs w:val="20"/>
    </w:rPr>
  </w:style>
  <w:style w:type="character" w:styleId="HTMLDefinition">
    <w:name w:val="HTML Definition"/>
    <w:basedOn w:val="DefaultParagraphFont"/>
    <w:uiPriority w:val="99"/>
    <w:semiHidden/>
    <w:rsid w:val="00FB4923"/>
    <w:rPr>
      <w:rFonts w:cs="Times New Roman"/>
      <w:i/>
      <w:iCs/>
    </w:rPr>
  </w:style>
  <w:style w:type="character" w:styleId="HTMLKeyboard">
    <w:name w:val="HTML Keyboard"/>
    <w:basedOn w:val="DefaultParagraphFont"/>
    <w:uiPriority w:val="99"/>
    <w:semiHidden/>
    <w:rsid w:val="00FB4923"/>
    <w:rPr>
      <w:rFonts w:ascii="Courier New" w:hAnsi="Courier New" w:cs="Courier New"/>
      <w:sz w:val="20"/>
      <w:szCs w:val="20"/>
    </w:rPr>
  </w:style>
  <w:style w:type="paragraph" w:styleId="HTMLPreformatted">
    <w:name w:val="HTML Preformatted"/>
    <w:basedOn w:val="Normal"/>
    <w:link w:val="HTMLPreformattedChar"/>
    <w:uiPriority w:val="99"/>
    <w:semiHidden/>
    <w:rsid w:val="00FB4923"/>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locked/>
    <w:rsid w:val="002F05F5"/>
    <w:rPr>
      <w:rFonts w:ascii="Courier New" w:hAnsi="Courier New" w:cs="Courier New"/>
      <w:sz w:val="20"/>
      <w:szCs w:val="20"/>
      <w:lang w:bidi="he-IL"/>
    </w:rPr>
  </w:style>
  <w:style w:type="character" w:styleId="HTMLSample">
    <w:name w:val="HTML Sample"/>
    <w:basedOn w:val="DefaultParagraphFont"/>
    <w:uiPriority w:val="99"/>
    <w:semiHidden/>
    <w:rsid w:val="00FB4923"/>
    <w:rPr>
      <w:rFonts w:ascii="Courier New" w:hAnsi="Courier New" w:cs="Courier New"/>
    </w:rPr>
  </w:style>
  <w:style w:type="character" w:styleId="HTMLTypewriter">
    <w:name w:val="HTML Typewriter"/>
    <w:basedOn w:val="DefaultParagraphFont"/>
    <w:uiPriority w:val="99"/>
    <w:semiHidden/>
    <w:rsid w:val="00FB4923"/>
    <w:rPr>
      <w:rFonts w:ascii="Courier New" w:hAnsi="Courier New" w:cs="Courier New"/>
      <w:sz w:val="20"/>
      <w:szCs w:val="20"/>
    </w:rPr>
  </w:style>
  <w:style w:type="character" w:styleId="HTMLVariable">
    <w:name w:val="HTML Variable"/>
    <w:basedOn w:val="DefaultParagraphFont"/>
    <w:uiPriority w:val="99"/>
    <w:semiHidden/>
    <w:rsid w:val="00FB4923"/>
    <w:rPr>
      <w:rFonts w:cs="Times New Roman"/>
      <w:i/>
      <w:iCs/>
    </w:rPr>
  </w:style>
  <w:style w:type="character" w:styleId="LineNumber">
    <w:name w:val="line number"/>
    <w:basedOn w:val="DefaultParagraphFont"/>
    <w:uiPriority w:val="99"/>
    <w:semiHidden/>
    <w:rsid w:val="00FB4923"/>
    <w:rPr>
      <w:rFonts w:cs="Times New Roman"/>
    </w:rPr>
  </w:style>
  <w:style w:type="paragraph" w:styleId="List4">
    <w:name w:val="List 4"/>
    <w:basedOn w:val="Normal"/>
    <w:uiPriority w:val="99"/>
    <w:semiHidden/>
    <w:rsid w:val="00FB4923"/>
    <w:pPr>
      <w:ind w:left="1440" w:hanging="360"/>
    </w:pPr>
  </w:style>
  <w:style w:type="paragraph" w:styleId="List5">
    <w:name w:val="List 5"/>
    <w:basedOn w:val="Normal"/>
    <w:uiPriority w:val="99"/>
    <w:semiHidden/>
    <w:rsid w:val="00FB4923"/>
    <w:pPr>
      <w:ind w:left="1800" w:hanging="360"/>
    </w:pPr>
  </w:style>
  <w:style w:type="paragraph" w:styleId="ListBullet3">
    <w:name w:val="List Bullet 3"/>
    <w:basedOn w:val="Normal"/>
    <w:uiPriority w:val="99"/>
    <w:semiHidden/>
    <w:rsid w:val="00FB4923"/>
    <w:pPr>
      <w:tabs>
        <w:tab w:val="num" w:pos="1080"/>
      </w:tabs>
      <w:ind w:left="1080" w:hanging="360"/>
    </w:pPr>
  </w:style>
  <w:style w:type="paragraph" w:styleId="ListBullet4">
    <w:name w:val="List Bullet 4"/>
    <w:basedOn w:val="Normal"/>
    <w:uiPriority w:val="99"/>
    <w:semiHidden/>
    <w:rsid w:val="00FB4923"/>
    <w:pPr>
      <w:tabs>
        <w:tab w:val="num" w:pos="1440"/>
      </w:tabs>
      <w:ind w:left="1440" w:hanging="360"/>
    </w:pPr>
  </w:style>
  <w:style w:type="paragraph" w:styleId="ListBullet5">
    <w:name w:val="List Bullet 5"/>
    <w:basedOn w:val="Normal"/>
    <w:uiPriority w:val="99"/>
    <w:semiHidden/>
    <w:rsid w:val="00FB4923"/>
    <w:pPr>
      <w:tabs>
        <w:tab w:val="num" w:pos="1800"/>
      </w:tabs>
      <w:ind w:left="1800" w:hanging="360"/>
    </w:pPr>
  </w:style>
  <w:style w:type="paragraph" w:styleId="ListContinue4">
    <w:name w:val="List Continue 4"/>
    <w:basedOn w:val="Normal"/>
    <w:uiPriority w:val="99"/>
    <w:semiHidden/>
    <w:rsid w:val="00FB4923"/>
    <w:pPr>
      <w:spacing w:after="120"/>
      <w:ind w:left="1440"/>
    </w:pPr>
  </w:style>
  <w:style w:type="paragraph" w:styleId="ListContinue5">
    <w:name w:val="List Continue 5"/>
    <w:basedOn w:val="Normal"/>
    <w:uiPriority w:val="99"/>
    <w:semiHidden/>
    <w:rsid w:val="00FB4923"/>
    <w:pPr>
      <w:spacing w:after="120"/>
      <w:ind w:left="1800"/>
    </w:pPr>
  </w:style>
  <w:style w:type="paragraph" w:styleId="ListNumber4">
    <w:name w:val="List Number 4"/>
    <w:basedOn w:val="Normal"/>
    <w:uiPriority w:val="99"/>
    <w:semiHidden/>
    <w:rsid w:val="00FB4923"/>
    <w:pPr>
      <w:tabs>
        <w:tab w:val="num" w:pos="1440"/>
      </w:tabs>
      <w:ind w:left="1440" w:hanging="360"/>
    </w:pPr>
  </w:style>
  <w:style w:type="paragraph" w:styleId="ListNumber5">
    <w:name w:val="List Number 5"/>
    <w:basedOn w:val="Normal"/>
    <w:uiPriority w:val="99"/>
    <w:semiHidden/>
    <w:rsid w:val="00FB4923"/>
    <w:pPr>
      <w:tabs>
        <w:tab w:val="num" w:pos="1800"/>
      </w:tabs>
      <w:ind w:left="1800" w:hanging="360"/>
    </w:pPr>
  </w:style>
  <w:style w:type="paragraph" w:styleId="NormalWeb">
    <w:name w:val="Normal (Web)"/>
    <w:basedOn w:val="Normal"/>
    <w:uiPriority w:val="99"/>
    <w:rsid w:val="00FB4923"/>
    <w:rPr>
      <w:sz w:val="24"/>
    </w:rPr>
  </w:style>
  <w:style w:type="paragraph" w:styleId="NoteHeading">
    <w:name w:val="Note Heading"/>
    <w:basedOn w:val="Normal"/>
    <w:next w:val="Normal"/>
    <w:link w:val="NoteHeadingChar"/>
    <w:uiPriority w:val="99"/>
    <w:semiHidden/>
    <w:rsid w:val="00FB4923"/>
  </w:style>
  <w:style w:type="character" w:customStyle="1" w:styleId="NoteHeadingChar">
    <w:name w:val="Note Heading Char"/>
    <w:basedOn w:val="DefaultParagraphFont"/>
    <w:link w:val="NoteHeading"/>
    <w:uiPriority w:val="99"/>
    <w:semiHidden/>
    <w:locked/>
    <w:rsid w:val="002F05F5"/>
    <w:rPr>
      <w:rFonts w:ascii="Century Schoolbook" w:hAnsi="Century Schoolbook" w:cs="Times New Roman"/>
      <w:sz w:val="24"/>
      <w:szCs w:val="24"/>
      <w:lang w:bidi="he-IL"/>
    </w:rPr>
  </w:style>
  <w:style w:type="character" w:styleId="PageNumber">
    <w:name w:val="page number"/>
    <w:basedOn w:val="DefaultParagraphFont"/>
    <w:uiPriority w:val="99"/>
    <w:semiHidden/>
    <w:rsid w:val="00FB4923"/>
    <w:rPr>
      <w:rFonts w:cs="Times New Roman"/>
    </w:rPr>
  </w:style>
  <w:style w:type="paragraph" w:styleId="PlainText">
    <w:name w:val="Plain Text"/>
    <w:basedOn w:val="Normal"/>
    <w:link w:val="PlainTextChar"/>
    <w:uiPriority w:val="99"/>
    <w:semiHidden/>
    <w:rsid w:val="00FB4923"/>
    <w:rPr>
      <w:rFonts w:ascii="Courier New" w:hAnsi="Courier New" w:cs="Courier New"/>
      <w:szCs w:val="20"/>
    </w:rPr>
  </w:style>
  <w:style w:type="character" w:customStyle="1" w:styleId="PlainTextChar">
    <w:name w:val="Plain Text Char"/>
    <w:basedOn w:val="DefaultParagraphFont"/>
    <w:link w:val="PlainText"/>
    <w:uiPriority w:val="99"/>
    <w:semiHidden/>
    <w:locked/>
    <w:rsid w:val="002F05F5"/>
    <w:rPr>
      <w:rFonts w:ascii="Courier New" w:hAnsi="Courier New" w:cs="Courier New"/>
      <w:sz w:val="20"/>
      <w:szCs w:val="20"/>
      <w:lang w:bidi="he-IL"/>
    </w:rPr>
  </w:style>
  <w:style w:type="paragraph" w:styleId="Salutation">
    <w:name w:val="Salutation"/>
    <w:basedOn w:val="Normal"/>
    <w:next w:val="Normal"/>
    <w:link w:val="SalutationChar"/>
    <w:uiPriority w:val="99"/>
    <w:semiHidden/>
    <w:rsid w:val="00FB4923"/>
  </w:style>
  <w:style w:type="character" w:customStyle="1" w:styleId="SalutationChar">
    <w:name w:val="Salutation Char"/>
    <w:basedOn w:val="DefaultParagraphFont"/>
    <w:link w:val="Salutation"/>
    <w:uiPriority w:val="99"/>
    <w:semiHidden/>
    <w:locked/>
    <w:rsid w:val="002F05F5"/>
    <w:rPr>
      <w:rFonts w:ascii="Century Schoolbook" w:hAnsi="Century Schoolbook" w:cs="Times New Roman"/>
      <w:sz w:val="24"/>
      <w:szCs w:val="24"/>
      <w:lang w:bidi="he-IL"/>
    </w:rPr>
  </w:style>
  <w:style w:type="paragraph" w:styleId="Signature">
    <w:name w:val="Signature"/>
    <w:basedOn w:val="Normal"/>
    <w:link w:val="SignatureChar"/>
    <w:uiPriority w:val="99"/>
    <w:semiHidden/>
    <w:rsid w:val="00FB4923"/>
    <w:pPr>
      <w:ind w:left="4320"/>
    </w:pPr>
  </w:style>
  <w:style w:type="character" w:customStyle="1" w:styleId="SignatureChar">
    <w:name w:val="Signature Char"/>
    <w:basedOn w:val="DefaultParagraphFont"/>
    <w:link w:val="Signature"/>
    <w:uiPriority w:val="99"/>
    <w:semiHidden/>
    <w:locked/>
    <w:rsid w:val="002F05F5"/>
    <w:rPr>
      <w:rFonts w:ascii="Century Schoolbook" w:hAnsi="Century Schoolbook" w:cs="Times New Roman"/>
      <w:sz w:val="24"/>
      <w:szCs w:val="24"/>
      <w:lang w:bidi="he-IL"/>
    </w:rPr>
  </w:style>
  <w:style w:type="character" w:styleId="Strong">
    <w:name w:val="Strong"/>
    <w:basedOn w:val="DefaultParagraphFont"/>
    <w:qFormat/>
    <w:rsid w:val="007A22B3"/>
    <w:rPr>
      <w:rFonts w:cs="Times New Roman"/>
      <w:b/>
      <w:bCs/>
    </w:rPr>
  </w:style>
  <w:style w:type="table" w:styleId="Table3Deffects1">
    <w:name w:val="Table 3D effects 1"/>
    <w:basedOn w:val="TableNormal"/>
    <w:uiPriority w:val="99"/>
    <w:semiHidden/>
    <w:rsid w:val="00FB4923"/>
    <w:pPr>
      <w:spacing w:before="120"/>
      <w:ind w:left="907"/>
    </w:pPr>
    <w:rPr>
      <w:rFonts w:ascii="Century Schoolbook" w:hAnsi="Century Schoolbook"/>
      <w:sz w:val="20"/>
      <w:szCs w:val="20"/>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FB4923"/>
    <w:pPr>
      <w:spacing w:before="120"/>
      <w:ind w:left="907"/>
    </w:pPr>
    <w:rPr>
      <w:rFonts w:ascii="Century Schoolbook" w:hAnsi="Century Schoolbook"/>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FB4923"/>
    <w:pPr>
      <w:spacing w:before="120"/>
      <w:ind w:left="907"/>
    </w:pPr>
    <w:rPr>
      <w:rFonts w:ascii="Century Schoolbook" w:hAnsi="Century Schoolbook"/>
      <w:sz w:val="20"/>
      <w:szCs w:val="20"/>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FB4923"/>
    <w:pPr>
      <w:spacing w:before="120"/>
      <w:ind w:left="907"/>
    </w:pPr>
    <w:rPr>
      <w:rFonts w:ascii="Century Schoolbook" w:hAnsi="Century Schoolbook"/>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FB4923"/>
    <w:pPr>
      <w:spacing w:before="120"/>
      <w:ind w:left="907"/>
    </w:pPr>
    <w:rPr>
      <w:rFonts w:ascii="Century Schoolbook" w:hAnsi="Century Schoolbook"/>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FB4923"/>
    <w:pPr>
      <w:spacing w:before="120"/>
      <w:ind w:left="907"/>
    </w:pPr>
    <w:rPr>
      <w:rFonts w:ascii="Century Schoolbook" w:hAnsi="Century Schoolbook"/>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FB4923"/>
    <w:pPr>
      <w:spacing w:before="120"/>
      <w:ind w:left="907"/>
    </w:pPr>
    <w:rPr>
      <w:rFonts w:ascii="Century Schoolbook" w:hAnsi="Century Schoolbook"/>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FB4923"/>
    <w:pPr>
      <w:spacing w:before="120"/>
      <w:ind w:left="907"/>
    </w:pPr>
    <w:rPr>
      <w:rFonts w:ascii="Century Schoolbook" w:hAnsi="Century Schoolbook"/>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FB4923"/>
    <w:pPr>
      <w:spacing w:before="120"/>
      <w:ind w:left="907"/>
    </w:pPr>
    <w:rPr>
      <w:rFonts w:ascii="Century Schoolbook" w:hAnsi="Century Schoolbook"/>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FB4923"/>
    <w:pPr>
      <w:spacing w:before="120"/>
      <w:ind w:left="907"/>
    </w:pPr>
    <w:rPr>
      <w:rFonts w:ascii="Century Schoolbook" w:hAnsi="Century Schoolbook"/>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FB4923"/>
    <w:pPr>
      <w:spacing w:before="120"/>
      <w:ind w:left="907"/>
    </w:pPr>
    <w:rPr>
      <w:rFonts w:ascii="Century Schoolbook" w:hAnsi="Century Schoolbook"/>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FB4923"/>
    <w:pPr>
      <w:spacing w:before="120"/>
      <w:ind w:left="907"/>
    </w:pPr>
    <w:rPr>
      <w:rFonts w:ascii="Century Schoolbook" w:hAnsi="Century Schoolbook"/>
      <w:b/>
      <w:bCs/>
      <w:sz w:val="20"/>
      <w:szCs w:val="20"/>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FB4923"/>
    <w:pPr>
      <w:spacing w:before="120"/>
      <w:ind w:left="907"/>
    </w:pPr>
    <w:rPr>
      <w:rFonts w:ascii="Century Schoolbook" w:hAnsi="Century Schoolbook"/>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FB4923"/>
    <w:pPr>
      <w:spacing w:before="120"/>
      <w:ind w:left="907"/>
    </w:pPr>
    <w:rPr>
      <w:rFonts w:ascii="Century Schoolbook" w:hAnsi="Century Schoolbook"/>
      <w:sz w:val="20"/>
      <w:szCs w:val="20"/>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FB4923"/>
    <w:pPr>
      <w:spacing w:before="120"/>
      <w:ind w:left="907"/>
    </w:pPr>
    <w:rPr>
      <w:rFonts w:ascii="Century Schoolbook" w:hAnsi="Century Schoolbook"/>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FB4923"/>
    <w:pPr>
      <w:spacing w:before="120"/>
      <w:ind w:left="907"/>
    </w:pPr>
    <w:rPr>
      <w:rFonts w:ascii="Century Schoolbook" w:hAnsi="Century Schoolbook"/>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FB4923"/>
    <w:pPr>
      <w:spacing w:before="120"/>
      <w:ind w:left="907"/>
    </w:pPr>
    <w:rPr>
      <w:rFonts w:ascii="Century Schoolbook" w:hAnsi="Century Schoolbook"/>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rsid w:val="00FB4923"/>
    <w:pPr>
      <w:spacing w:before="120"/>
      <w:ind w:left="907"/>
    </w:pPr>
    <w:rPr>
      <w:rFonts w:ascii="Century Schoolbook" w:hAnsi="Century Schoolbook"/>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FB4923"/>
    <w:pPr>
      <w:spacing w:before="120"/>
      <w:ind w:left="907"/>
    </w:pPr>
    <w:rPr>
      <w:rFonts w:ascii="Century Schoolbook" w:hAnsi="Century Schoolbook"/>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FB4923"/>
    <w:pPr>
      <w:spacing w:before="120"/>
      <w:ind w:left="907"/>
    </w:pPr>
    <w:rPr>
      <w:rFonts w:ascii="Century Schoolbook" w:hAnsi="Century Schoolbook"/>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FB4923"/>
    <w:pPr>
      <w:spacing w:before="120"/>
      <w:ind w:left="907"/>
    </w:pPr>
    <w:rPr>
      <w:rFonts w:ascii="Century Schoolbook" w:hAnsi="Century Schoolbook"/>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FB4923"/>
    <w:pPr>
      <w:spacing w:before="120"/>
      <w:ind w:left="907"/>
    </w:pPr>
    <w:rPr>
      <w:rFonts w:ascii="Century Schoolbook" w:hAnsi="Century Schoolbook"/>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FB4923"/>
    <w:pPr>
      <w:spacing w:before="120"/>
      <w:ind w:left="907"/>
    </w:pPr>
    <w:rPr>
      <w:rFonts w:ascii="Century Schoolbook" w:hAnsi="Century Schoolbook"/>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FB4923"/>
    <w:pPr>
      <w:spacing w:before="120"/>
      <w:ind w:left="907"/>
    </w:pPr>
    <w:rPr>
      <w:rFonts w:ascii="Century Schoolbook" w:hAnsi="Century Schoolbook"/>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FB4923"/>
    <w:pPr>
      <w:spacing w:before="120"/>
      <w:ind w:left="907"/>
    </w:pPr>
    <w:rPr>
      <w:rFonts w:ascii="Century Schoolbook" w:hAnsi="Century Schoolbook"/>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FB4923"/>
    <w:pPr>
      <w:spacing w:before="120"/>
      <w:ind w:left="907"/>
    </w:pPr>
    <w:rPr>
      <w:rFonts w:ascii="Century Schoolbook" w:hAnsi="Century Schoolbook"/>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FB4923"/>
    <w:pPr>
      <w:spacing w:before="120"/>
      <w:ind w:left="907"/>
    </w:pPr>
    <w:rPr>
      <w:rFonts w:ascii="Century Schoolbook" w:hAnsi="Century Schoolbook"/>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FB4923"/>
    <w:pPr>
      <w:spacing w:before="120"/>
      <w:ind w:left="907"/>
    </w:pPr>
    <w:rPr>
      <w:rFonts w:ascii="Century Schoolbook" w:hAnsi="Century Schoolbook"/>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FB4923"/>
    <w:pPr>
      <w:spacing w:before="120"/>
      <w:ind w:left="907"/>
    </w:pPr>
    <w:rPr>
      <w:rFonts w:ascii="Century Schoolbook" w:hAnsi="Century Schoolbook"/>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FB4923"/>
    <w:pPr>
      <w:spacing w:before="120"/>
      <w:ind w:left="907"/>
    </w:pPr>
    <w:rPr>
      <w:rFonts w:ascii="Century Schoolbook" w:hAnsi="Century Schoolbook"/>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FB4923"/>
    <w:pPr>
      <w:spacing w:before="120"/>
      <w:ind w:left="907"/>
    </w:pPr>
    <w:rPr>
      <w:rFonts w:ascii="Century Schoolbook" w:hAnsi="Century Schoolbook"/>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FB4923"/>
    <w:pPr>
      <w:spacing w:before="120"/>
      <w:ind w:left="907"/>
    </w:pPr>
    <w:rPr>
      <w:rFonts w:ascii="Century Schoolbook" w:hAnsi="Century Schoolbook"/>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FB4923"/>
    <w:pPr>
      <w:spacing w:before="120"/>
      <w:ind w:left="907"/>
    </w:pPr>
    <w:rPr>
      <w:rFonts w:ascii="Century Schoolbook" w:hAnsi="Century Schoolbook"/>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FB4923"/>
    <w:pPr>
      <w:spacing w:before="120"/>
      <w:ind w:left="907"/>
    </w:pPr>
    <w:rPr>
      <w:rFonts w:ascii="Century Schoolbook" w:hAnsi="Century Schoolbook"/>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FB4923"/>
    <w:pPr>
      <w:spacing w:before="120"/>
      <w:ind w:left="907"/>
    </w:pPr>
    <w:rPr>
      <w:rFonts w:ascii="Century Schoolbook" w:hAnsi="Century Schoolbook"/>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FB4923"/>
    <w:pPr>
      <w:spacing w:before="120"/>
      <w:ind w:left="907"/>
    </w:pPr>
    <w:rPr>
      <w:rFonts w:ascii="Century Schoolbook" w:hAnsi="Century Schoolbook"/>
      <w:sz w:val="20"/>
      <w:szCs w:val="20"/>
    </w:rPr>
    <w:tblPr>
      <w:tblInd w:w="0" w:type="dxa"/>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FB4923"/>
    <w:pPr>
      <w:spacing w:before="120"/>
      <w:ind w:left="907"/>
    </w:pPr>
    <w:rPr>
      <w:rFonts w:ascii="Century Schoolbook" w:hAnsi="Century Schoolbook"/>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FB4923"/>
    <w:pPr>
      <w:spacing w:before="120"/>
      <w:ind w:left="907"/>
    </w:pPr>
    <w:rPr>
      <w:rFonts w:ascii="Century Schoolbook" w:hAnsi="Century Schoolbook"/>
      <w:sz w:val="20"/>
      <w:szCs w:val="20"/>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FB4923"/>
    <w:pPr>
      <w:spacing w:before="120"/>
      <w:ind w:left="907"/>
    </w:pPr>
    <w:rPr>
      <w:rFonts w:ascii="Century Schoolbook" w:hAnsi="Century Schoolbook"/>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FB4923"/>
    <w:pPr>
      <w:spacing w:before="120"/>
      <w:ind w:left="907"/>
    </w:pPr>
    <w:rPr>
      <w:rFonts w:ascii="Century Schoolbook" w:hAnsi="Century Schoolbook"/>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rsid w:val="00FB4923"/>
    <w:pPr>
      <w:spacing w:before="120"/>
      <w:ind w:left="907"/>
    </w:pPr>
    <w:rPr>
      <w:rFonts w:ascii="Century Schoolbook" w:hAnsi="Century Schoolbook"/>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FB4923"/>
    <w:pPr>
      <w:spacing w:before="120"/>
      <w:ind w:left="907"/>
    </w:pPr>
    <w:rPr>
      <w:rFonts w:ascii="Century Schoolbook" w:hAnsi="Century Schoolbook"/>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FB4923"/>
    <w:pPr>
      <w:spacing w:before="120"/>
      <w:ind w:left="907"/>
    </w:pPr>
    <w:rPr>
      <w:rFonts w:ascii="Century Schoolbook" w:hAnsi="Century Schoolbook"/>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styleId="Closing">
    <w:name w:val="Closing"/>
    <w:basedOn w:val="Normal"/>
    <w:link w:val="ClosingChar"/>
    <w:uiPriority w:val="99"/>
    <w:semiHidden/>
    <w:rsid w:val="00FB4923"/>
    <w:pPr>
      <w:ind w:left="4320"/>
    </w:pPr>
  </w:style>
  <w:style w:type="character" w:customStyle="1" w:styleId="ClosingChar">
    <w:name w:val="Closing Char"/>
    <w:basedOn w:val="DefaultParagraphFont"/>
    <w:link w:val="Closing"/>
    <w:uiPriority w:val="99"/>
    <w:semiHidden/>
    <w:locked/>
    <w:rsid w:val="002F05F5"/>
    <w:rPr>
      <w:rFonts w:ascii="Century Schoolbook" w:hAnsi="Century Schoolbook" w:cs="Times New Roman"/>
      <w:sz w:val="24"/>
      <w:szCs w:val="24"/>
      <w:lang w:bidi="he-IL"/>
    </w:rPr>
  </w:style>
  <w:style w:type="paragraph" w:styleId="ListContinue3">
    <w:name w:val="List Continue 3"/>
    <w:basedOn w:val="Normal"/>
    <w:uiPriority w:val="99"/>
    <w:semiHidden/>
    <w:rsid w:val="00FB4923"/>
    <w:pPr>
      <w:spacing w:after="120"/>
      <w:ind w:left="1080"/>
    </w:pPr>
  </w:style>
  <w:style w:type="paragraph" w:styleId="NormalIndent">
    <w:name w:val="Normal Indent"/>
    <w:basedOn w:val="Normal"/>
    <w:uiPriority w:val="99"/>
    <w:semiHidden/>
    <w:rsid w:val="00FB4923"/>
    <w:pPr>
      <w:ind w:left="720"/>
    </w:pPr>
  </w:style>
  <w:style w:type="paragraph" w:styleId="MessageHeader">
    <w:name w:val="Message Header"/>
    <w:basedOn w:val="Normal"/>
    <w:link w:val="MessageHeaderChar"/>
    <w:uiPriority w:val="99"/>
    <w:semiHidden/>
    <w:rsid w:val="00FB4923"/>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character" w:customStyle="1" w:styleId="MessageHeaderChar">
    <w:name w:val="Message Header Char"/>
    <w:basedOn w:val="DefaultParagraphFont"/>
    <w:link w:val="MessageHeader"/>
    <w:uiPriority w:val="99"/>
    <w:semiHidden/>
    <w:locked/>
    <w:rsid w:val="002F05F5"/>
    <w:rPr>
      <w:rFonts w:ascii="Cambria" w:hAnsi="Cambria" w:cs="Times New Roman"/>
      <w:sz w:val="24"/>
      <w:szCs w:val="24"/>
      <w:shd w:val="pct20" w:color="auto" w:fill="auto"/>
      <w:lang w:bidi="he-IL"/>
    </w:rPr>
  </w:style>
  <w:style w:type="paragraph" w:customStyle="1" w:styleId="TabSubStep">
    <w:name w:val="TabSubStep"/>
    <w:basedOn w:val="TabStep"/>
    <w:uiPriority w:val="99"/>
    <w:rsid w:val="00A32D66"/>
    <w:pPr>
      <w:numPr>
        <w:ilvl w:val="3"/>
      </w:numPr>
      <w:ind w:left="720" w:hanging="360"/>
    </w:pPr>
  </w:style>
  <w:style w:type="character" w:customStyle="1" w:styleId="Instruction">
    <w:name w:val="Instruction"/>
    <w:basedOn w:val="DefaultParagraphFont"/>
    <w:uiPriority w:val="99"/>
    <w:rsid w:val="00FB4923"/>
    <w:rPr>
      <w:rFonts w:ascii="Century Schoolbook" w:hAnsi="Century Schoolbook" w:cs="Times New Roman"/>
      <w:b/>
      <w:shd w:val="clear" w:color="auto" w:fill="auto"/>
    </w:rPr>
  </w:style>
  <w:style w:type="paragraph" w:customStyle="1" w:styleId="TabStep2">
    <w:name w:val="TabStep2"/>
    <w:basedOn w:val="TabStep"/>
    <w:uiPriority w:val="99"/>
    <w:semiHidden/>
    <w:rsid w:val="00A32D66"/>
    <w:pPr>
      <w:numPr>
        <w:ilvl w:val="4"/>
      </w:numPr>
      <w:ind w:hanging="360"/>
    </w:pPr>
  </w:style>
  <w:style w:type="character" w:customStyle="1" w:styleId="crossref">
    <w:name w:val="crossref"/>
    <w:basedOn w:val="Hyperlink"/>
    <w:uiPriority w:val="99"/>
    <w:rsid w:val="00FB4923"/>
    <w:rPr>
      <w:rFonts w:cs="Times New Roman"/>
      <w:color w:val="0000FF"/>
      <w:u w:val="single"/>
    </w:rPr>
  </w:style>
  <w:style w:type="paragraph" w:styleId="List">
    <w:name w:val="List"/>
    <w:basedOn w:val="Normal"/>
    <w:uiPriority w:val="99"/>
    <w:semiHidden/>
    <w:rsid w:val="00FB4923"/>
    <w:pPr>
      <w:ind w:left="360" w:hanging="360"/>
    </w:pPr>
  </w:style>
  <w:style w:type="paragraph" w:styleId="List2">
    <w:name w:val="List 2"/>
    <w:basedOn w:val="Normal"/>
    <w:uiPriority w:val="99"/>
    <w:semiHidden/>
    <w:rsid w:val="00FB4923"/>
    <w:pPr>
      <w:ind w:left="720" w:hanging="360"/>
    </w:pPr>
  </w:style>
  <w:style w:type="paragraph" w:styleId="List3">
    <w:name w:val="List 3"/>
    <w:basedOn w:val="Normal"/>
    <w:uiPriority w:val="99"/>
    <w:semiHidden/>
    <w:rsid w:val="00FB4923"/>
    <w:pPr>
      <w:ind w:left="1080" w:hanging="360"/>
    </w:pPr>
  </w:style>
  <w:style w:type="paragraph" w:styleId="ListBullet">
    <w:name w:val="List Bullet"/>
    <w:basedOn w:val="Normal"/>
    <w:uiPriority w:val="99"/>
    <w:rsid w:val="00FB4923"/>
    <w:pPr>
      <w:tabs>
        <w:tab w:val="num" w:pos="360"/>
      </w:tabs>
      <w:ind w:left="360" w:hanging="360"/>
    </w:pPr>
  </w:style>
  <w:style w:type="paragraph" w:styleId="ListBullet2">
    <w:name w:val="List Bullet 2"/>
    <w:basedOn w:val="Normal"/>
    <w:uiPriority w:val="99"/>
    <w:semiHidden/>
    <w:rsid w:val="00FB4923"/>
    <w:pPr>
      <w:tabs>
        <w:tab w:val="num" w:pos="720"/>
      </w:tabs>
      <w:ind w:left="720" w:hanging="360"/>
    </w:pPr>
  </w:style>
  <w:style w:type="paragraph" w:styleId="ListNumber">
    <w:name w:val="List Number"/>
    <w:basedOn w:val="Normal"/>
    <w:uiPriority w:val="99"/>
    <w:semiHidden/>
    <w:rsid w:val="00FB4923"/>
    <w:pPr>
      <w:tabs>
        <w:tab w:val="num" w:pos="360"/>
      </w:tabs>
      <w:ind w:left="360" w:hanging="360"/>
    </w:pPr>
  </w:style>
  <w:style w:type="paragraph" w:styleId="ListNumber2">
    <w:name w:val="List Number 2"/>
    <w:basedOn w:val="Normal"/>
    <w:uiPriority w:val="99"/>
    <w:semiHidden/>
    <w:rsid w:val="00FB4923"/>
    <w:pPr>
      <w:tabs>
        <w:tab w:val="num" w:pos="720"/>
      </w:tabs>
      <w:ind w:left="720" w:hanging="360"/>
    </w:pPr>
  </w:style>
  <w:style w:type="paragraph" w:styleId="ListNumber3">
    <w:name w:val="List Number 3"/>
    <w:basedOn w:val="Normal"/>
    <w:uiPriority w:val="99"/>
    <w:semiHidden/>
    <w:rsid w:val="00FB4923"/>
    <w:pPr>
      <w:tabs>
        <w:tab w:val="num" w:pos="1080"/>
      </w:tabs>
      <w:ind w:left="1080" w:hanging="360"/>
    </w:pPr>
  </w:style>
  <w:style w:type="table" w:styleId="TableGrid">
    <w:name w:val="Table Grid"/>
    <w:basedOn w:val="TableNormal"/>
    <w:uiPriority w:val="99"/>
    <w:rsid w:val="00FB4923"/>
    <w:pPr>
      <w:spacing w:before="120"/>
      <w:ind w:left="907"/>
    </w:pPr>
    <w:rPr>
      <w:rFonts w:ascii="Century Schoolbook" w:hAnsi="Century Schoolbook"/>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link w:val="SubtitleChar"/>
    <w:uiPriority w:val="99"/>
    <w:qFormat/>
    <w:rsid w:val="007A22B3"/>
    <w:pPr>
      <w:spacing w:after="60"/>
      <w:jc w:val="center"/>
      <w:outlineLvl w:val="1"/>
    </w:pPr>
    <w:rPr>
      <w:rFonts w:cs="Arial"/>
      <w:sz w:val="24"/>
    </w:rPr>
  </w:style>
  <w:style w:type="character" w:customStyle="1" w:styleId="SubtitleChar">
    <w:name w:val="Subtitle Char"/>
    <w:basedOn w:val="DefaultParagraphFont"/>
    <w:link w:val="Subtitle"/>
    <w:uiPriority w:val="99"/>
    <w:locked/>
    <w:rsid w:val="002F05F5"/>
    <w:rPr>
      <w:rFonts w:ascii="Cambria" w:hAnsi="Cambria" w:cs="Times New Roman"/>
      <w:sz w:val="24"/>
      <w:szCs w:val="24"/>
      <w:lang w:bidi="he-IL"/>
    </w:rPr>
  </w:style>
  <w:style w:type="paragraph" w:styleId="Title">
    <w:name w:val="Title"/>
    <w:basedOn w:val="Normal"/>
    <w:link w:val="TitleChar"/>
    <w:uiPriority w:val="99"/>
    <w:qFormat/>
    <w:rsid w:val="007A22B3"/>
    <w:pPr>
      <w:spacing w:before="240" w:after="60"/>
      <w:jc w:val="center"/>
      <w:outlineLvl w:val="0"/>
    </w:pPr>
    <w:rPr>
      <w:rFonts w:cs="Arial"/>
      <w:b/>
      <w:bCs/>
      <w:kern w:val="28"/>
      <w:sz w:val="32"/>
      <w:szCs w:val="32"/>
    </w:rPr>
  </w:style>
  <w:style w:type="character" w:customStyle="1" w:styleId="TitleChar">
    <w:name w:val="Title Char"/>
    <w:basedOn w:val="DefaultParagraphFont"/>
    <w:link w:val="Title"/>
    <w:uiPriority w:val="99"/>
    <w:locked/>
    <w:rsid w:val="002F05F5"/>
    <w:rPr>
      <w:rFonts w:ascii="Cambria" w:hAnsi="Cambria" w:cs="Times New Roman"/>
      <w:b/>
      <w:bCs/>
      <w:kern w:val="28"/>
      <w:sz w:val="32"/>
      <w:szCs w:val="32"/>
      <w:lang w:bidi="he-IL"/>
    </w:rPr>
  </w:style>
  <w:style w:type="paragraph" w:styleId="BalloonText">
    <w:name w:val="Balloon Text"/>
    <w:basedOn w:val="Normal"/>
    <w:link w:val="BalloonTextChar"/>
    <w:uiPriority w:val="99"/>
    <w:semiHidden/>
    <w:rsid w:val="00FB4923"/>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F05F5"/>
    <w:rPr>
      <w:rFonts w:cs="Times New Roman"/>
      <w:sz w:val="2"/>
      <w:lang w:bidi="he-IL"/>
    </w:rPr>
  </w:style>
  <w:style w:type="paragraph" w:styleId="CommentText">
    <w:name w:val="annotation text"/>
    <w:basedOn w:val="Normal"/>
    <w:link w:val="CommentTextChar"/>
    <w:uiPriority w:val="99"/>
    <w:semiHidden/>
    <w:rsid w:val="00FB4923"/>
    <w:rPr>
      <w:szCs w:val="20"/>
    </w:rPr>
  </w:style>
  <w:style w:type="character" w:customStyle="1" w:styleId="CommentTextChar">
    <w:name w:val="Comment Text Char"/>
    <w:basedOn w:val="DefaultParagraphFont"/>
    <w:link w:val="CommentText"/>
    <w:uiPriority w:val="99"/>
    <w:semiHidden/>
    <w:locked/>
    <w:rsid w:val="002F05F5"/>
    <w:rPr>
      <w:rFonts w:ascii="Century Schoolbook" w:hAnsi="Century Schoolbook" w:cs="Times New Roman"/>
      <w:sz w:val="20"/>
      <w:szCs w:val="20"/>
      <w:lang w:bidi="he-IL"/>
    </w:rPr>
  </w:style>
  <w:style w:type="paragraph" w:styleId="CommentSubject">
    <w:name w:val="annotation subject"/>
    <w:basedOn w:val="CommentText"/>
    <w:next w:val="CommentText"/>
    <w:link w:val="CommentSubjectChar"/>
    <w:uiPriority w:val="99"/>
    <w:semiHidden/>
    <w:rsid w:val="00FB4923"/>
    <w:rPr>
      <w:b/>
      <w:bCs/>
    </w:rPr>
  </w:style>
  <w:style w:type="character" w:customStyle="1" w:styleId="CommentSubjectChar">
    <w:name w:val="Comment Subject Char"/>
    <w:basedOn w:val="CommentTextChar"/>
    <w:link w:val="CommentSubject"/>
    <w:uiPriority w:val="99"/>
    <w:semiHidden/>
    <w:locked/>
    <w:rsid w:val="002F05F5"/>
    <w:rPr>
      <w:rFonts w:ascii="Century Schoolbook" w:hAnsi="Century Schoolbook" w:cs="Times New Roman"/>
      <w:b/>
      <w:bCs/>
      <w:sz w:val="20"/>
      <w:szCs w:val="20"/>
      <w:lang w:bidi="he-IL"/>
    </w:rPr>
  </w:style>
  <w:style w:type="paragraph" w:styleId="DocumentMap">
    <w:name w:val="Document Map"/>
    <w:basedOn w:val="Normal"/>
    <w:link w:val="DocumentMapChar"/>
    <w:uiPriority w:val="99"/>
    <w:semiHidden/>
    <w:rsid w:val="00FB4923"/>
    <w:pPr>
      <w:shd w:val="clear" w:color="auto" w:fill="000080"/>
    </w:pPr>
    <w:rPr>
      <w:rFonts w:ascii="Tahoma" w:hAnsi="Tahoma" w:cs="Tahoma"/>
      <w:szCs w:val="20"/>
    </w:rPr>
  </w:style>
  <w:style w:type="character" w:customStyle="1" w:styleId="DocumentMapChar">
    <w:name w:val="Document Map Char"/>
    <w:basedOn w:val="DefaultParagraphFont"/>
    <w:link w:val="DocumentMap"/>
    <w:uiPriority w:val="99"/>
    <w:semiHidden/>
    <w:locked/>
    <w:rsid w:val="002F05F5"/>
    <w:rPr>
      <w:rFonts w:cs="Times New Roman"/>
      <w:sz w:val="2"/>
      <w:lang w:bidi="he-IL"/>
    </w:rPr>
  </w:style>
  <w:style w:type="paragraph" w:styleId="EndnoteText">
    <w:name w:val="endnote text"/>
    <w:basedOn w:val="Normal"/>
    <w:link w:val="EndnoteTextChar"/>
    <w:uiPriority w:val="99"/>
    <w:semiHidden/>
    <w:rsid w:val="00FB4923"/>
    <w:rPr>
      <w:szCs w:val="20"/>
    </w:rPr>
  </w:style>
  <w:style w:type="character" w:customStyle="1" w:styleId="EndnoteTextChar">
    <w:name w:val="Endnote Text Char"/>
    <w:basedOn w:val="DefaultParagraphFont"/>
    <w:link w:val="EndnoteText"/>
    <w:uiPriority w:val="99"/>
    <w:semiHidden/>
    <w:locked/>
    <w:rsid w:val="002F05F5"/>
    <w:rPr>
      <w:rFonts w:ascii="Century Schoolbook" w:hAnsi="Century Schoolbook" w:cs="Times New Roman"/>
      <w:sz w:val="20"/>
      <w:szCs w:val="20"/>
      <w:lang w:bidi="he-IL"/>
    </w:rPr>
  </w:style>
  <w:style w:type="paragraph" w:styleId="FootnoteText">
    <w:name w:val="footnote text"/>
    <w:basedOn w:val="Normal"/>
    <w:link w:val="FootnoteTextChar"/>
    <w:uiPriority w:val="99"/>
    <w:semiHidden/>
    <w:rsid w:val="00FB4923"/>
    <w:rPr>
      <w:szCs w:val="20"/>
    </w:rPr>
  </w:style>
  <w:style w:type="character" w:customStyle="1" w:styleId="FootnoteTextChar">
    <w:name w:val="Footnote Text Char"/>
    <w:basedOn w:val="DefaultParagraphFont"/>
    <w:link w:val="FootnoteText"/>
    <w:uiPriority w:val="99"/>
    <w:semiHidden/>
    <w:locked/>
    <w:rsid w:val="002F05F5"/>
    <w:rPr>
      <w:rFonts w:ascii="Century Schoolbook" w:hAnsi="Century Schoolbook" w:cs="Times New Roman"/>
      <w:sz w:val="20"/>
      <w:szCs w:val="20"/>
      <w:lang w:bidi="he-IL"/>
    </w:rPr>
  </w:style>
  <w:style w:type="paragraph" w:styleId="Index5">
    <w:name w:val="index 5"/>
    <w:basedOn w:val="Normal"/>
    <w:next w:val="Normal"/>
    <w:autoRedefine/>
    <w:uiPriority w:val="99"/>
    <w:semiHidden/>
    <w:rsid w:val="00FB4923"/>
    <w:pPr>
      <w:ind w:left="1000" w:hanging="200"/>
    </w:pPr>
  </w:style>
  <w:style w:type="paragraph" w:styleId="Index6">
    <w:name w:val="index 6"/>
    <w:basedOn w:val="Normal"/>
    <w:next w:val="Normal"/>
    <w:autoRedefine/>
    <w:uiPriority w:val="99"/>
    <w:semiHidden/>
    <w:rsid w:val="00FB4923"/>
    <w:pPr>
      <w:ind w:left="1200" w:hanging="200"/>
    </w:pPr>
  </w:style>
  <w:style w:type="paragraph" w:styleId="Index7">
    <w:name w:val="index 7"/>
    <w:basedOn w:val="Normal"/>
    <w:next w:val="Normal"/>
    <w:autoRedefine/>
    <w:uiPriority w:val="99"/>
    <w:semiHidden/>
    <w:rsid w:val="00FB4923"/>
    <w:pPr>
      <w:ind w:left="1400" w:hanging="200"/>
    </w:pPr>
  </w:style>
  <w:style w:type="paragraph" w:styleId="Index8">
    <w:name w:val="index 8"/>
    <w:basedOn w:val="Normal"/>
    <w:next w:val="Normal"/>
    <w:autoRedefine/>
    <w:uiPriority w:val="99"/>
    <w:semiHidden/>
    <w:rsid w:val="00FB4923"/>
    <w:pPr>
      <w:ind w:left="1600" w:hanging="200"/>
    </w:pPr>
  </w:style>
  <w:style w:type="paragraph" w:styleId="Index9">
    <w:name w:val="index 9"/>
    <w:basedOn w:val="Normal"/>
    <w:next w:val="Normal"/>
    <w:autoRedefine/>
    <w:uiPriority w:val="99"/>
    <w:semiHidden/>
    <w:rsid w:val="00FB4923"/>
    <w:pPr>
      <w:ind w:left="1800" w:hanging="200"/>
    </w:pPr>
  </w:style>
  <w:style w:type="paragraph" w:styleId="MacroText">
    <w:name w:val="macro"/>
    <w:link w:val="MacroTextChar"/>
    <w:uiPriority w:val="99"/>
    <w:semiHidden/>
    <w:rsid w:val="00FB4923"/>
    <w:pPr>
      <w:tabs>
        <w:tab w:val="left" w:pos="480"/>
        <w:tab w:val="left" w:pos="960"/>
        <w:tab w:val="left" w:pos="1440"/>
        <w:tab w:val="left" w:pos="1920"/>
        <w:tab w:val="left" w:pos="2400"/>
        <w:tab w:val="left" w:pos="2880"/>
        <w:tab w:val="left" w:pos="3360"/>
        <w:tab w:val="left" w:pos="3840"/>
        <w:tab w:val="left" w:pos="4320"/>
      </w:tabs>
      <w:spacing w:before="120"/>
      <w:ind w:left="907"/>
    </w:pPr>
    <w:rPr>
      <w:rFonts w:ascii="Courier New" w:hAnsi="Courier New" w:cs="Courier New"/>
      <w:sz w:val="20"/>
      <w:szCs w:val="20"/>
      <w:lang w:bidi="he-IL"/>
    </w:rPr>
  </w:style>
  <w:style w:type="character" w:customStyle="1" w:styleId="MacroTextChar">
    <w:name w:val="Macro Text Char"/>
    <w:basedOn w:val="DefaultParagraphFont"/>
    <w:link w:val="MacroText"/>
    <w:uiPriority w:val="99"/>
    <w:semiHidden/>
    <w:locked/>
    <w:rsid w:val="002F05F5"/>
    <w:rPr>
      <w:rFonts w:ascii="Courier New" w:hAnsi="Courier New" w:cs="Courier New"/>
      <w:lang w:val="en-US" w:eastAsia="en-US" w:bidi="he-IL"/>
    </w:rPr>
  </w:style>
  <w:style w:type="paragraph" w:customStyle="1" w:styleId="TabNormal2">
    <w:name w:val="TabNormal 2"/>
    <w:basedOn w:val="TabNormal"/>
    <w:uiPriority w:val="99"/>
    <w:rsid w:val="00FC45EF"/>
    <w:pPr>
      <w:tabs>
        <w:tab w:val="clear" w:pos="454"/>
      </w:tabs>
      <w:ind w:left="397"/>
    </w:pPr>
  </w:style>
  <w:style w:type="paragraph" w:customStyle="1" w:styleId="TabNormal3">
    <w:name w:val="TabNormal 3"/>
    <w:basedOn w:val="TabNormal2"/>
    <w:uiPriority w:val="99"/>
    <w:rsid w:val="00276B0F"/>
    <w:pPr>
      <w:ind w:left="794"/>
    </w:pPr>
  </w:style>
  <w:style w:type="paragraph" w:customStyle="1" w:styleId="TabSubStep2">
    <w:name w:val="TabSubStep2"/>
    <w:basedOn w:val="TabSubStep"/>
    <w:uiPriority w:val="99"/>
    <w:rsid w:val="00A32D66"/>
    <w:pPr>
      <w:numPr>
        <w:ilvl w:val="5"/>
      </w:numPr>
      <w:tabs>
        <w:tab w:val="num" w:pos="720"/>
      </w:tabs>
    </w:pPr>
  </w:style>
  <w:style w:type="character" w:styleId="PlaceholderText">
    <w:name w:val="Placeholder Text"/>
    <w:basedOn w:val="DefaultParagraphFont"/>
    <w:uiPriority w:val="99"/>
    <w:semiHidden/>
    <w:rsid w:val="00FB4923"/>
    <w:rPr>
      <w:rFonts w:cs="Times New Roman"/>
      <w:color w:val="808080"/>
    </w:rPr>
  </w:style>
  <w:style w:type="paragraph" w:customStyle="1" w:styleId="FrontHeading">
    <w:name w:val="Front Heading"/>
    <w:next w:val="BodyText"/>
    <w:uiPriority w:val="99"/>
    <w:rsid w:val="00F1699C"/>
    <w:rPr>
      <w:rFonts w:ascii="Tahoma" w:hAnsi="Tahoma" w:cs="Arial"/>
      <w:b/>
      <w:bCs/>
      <w:color w:val="008CD6"/>
      <w:kern w:val="18"/>
      <w:sz w:val="24"/>
      <w:szCs w:val="24"/>
      <w:lang w:bidi="he-IL"/>
    </w:rPr>
  </w:style>
  <w:style w:type="paragraph" w:styleId="NoSpacing">
    <w:name w:val="No Spacing"/>
    <w:link w:val="NoSpacingChar"/>
    <w:uiPriority w:val="99"/>
    <w:qFormat/>
    <w:rsid w:val="0074764B"/>
    <w:rPr>
      <w:rFonts w:ascii="Century Schoolbook" w:hAnsi="Century Schoolbook" w:cs="Angsana New"/>
    </w:rPr>
  </w:style>
  <w:style w:type="character" w:customStyle="1" w:styleId="NoSpacingChar">
    <w:name w:val="No Spacing Char"/>
    <w:basedOn w:val="DefaultParagraphFont"/>
    <w:link w:val="NoSpacing"/>
    <w:uiPriority w:val="99"/>
    <w:locked/>
    <w:rsid w:val="0074764B"/>
    <w:rPr>
      <w:rFonts w:ascii="Century Schoolbook" w:hAnsi="Century Schoolbook" w:cs="Angsana New"/>
      <w:sz w:val="22"/>
      <w:szCs w:val="22"/>
      <w:lang w:val="en-US" w:eastAsia="en-US" w:bidi="ar-SA"/>
    </w:rPr>
  </w:style>
  <w:style w:type="character" w:customStyle="1" w:styleId="Bullet1Char">
    <w:name w:val="Bullet 1 Char"/>
    <w:basedOn w:val="BodyTextChar"/>
    <w:link w:val="Bullet1"/>
    <w:uiPriority w:val="99"/>
    <w:locked/>
    <w:rsid w:val="007A22B3"/>
    <w:rPr>
      <w:rFonts w:ascii="Century Schoolbook" w:hAnsi="Century Schoolbook" w:cs="Times New Roman"/>
      <w:sz w:val="24"/>
      <w:szCs w:val="24"/>
      <w:lang w:val="en-US" w:eastAsia="en-US" w:bidi="he-IL"/>
    </w:rPr>
  </w:style>
  <w:style w:type="paragraph" w:styleId="Bibliography">
    <w:name w:val="Bibliography"/>
    <w:basedOn w:val="Normal"/>
    <w:next w:val="Normal"/>
    <w:uiPriority w:val="99"/>
    <w:semiHidden/>
    <w:rsid w:val="00D60727"/>
  </w:style>
  <w:style w:type="character" w:styleId="BookTitle">
    <w:name w:val="Book Title"/>
    <w:basedOn w:val="DefaultParagraphFont"/>
    <w:uiPriority w:val="99"/>
    <w:qFormat/>
    <w:rsid w:val="00D60727"/>
    <w:rPr>
      <w:rFonts w:cs="Times New Roman"/>
      <w:b/>
      <w:bCs/>
      <w:smallCaps/>
      <w:spacing w:val="5"/>
    </w:rPr>
  </w:style>
  <w:style w:type="table" w:customStyle="1" w:styleId="ColorfulGrid1">
    <w:name w:val="Colorful Grid1"/>
    <w:uiPriority w:val="99"/>
    <w:rsid w:val="00D60727"/>
    <w:rPr>
      <w:rFonts w:ascii="Century Schoolbook" w:hAnsi="Century Schoolbook"/>
      <w:color w:val="000000"/>
      <w:sz w:val="20"/>
      <w:szCs w:val="20"/>
    </w:rPr>
    <w:tblPr>
      <w:tblStyleRowBandSize w:val="1"/>
      <w:tblStyleColBandSize w:val="1"/>
      <w:tblBorders>
        <w:insideH w:val="single" w:sz="4" w:space="0" w:color="FFFFFF"/>
      </w:tblBorders>
      <w:tblCellMar>
        <w:top w:w="0" w:type="dxa"/>
        <w:left w:w="108" w:type="dxa"/>
        <w:bottom w:w="0" w:type="dxa"/>
        <w:right w:w="108" w:type="dxa"/>
      </w:tblCellMar>
    </w:tblPr>
    <w:tcPr>
      <w:shd w:val="clear" w:color="auto" w:fill="CCCCCC"/>
    </w:tcPr>
  </w:style>
  <w:style w:type="table" w:styleId="ColorfulGrid-Accent1">
    <w:name w:val="Colorful Grid Accent 1"/>
    <w:basedOn w:val="TableNormal"/>
    <w:uiPriority w:val="99"/>
    <w:rsid w:val="00D60727"/>
    <w:rPr>
      <w:rFonts w:ascii="Century Schoolbook" w:hAnsi="Century Schoolbook"/>
      <w:color w:val="000000"/>
      <w:sz w:val="20"/>
      <w:szCs w:val="2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rFonts w:cs="Times New Roman"/>
        <w:b/>
        <w:bCs/>
      </w:rPr>
      <w:tblPr/>
      <w:tcPr>
        <w:shd w:val="clear" w:color="auto" w:fill="B8CCE4"/>
      </w:tcPr>
    </w:tblStylePr>
    <w:tblStylePr w:type="lastRow">
      <w:rPr>
        <w:rFonts w:cs="Times New Roman"/>
        <w:b/>
        <w:bCs/>
        <w:color w:val="000000"/>
      </w:rPr>
      <w:tblPr/>
      <w:tcPr>
        <w:shd w:val="clear" w:color="auto" w:fill="B8CCE4"/>
      </w:tcPr>
    </w:tblStylePr>
    <w:tblStylePr w:type="firstCol">
      <w:rPr>
        <w:rFonts w:cs="Times New Roman"/>
        <w:color w:val="FFFFFF"/>
      </w:rPr>
      <w:tblPr/>
      <w:tcPr>
        <w:shd w:val="clear" w:color="auto" w:fill="365F91"/>
      </w:tcPr>
    </w:tblStylePr>
    <w:tblStylePr w:type="lastCol">
      <w:rPr>
        <w:rFonts w:cs="Times New Roman"/>
        <w:color w:val="FFFFFF"/>
      </w:rPr>
      <w:tblPr/>
      <w:tcPr>
        <w:shd w:val="clear" w:color="auto" w:fill="365F91"/>
      </w:tcPr>
    </w:tblStylePr>
    <w:tblStylePr w:type="band1Vert">
      <w:rPr>
        <w:rFonts w:cs="Times New Roman"/>
      </w:rPr>
      <w:tblPr/>
      <w:tcPr>
        <w:shd w:val="clear" w:color="auto" w:fill="A7BFDE"/>
      </w:tcPr>
    </w:tblStylePr>
    <w:tblStylePr w:type="band1Horz">
      <w:rPr>
        <w:rFonts w:cs="Times New Roman"/>
      </w:rPr>
      <w:tblPr/>
      <w:tcPr>
        <w:shd w:val="clear" w:color="auto" w:fill="A7BFDE"/>
      </w:tcPr>
    </w:tblStylePr>
  </w:style>
  <w:style w:type="table" w:styleId="ColorfulGrid-Accent2">
    <w:name w:val="Colorful Grid Accent 2"/>
    <w:basedOn w:val="TableNormal"/>
    <w:uiPriority w:val="99"/>
    <w:rsid w:val="00D60727"/>
    <w:rPr>
      <w:rFonts w:ascii="Century Schoolbook" w:hAnsi="Century Schoolbook"/>
      <w:color w:val="000000"/>
      <w:sz w:val="20"/>
      <w:szCs w:val="2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rFonts w:cs="Times New Roman"/>
        <w:b/>
        <w:bCs/>
      </w:rPr>
      <w:tblPr/>
      <w:tcPr>
        <w:shd w:val="clear" w:color="auto" w:fill="E5B8B7"/>
      </w:tcPr>
    </w:tblStylePr>
    <w:tblStylePr w:type="lastRow">
      <w:rPr>
        <w:rFonts w:cs="Times New Roman"/>
        <w:b/>
        <w:bCs/>
        <w:color w:val="000000"/>
      </w:rPr>
      <w:tblPr/>
      <w:tcPr>
        <w:shd w:val="clear" w:color="auto" w:fill="E5B8B7"/>
      </w:tcPr>
    </w:tblStylePr>
    <w:tblStylePr w:type="firstCol">
      <w:rPr>
        <w:rFonts w:cs="Times New Roman"/>
        <w:color w:val="FFFFFF"/>
      </w:rPr>
      <w:tblPr/>
      <w:tcPr>
        <w:shd w:val="clear" w:color="auto" w:fill="943634"/>
      </w:tcPr>
    </w:tblStylePr>
    <w:tblStylePr w:type="lastCol">
      <w:rPr>
        <w:rFonts w:cs="Times New Roman"/>
        <w:color w:val="FFFFFF"/>
      </w:rPr>
      <w:tblPr/>
      <w:tcPr>
        <w:shd w:val="clear" w:color="auto" w:fill="943634"/>
      </w:tcPr>
    </w:tblStylePr>
    <w:tblStylePr w:type="band1Vert">
      <w:rPr>
        <w:rFonts w:cs="Times New Roman"/>
      </w:rPr>
      <w:tblPr/>
      <w:tcPr>
        <w:shd w:val="clear" w:color="auto" w:fill="DFA7A6"/>
      </w:tcPr>
    </w:tblStylePr>
    <w:tblStylePr w:type="band1Horz">
      <w:rPr>
        <w:rFonts w:cs="Times New Roman"/>
      </w:rPr>
      <w:tblPr/>
      <w:tcPr>
        <w:shd w:val="clear" w:color="auto" w:fill="DFA7A6"/>
      </w:tcPr>
    </w:tblStylePr>
  </w:style>
  <w:style w:type="table" w:styleId="ColorfulGrid-Accent3">
    <w:name w:val="Colorful Grid Accent 3"/>
    <w:basedOn w:val="TableNormal"/>
    <w:uiPriority w:val="99"/>
    <w:rsid w:val="00D60727"/>
    <w:rPr>
      <w:rFonts w:ascii="Century Schoolbook" w:hAnsi="Century Schoolbook"/>
      <w:color w:val="000000"/>
      <w:sz w:val="20"/>
      <w:szCs w:val="2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rFonts w:cs="Times New Roman"/>
        <w:b/>
        <w:bCs/>
      </w:rPr>
      <w:tblPr/>
      <w:tcPr>
        <w:shd w:val="clear" w:color="auto" w:fill="D6E3BC"/>
      </w:tcPr>
    </w:tblStylePr>
    <w:tblStylePr w:type="lastRow">
      <w:rPr>
        <w:rFonts w:cs="Times New Roman"/>
        <w:b/>
        <w:bCs/>
        <w:color w:val="000000"/>
      </w:rPr>
      <w:tblPr/>
      <w:tcPr>
        <w:shd w:val="clear" w:color="auto" w:fill="D6E3BC"/>
      </w:tcPr>
    </w:tblStylePr>
    <w:tblStylePr w:type="firstCol">
      <w:rPr>
        <w:rFonts w:cs="Times New Roman"/>
        <w:color w:val="FFFFFF"/>
      </w:rPr>
      <w:tblPr/>
      <w:tcPr>
        <w:shd w:val="clear" w:color="auto" w:fill="76923C"/>
      </w:tcPr>
    </w:tblStylePr>
    <w:tblStylePr w:type="lastCol">
      <w:rPr>
        <w:rFonts w:cs="Times New Roman"/>
        <w:color w:val="FFFFFF"/>
      </w:rPr>
      <w:tblPr/>
      <w:tcPr>
        <w:shd w:val="clear" w:color="auto" w:fill="76923C"/>
      </w:tcPr>
    </w:tblStylePr>
    <w:tblStylePr w:type="band1Vert">
      <w:rPr>
        <w:rFonts w:cs="Times New Roman"/>
      </w:rPr>
      <w:tblPr/>
      <w:tcPr>
        <w:shd w:val="clear" w:color="auto" w:fill="CDDDAC"/>
      </w:tcPr>
    </w:tblStylePr>
    <w:tblStylePr w:type="band1Horz">
      <w:rPr>
        <w:rFonts w:cs="Times New Roman"/>
      </w:rPr>
      <w:tblPr/>
      <w:tcPr>
        <w:shd w:val="clear" w:color="auto" w:fill="CDDDAC"/>
      </w:tcPr>
    </w:tblStylePr>
  </w:style>
  <w:style w:type="table" w:styleId="ColorfulGrid-Accent4">
    <w:name w:val="Colorful Grid Accent 4"/>
    <w:basedOn w:val="TableNormal"/>
    <w:uiPriority w:val="99"/>
    <w:rsid w:val="00D60727"/>
    <w:rPr>
      <w:rFonts w:ascii="Century Schoolbook" w:hAnsi="Century Schoolbook"/>
      <w:color w:val="000000"/>
      <w:sz w:val="20"/>
      <w:szCs w:val="2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5DFEC"/>
    </w:tcPr>
    <w:tblStylePr w:type="firstRow">
      <w:rPr>
        <w:rFonts w:cs="Times New Roman"/>
        <w:b/>
        <w:bCs/>
      </w:rPr>
      <w:tblPr/>
      <w:tcPr>
        <w:shd w:val="clear" w:color="auto" w:fill="CCC0D9"/>
      </w:tcPr>
    </w:tblStylePr>
    <w:tblStylePr w:type="lastRow">
      <w:rPr>
        <w:rFonts w:cs="Times New Roman"/>
        <w:b/>
        <w:bCs/>
        <w:color w:val="000000"/>
      </w:rPr>
      <w:tblPr/>
      <w:tcPr>
        <w:shd w:val="clear" w:color="auto" w:fill="CCC0D9"/>
      </w:tcPr>
    </w:tblStylePr>
    <w:tblStylePr w:type="firstCol">
      <w:rPr>
        <w:rFonts w:cs="Times New Roman"/>
        <w:color w:val="FFFFFF"/>
      </w:rPr>
      <w:tblPr/>
      <w:tcPr>
        <w:shd w:val="clear" w:color="auto" w:fill="5F497A"/>
      </w:tcPr>
    </w:tblStylePr>
    <w:tblStylePr w:type="lastCol">
      <w:rPr>
        <w:rFonts w:cs="Times New Roman"/>
        <w:color w:val="FFFFFF"/>
      </w:rPr>
      <w:tblPr/>
      <w:tcPr>
        <w:shd w:val="clear" w:color="auto" w:fill="5F497A"/>
      </w:tcPr>
    </w:tblStylePr>
    <w:tblStylePr w:type="band1Vert">
      <w:rPr>
        <w:rFonts w:cs="Times New Roman"/>
      </w:rPr>
      <w:tblPr/>
      <w:tcPr>
        <w:shd w:val="clear" w:color="auto" w:fill="BFB1D0"/>
      </w:tcPr>
    </w:tblStylePr>
    <w:tblStylePr w:type="band1Horz">
      <w:rPr>
        <w:rFonts w:cs="Times New Roman"/>
      </w:rPr>
      <w:tblPr/>
      <w:tcPr>
        <w:shd w:val="clear" w:color="auto" w:fill="BFB1D0"/>
      </w:tcPr>
    </w:tblStylePr>
  </w:style>
  <w:style w:type="table" w:styleId="ColorfulGrid-Accent5">
    <w:name w:val="Colorful Grid Accent 5"/>
    <w:basedOn w:val="TableNormal"/>
    <w:uiPriority w:val="99"/>
    <w:rsid w:val="00D60727"/>
    <w:rPr>
      <w:rFonts w:ascii="Century Schoolbook" w:hAnsi="Century Schoolbook"/>
      <w:color w:val="000000"/>
      <w:sz w:val="20"/>
      <w:szCs w:val="2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rFonts w:cs="Times New Roman"/>
        <w:b/>
        <w:bCs/>
      </w:rPr>
      <w:tblPr/>
      <w:tcPr>
        <w:shd w:val="clear" w:color="auto" w:fill="B6DDE8"/>
      </w:tcPr>
    </w:tblStylePr>
    <w:tblStylePr w:type="lastRow">
      <w:rPr>
        <w:rFonts w:cs="Times New Roman"/>
        <w:b/>
        <w:bCs/>
        <w:color w:val="000000"/>
      </w:rPr>
      <w:tblPr/>
      <w:tcPr>
        <w:shd w:val="clear" w:color="auto" w:fill="B6DDE8"/>
      </w:tcPr>
    </w:tblStylePr>
    <w:tblStylePr w:type="firstCol">
      <w:rPr>
        <w:rFonts w:cs="Times New Roman"/>
        <w:color w:val="FFFFFF"/>
      </w:rPr>
      <w:tblPr/>
      <w:tcPr>
        <w:shd w:val="clear" w:color="auto" w:fill="31849B"/>
      </w:tcPr>
    </w:tblStylePr>
    <w:tblStylePr w:type="lastCol">
      <w:rPr>
        <w:rFonts w:cs="Times New Roman"/>
        <w:color w:val="FFFFFF"/>
      </w:rPr>
      <w:tblPr/>
      <w:tcPr>
        <w:shd w:val="clear" w:color="auto" w:fill="31849B"/>
      </w:tcPr>
    </w:tblStylePr>
    <w:tblStylePr w:type="band1Vert">
      <w:rPr>
        <w:rFonts w:cs="Times New Roman"/>
      </w:rPr>
      <w:tblPr/>
      <w:tcPr>
        <w:shd w:val="clear" w:color="auto" w:fill="A5D5E2"/>
      </w:tcPr>
    </w:tblStylePr>
    <w:tblStylePr w:type="band1Horz">
      <w:rPr>
        <w:rFonts w:cs="Times New Roman"/>
      </w:rPr>
      <w:tblPr/>
      <w:tcPr>
        <w:shd w:val="clear" w:color="auto" w:fill="A5D5E2"/>
      </w:tcPr>
    </w:tblStylePr>
  </w:style>
  <w:style w:type="table" w:styleId="ColorfulGrid-Accent6">
    <w:name w:val="Colorful Grid Accent 6"/>
    <w:basedOn w:val="TableNormal"/>
    <w:uiPriority w:val="99"/>
    <w:rsid w:val="00D60727"/>
    <w:rPr>
      <w:rFonts w:ascii="Century Schoolbook" w:hAnsi="Century Schoolbook"/>
      <w:color w:val="000000"/>
      <w:sz w:val="20"/>
      <w:szCs w:val="2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rFonts w:cs="Times New Roman"/>
        <w:b/>
        <w:bCs/>
      </w:rPr>
      <w:tblPr/>
      <w:tcPr>
        <w:shd w:val="clear" w:color="auto" w:fill="FBD4B4"/>
      </w:tcPr>
    </w:tblStylePr>
    <w:tblStylePr w:type="lastRow">
      <w:rPr>
        <w:rFonts w:cs="Times New Roman"/>
        <w:b/>
        <w:bCs/>
        <w:color w:val="000000"/>
      </w:rPr>
      <w:tblPr/>
      <w:tcPr>
        <w:shd w:val="clear" w:color="auto" w:fill="FBD4B4"/>
      </w:tcPr>
    </w:tblStylePr>
    <w:tblStylePr w:type="firstCol">
      <w:rPr>
        <w:rFonts w:cs="Times New Roman"/>
        <w:color w:val="FFFFFF"/>
      </w:rPr>
      <w:tblPr/>
      <w:tcPr>
        <w:shd w:val="clear" w:color="auto" w:fill="E36C0A"/>
      </w:tcPr>
    </w:tblStylePr>
    <w:tblStylePr w:type="lastCol">
      <w:rPr>
        <w:rFonts w:cs="Times New Roman"/>
        <w:color w:val="FFFFFF"/>
      </w:rPr>
      <w:tblPr/>
      <w:tcPr>
        <w:shd w:val="clear" w:color="auto" w:fill="E36C0A"/>
      </w:tcPr>
    </w:tblStylePr>
    <w:tblStylePr w:type="band1Vert">
      <w:rPr>
        <w:rFonts w:cs="Times New Roman"/>
      </w:rPr>
      <w:tblPr/>
      <w:tcPr>
        <w:shd w:val="clear" w:color="auto" w:fill="FBCAA2"/>
      </w:tcPr>
    </w:tblStylePr>
    <w:tblStylePr w:type="band1Horz">
      <w:rPr>
        <w:rFonts w:cs="Times New Roman"/>
      </w:rPr>
      <w:tblPr/>
      <w:tcPr>
        <w:shd w:val="clear" w:color="auto" w:fill="FBCAA2"/>
      </w:tcPr>
    </w:tblStylePr>
  </w:style>
  <w:style w:type="table" w:customStyle="1" w:styleId="ColorfulList1">
    <w:name w:val="Colorful List1"/>
    <w:uiPriority w:val="99"/>
    <w:rsid w:val="00D60727"/>
    <w:rPr>
      <w:rFonts w:ascii="Century Schoolbook" w:hAnsi="Century Schoolbook"/>
      <w:color w:val="000000"/>
      <w:sz w:val="20"/>
      <w:szCs w:val="20"/>
    </w:rPr>
    <w:tblPr>
      <w:tblStyleRowBandSize w:val="1"/>
      <w:tblStyleColBandSize w:val="1"/>
      <w:tblCellMar>
        <w:top w:w="0" w:type="dxa"/>
        <w:left w:w="108" w:type="dxa"/>
        <w:bottom w:w="0" w:type="dxa"/>
        <w:right w:w="108" w:type="dxa"/>
      </w:tblCellMar>
    </w:tblPr>
    <w:tcPr>
      <w:shd w:val="clear" w:color="auto" w:fill="E6E6E6"/>
    </w:tcPr>
  </w:style>
  <w:style w:type="table" w:styleId="ColorfulList-Accent1">
    <w:name w:val="Colorful List Accent 1"/>
    <w:basedOn w:val="TableNormal"/>
    <w:uiPriority w:val="99"/>
    <w:rsid w:val="00D60727"/>
    <w:rPr>
      <w:rFonts w:ascii="Century Schoolbook" w:hAnsi="Century Schoolbook"/>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rFonts w:cs="Times New Roman"/>
        <w:b/>
        <w:bCs/>
        <w:color w:val="FFFFFF"/>
      </w:rPr>
      <w:tblPr/>
      <w:tcPr>
        <w:tcBorders>
          <w:bottom w:val="single" w:sz="12" w:space="0" w:color="FFFFFF"/>
        </w:tcBorders>
        <w:shd w:val="clear" w:color="auto" w:fill="9E3A38"/>
      </w:tcPr>
    </w:tblStylePr>
    <w:tblStylePr w:type="lastRow">
      <w:rPr>
        <w:rFonts w:cs="Times New Roman"/>
        <w:b/>
        <w:bCs/>
        <w:color w:val="9E3A38"/>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D3DFEE"/>
      </w:tcPr>
    </w:tblStylePr>
    <w:tblStylePr w:type="band1Horz">
      <w:rPr>
        <w:rFonts w:cs="Times New Roman"/>
      </w:rPr>
      <w:tblPr/>
      <w:tcPr>
        <w:shd w:val="clear" w:color="auto" w:fill="DBE5F1"/>
      </w:tcPr>
    </w:tblStylePr>
  </w:style>
  <w:style w:type="table" w:styleId="ColorfulList-Accent2">
    <w:name w:val="Colorful List Accent 2"/>
    <w:basedOn w:val="TableNormal"/>
    <w:uiPriority w:val="99"/>
    <w:rsid w:val="00D60727"/>
    <w:rPr>
      <w:rFonts w:ascii="Century Schoolbook" w:hAnsi="Century Schoolbook"/>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rFonts w:cs="Times New Roman"/>
        <w:b/>
        <w:bCs/>
        <w:color w:val="FFFFFF"/>
      </w:rPr>
      <w:tblPr/>
      <w:tcPr>
        <w:tcBorders>
          <w:bottom w:val="single" w:sz="12" w:space="0" w:color="FFFFFF"/>
        </w:tcBorders>
        <w:shd w:val="clear" w:color="auto" w:fill="9E3A38"/>
      </w:tcPr>
    </w:tblStylePr>
    <w:tblStylePr w:type="lastRow">
      <w:rPr>
        <w:rFonts w:cs="Times New Roman"/>
        <w:b/>
        <w:bCs/>
        <w:color w:val="9E3A38"/>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EFD3D2"/>
      </w:tcPr>
    </w:tblStylePr>
    <w:tblStylePr w:type="band1Horz">
      <w:rPr>
        <w:rFonts w:cs="Times New Roman"/>
      </w:rPr>
      <w:tblPr/>
      <w:tcPr>
        <w:shd w:val="clear" w:color="auto" w:fill="F2DBDB"/>
      </w:tcPr>
    </w:tblStylePr>
  </w:style>
  <w:style w:type="table" w:styleId="ColorfulList-Accent3">
    <w:name w:val="Colorful List Accent 3"/>
    <w:basedOn w:val="TableNormal"/>
    <w:uiPriority w:val="99"/>
    <w:rsid w:val="00D60727"/>
    <w:rPr>
      <w:rFonts w:ascii="Century Schoolbook" w:hAnsi="Century Schoolbook"/>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rFonts w:cs="Times New Roman"/>
        <w:b/>
        <w:bCs/>
        <w:color w:val="FFFFFF"/>
      </w:rPr>
      <w:tblPr/>
      <w:tcPr>
        <w:tcBorders>
          <w:bottom w:val="single" w:sz="12" w:space="0" w:color="FFFFFF"/>
        </w:tcBorders>
        <w:shd w:val="clear" w:color="auto" w:fill="664E82"/>
      </w:tcPr>
    </w:tblStylePr>
    <w:tblStylePr w:type="lastRow">
      <w:rPr>
        <w:rFonts w:cs="Times New Roman"/>
        <w:b/>
        <w:bCs/>
        <w:color w:val="664E82"/>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E6EED5"/>
      </w:tcPr>
    </w:tblStylePr>
    <w:tblStylePr w:type="band1Horz">
      <w:rPr>
        <w:rFonts w:cs="Times New Roman"/>
      </w:rPr>
      <w:tblPr/>
      <w:tcPr>
        <w:shd w:val="clear" w:color="auto" w:fill="EAF1DD"/>
      </w:tcPr>
    </w:tblStylePr>
  </w:style>
  <w:style w:type="table" w:styleId="ColorfulList-Accent4">
    <w:name w:val="Colorful List Accent 4"/>
    <w:basedOn w:val="TableNormal"/>
    <w:uiPriority w:val="99"/>
    <w:rsid w:val="00D60727"/>
    <w:rPr>
      <w:rFonts w:ascii="Century Schoolbook" w:hAnsi="Century Schoolbook"/>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rFonts w:cs="Times New Roman"/>
        <w:b/>
        <w:bCs/>
        <w:color w:val="FFFFFF"/>
      </w:rPr>
      <w:tblPr/>
      <w:tcPr>
        <w:tcBorders>
          <w:bottom w:val="single" w:sz="12" w:space="0" w:color="FFFFFF"/>
        </w:tcBorders>
        <w:shd w:val="clear" w:color="auto" w:fill="7E9C40"/>
      </w:tcPr>
    </w:tblStylePr>
    <w:tblStylePr w:type="lastRow">
      <w:rPr>
        <w:rFonts w:cs="Times New Roman"/>
        <w:b/>
        <w:bCs/>
        <w:color w:val="7E9C40"/>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DFD8E8"/>
      </w:tcPr>
    </w:tblStylePr>
    <w:tblStylePr w:type="band1Horz">
      <w:rPr>
        <w:rFonts w:cs="Times New Roman"/>
      </w:rPr>
      <w:tblPr/>
      <w:tcPr>
        <w:shd w:val="clear" w:color="auto" w:fill="E5DFEC"/>
      </w:tcPr>
    </w:tblStylePr>
  </w:style>
  <w:style w:type="table" w:styleId="ColorfulList-Accent5">
    <w:name w:val="Colorful List Accent 5"/>
    <w:basedOn w:val="TableNormal"/>
    <w:uiPriority w:val="99"/>
    <w:rsid w:val="00D60727"/>
    <w:rPr>
      <w:rFonts w:ascii="Century Schoolbook" w:hAnsi="Century Schoolbook"/>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rFonts w:cs="Times New Roman"/>
        <w:b/>
        <w:bCs/>
        <w:color w:val="FFFFFF"/>
      </w:rPr>
      <w:tblPr/>
      <w:tcPr>
        <w:tcBorders>
          <w:bottom w:val="single" w:sz="12" w:space="0" w:color="FFFFFF"/>
        </w:tcBorders>
        <w:shd w:val="clear" w:color="auto" w:fill="F2730A"/>
      </w:tcPr>
    </w:tblStylePr>
    <w:tblStylePr w:type="lastRow">
      <w:rPr>
        <w:rFonts w:cs="Times New Roman"/>
        <w:b/>
        <w:bCs/>
        <w:color w:val="F2730A"/>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D2EAF1"/>
      </w:tcPr>
    </w:tblStylePr>
    <w:tblStylePr w:type="band1Horz">
      <w:rPr>
        <w:rFonts w:cs="Times New Roman"/>
      </w:rPr>
      <w:tblPr/>
      <w:tcPr>
        <w:shd w:val="clear" w:color="auto" w:fill="DAEEF3"/>
      </w:tcPr>
    </w:tblStylePr>
  </w:style>
  <w:style w:type="table" w:styleId="ColorfulList-Accent6">
    <w:name w:val="Colorful List Accent 6"/>
    <w:basedOn w:val="TableNormal"/>
    <w:uiPriority w:val="99"/>
    <w:rsid w:val="00D60727"/>
    <w:rPr>
      <w:rFonts w:ascii="Century Schoolbook" w:hAnsi="Century Schoolbook"/>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rFonts w:cs="Times New Roman"/>
        <w:b/>
        <w:bCs/>
        <w:color w:val="FFFFFF"/>
      </w:rPr>
      <w:tblPr/>
      <w:tcPr>
        <w:tcBorders>
          <w:bottom w:val="single" w:sz="12" w:space="0" w:color="FFFFFF"/>
        </w:tcBorders>
        <w:shd w:val="clear" w:color="auto" w:fill="348DA5"/>
      </w:tcPr>
    </w:tblStylePr>
    <w:tblStylePr w:type="lastRow">
      <w:rPr>
        <w:rFonts w:cs="Times New Roman"/>
        <w:b/>
        <w:bCs/>
        <w:color w:val="348DA5"/>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FDE4D0"/>
      </w:tcPr>
    </w:tblStylePr>
    <w:tblStylePr w:type="band1Horz">
      <w:rPr>
        <w:rFonts w:cs="Times New Roman"/>
      </w:rPr>
      <w:tblPr/>
      <w:tcPr>
        <w:shd w:val="clear" w:color="auto" w:fill="FDE9D9"/>
      </w:tcPr>
    </w:tblStylePr>
  </w:style>
  <w:style w:type="table" w:customStyle="1" w:styleId="ColorfulShading1">
    <w:name w:val="Colorful Shading1"/>
    <w:uiPriority w:val="99"/>
    <w:rsid w:val="00D60727"/>
    <w:rPr>
      <w:rFonts w:ascii="Century Schoolbook" w:hAnsi="Century Schoolbook"/>
      <w:color w:val="000000"/>
      <w:sz w:val="20"/>
      <w:szCs w:val="20"/>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style>
  <w:style w:type="table" w:styleId="ColorfulShading-Accent1">
    <w:name w:val="Colorful Shading Accent 1"/>
    <w:basedOn w:val="TableNormal"/>
    <w:uiPriority w:val="99"/>
    <w:rsid w:val="00D60727"/>
    <w:rPr>
      <w:rFonts w:ascii="Century Schoolbook" w:hAnsi="Century Schoolbook"/>
      <w:color w:val="000000"/>
      <w:sz w:val="20"/>
      <w:szCs w:val="20"/>
    </w:rPr>
    <w:tblPr>
      <w:tblStyleRowBandSize w:val="1"/>
      <w:tblStyleColBandSize w:val="1"/>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rFonts w:cs="Times New Roman"/>
        <w:b/>
        <w:bCs/>
      </w:rPr>
      <w:tblPr/>
      <w:tcPr>
        <w:tcBorders>
          <w:top w:val="nil"/>
          <w:left w:val="nil"/>
          <w:bottom w:val="single" w:sz="24" w:space="0" w:color="C0504D"/>
          <w:right w:val="nil"/>
          <w:insideH w:val="nil"/>
          <w:insideV w:val="nil"/>
        </w:tcBorders>
        <w:shd w:val="clear" w:color="auto" w:fill="FFFFFF"/>
      </w:tcPr>
    </w:tblStylePr>
    <w:tblStylePr w:type="lastRow">
      <w:rPr>
        <w:rFonts w:cs="Times New Roman"/>
        <w:b/>
        <w:bCs/>
        <w:color w:val="FFFFFF"/>
      </w:rPr>
      <w:tblPr/>
      <w:tcPr>
        <w:tcBorders>
          <w:top w:val="single" w:sz="6" w:space="0" w:color="FFFFFF"/>
        </w:tcBorders>
        <w:shd w:val="clear" w:color="auto" w:fill="2C4C74"/>
      </w:tcPr>
    </w:tblStylePr>
    <w:tblStylePr w:type="firstCol">
      <w:rPr>
        <w:rFonts w:cs="Times New Roman"/>
        <w:color w:val="FFFFFF"/>
      </w:rPr>
      <w:tblPr/>
      <w:tcPr>
        <w:tcBorders>
          <w:top w:val="nil"/>
          <w:left w:val="nil"/>
          <w:bottom w:val="nil"/>
          <w:right w:val="nil"/>
          <w:insideH w:val="single" w:sz="4" w:space="0" w:color="2C4C74"/>
          <w:insideV w:val="nil"/>
        </w:tcBorders>
        <w:shd w:val="clear" w:color="auto" w:fill="2C4C74"/>
      </w:tcPr>
    </w:tblStylePr>
    <w:tblStylePr w:type="lastCol">
      <w:rPr>
        <w:rFonts w:cs="Times New Roman"/>
        <w:color w:val="FFFFFF"/>
      </w:rPr>
      <w:tblPr/>
      <w:tcPr>
        <w:tcBorders>
          <w:top w:val="nil"/>
          <w:left w:val="nil"/>
          <w:bottom w:val="nil"/>
          <w:right w:val="nil"/>
          <w:insideH w:val="nil"/>
          <w:insideV w:val="nil"/>
        </w:tcBorders>
        <w:shd w:val="clear" w:color="auto" w:fill="2C4C74"/>
      </w:tcPr>
    </w:tblStylePr>
    <w:tblStylePr w:type="band1Vert">
      <w:rPr>
        <w:rFonts w:cs="Times New Roman"/>
      </w:rPr>
      <w:tblPr/>
      <w:tcPr>
        <w:shd w:val="clear" w:color="auto" w:fill="B8CCE4"/>
      </w:tcPr>
    </w:tblStylePr>
    <w:tblStylePr w:type="band1Horz">
      <w:rPr>
        <w:rFonts w:cs="Times New Roman"/>
      </w:rPr>
      <w:tblPr/>
      <w:tcPr>
        <w:shd w:val="clear" w:color="auto" w:fill="A7BFDE"/>
      </w:tcPr>
    </w:tblStylePr>
    <w:tblStylePr w:type="neCell">
      <w:rPr>
        <w:rFonts w:cs="Times New Roman"/>
        <w:color w:val="000000"/>
      </w:rPr>
    </w:tblStylePr>
    <w:tblStylePr w:type="nwCell">
      <w:rPr>
        <w:rFonts w:cs="Times New Roman"/>
        <w:color w:val="000000"/>
      </w:rPr>
    </w:tblStylePr>
  </w:style>
  <w:style w:type="table" w:styleId="ColorfulShading-Accent2">
    <w:name w:val="Colorful Shading Accent 2"/>
    <w:basedOn w:val="TableNormal"/>
    <w:uiPriority w:val="99"/>
    <w:rsid w:val="00D60727"/>
    <w:rPr>
      <w:rFonts w:ascii="Century Schoolbook" w:hAnsi="Century Schoolbook"/>
      <w:color w:val="000000"/>
      <w:sz w:val="20"/>
      <w:szCs w:val="20"/>
    </w:rPr>
    <w:tblPr>
      <w:tblStyleRowBandSize w:val="1"/>
      <w:tblStyleColBandSize w:val="1"/>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tblStylePr w:type="firstRow">
      <w:rPr>
        <w:rFonts w:cs="Times New Roman"/>
        <w:b/>
        <w:bCs/>
      </w:rPr>
      <w:tblPr/>
      <w:tcPr>
        <w:tcBorders>
          <w:top w:val="nil"/>
          <w:left w:val="nil"/>
          <w:bottom w:val="single" w:sz="24" w:space="0" w:color="C0504D"/>
          <w:right w:val="nil"/>
          <w:insideH w:val="nil"/>
          <w:insideV w:val="nil"/>
        </w:tcBorders>
        <w:shd w:val="clear" w:color="auto" w:fill="FFFFFF"/>
      </w:tcPr>
    </w:tblStylePr>
    <w:tblStylePr w:type="lastRow">
      <w:rPr>
        <w:rFonts w:cs="Times New Roman"/>
        <w:b/>
        <w:bCs/>
        <w:color w:val="FFFFFF"/>
      </w:rPr>
      <w:tblPr/>
      <w:tcPr>
        <w:tcBorders>
          <w:top w:val="single" w:sz="6" w:space="0" w:color="FFFFFF"/>
        </w:tcBorders>
        <w:shd w:val="clear" w:color="auto" w:fill="772C2A"/>
      </w:tcPr>
    </w:tblStylePr>
    <w:tblStylePr w:type="firstCol">
      <w:rPr>
        <w:rFonts w:cs="Times New Roman"/>
        <w:color w:val="FFFFFF"/>
      </w:rPr>
      <w:tblPr/>
      <w:tcPr>
        <w:tcBorders>
          <w:top w:val="nil"/>
          <w:left w:val="nil"/>
          <w:bottom w:val="nil"/>
          <w:right w:val="nil"/>
          <w:insideH w:val="single" w:sz="4" w:space="0" w:color="772C2A"/>
          <w:insideV w:val="nil"/>
        </w:tcBorders>
        <w:shd w:val="clear" w:color="auto" w:fill="772C2A"/>
      </w:tcPr>
    </w:tblStylePr>
    <w:tblStylePr w:type="lastCol">
      <w:rPr>
        <w:rFonts w:cs="Times New Roman"/>
        <w:color w:val="FFFFFF"/>
      </w:rPr>
      <w:tblPr/>
      <w:tcPr>
        <w:tcBorders>
          <w:top w:val="nil"/>
          <w:left w:val="nil"/>
          <w:bottom w:val="nil"/>
          <w:right w:val="nil"/>
          <w:insideH w:val="nil"/>
          <w:insideV w:val="nil"/>
        </w:tcBorders>
        <w:shd w:val="clear" w:color="auto" w:fill="772C2A"/>
      </w:tcPr>
    </w:tblStylePr>
    <w:tblStylePr w:type="band1Vert">
      <w:rPr>
        <w:rFonts w:cs="Times New Roman"/>
      </w:rPr>
      <w:tblPr/>
      <w:tcPr>
        <w:shd w:val="clear" w:color="auto" w:fill="E5B8B7"/>
      </w:tcPr>
    </w:tblStylePr>
    <w:tblStylePr w:type="band1Horz">
      <w:rPr>
        <w:rFonts w:cs="Times New Roman"/>
      </w:rPr>
      <w:tblPr/>
      <w:tcPr>
        <w:shd w:val="clear" w:color="auto" w:fill="DFA7A6"/>
      </w:tcPr>
    </w:tblStylePr>
    <w:tblStylePr w:type="neCell">
      <w:rPr>
        <w:rFonts w:cs="Times New Roman"/>
        <w:color w:val="000000"/>
      </w:rPr>
    </w:tblStylePr>
    <w:tblStylePr w:type="nwCell">
      <w:rPr>
        <w:rFonts w:cs="Times New Roman"/>
        <w:color w:val="000000"/>
      </w:rPr>
    </w:tblStylePr>
  </w:style>
  <w:style w:type="table" w:styleId="ColorfulShading-Accent3">
    <w:name w:val="Colorful Shading Accent 3"/>
    <w:basedOn w:val="TableNormal"/>
    <w:uiPriority w:val="99"/>
    <w:rsid w:val="00D60727"/>
    <w:rPr>
      <w:rFonts w:ascii="Century Schoolbook" w:hAnsi="Century Schoolbook"/>
      <w:color w:val="000000"/>
      <w:sz w:val="20"/>
      <w:szCs w:val="20"/>
    </w:rPr>
    <w:tblPr>
      <w:tblStyleRowBandSize w:val="1"/>
      <w:tblStyleColBandSize w:val="1"/>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tblStylePr w:type="firstRow">
      <w:rPr>
        <w:rFonts w:cs="Times New Roman"/>
        <w:b/>
        <w:bCs/>
      </w:rPr>
      <w:tblPr/>
      <w:tcPr>
        <w:tcBorders>
          <w:top w:val="nil"/>
          <w:left w:val="nil"/>
          <w:bottom w:val="single" w:sz="24" w:space="0" w:color="8064A2"/>
          <w:right w:val="nil"/>
          <w:insideH w:val="nil"/>
          <w:insideV w:val="nil"/>
        </w:tcBorders>
        <w:shd w:val="clear" w:color="auto" w:fill="FFFFFF"/>
      </w:tcPr>
    </w:tblStylePr>
    <w:tblStylePr w:type="lastRow">
      <w:rPr>
        <w:rFonts w:cs="Times New Roman"/>
        <w:b/>
        <w:bCs/>
        <w:color w:val="FFFFFF"/>
      </w:rPr>
      <w:tblPr/>
      <w:tcPr>
        <w:tcBorders>
          <w:top w:val="single" w:sz="6" w:space="0" w:color="FFFFFF"/>
        </w:tcBorders>
        <w:shd w:val="clear" w:color="auto" w:fill="5E7530"/>
      </w:tcPr>
    </w:tblStylePr>
    <w:tblStylePr w:type="firstCol">
      <w:rPr>
        <w:rFonts w:cs="Times New Roman"/>
        <w:color w:val="FFFFFF"/>
      </w:rPr>
      <w:tblPr/>
      <w:tcPr>
        <w:tcBorders>
          <w:top w:val="nil"/>
          <w:left w:val="nil"/>
          <w:bottom w:val="nil"/>
          <w:right w:val="nil"/>
          <w:insideH w:val="single" w:sz="4" w:space="0" w:color="5E7530"/>
          <w:insideV w:val="nil"/>
        </w:tcBorders>
        <w:shd w:val="clear" w:color="auto" w:fill="5E7530"/>
      </w:tcPr>
    </w:tblStylePr>
    <w:tblStylePr w:type="lastCol">
      <w:rPr>
        <w:rFonts w:cs="Times New Roman"/>
        <w:color w:val="FFFFFF"/>
      </w:rPr>
      <w:tblPr/>
      <w:tcPr>
        <w:tcBorders>
          <w:top w:val="nil"/>
          <w:left w:val="nil"/>
          <w:bottom w:val="nil"/>
          <w:right w:val="nil"/>
          <w:insideH w:val="nil"/>
          <w:insideV w:val="nil"/>
        </w:tcBorders>
        <w:shd w:val="clear" w:color="auto" w:fill="5E7530"/>
      </w:tcPr>
    </w:tblStylePr>
    <w:tblStylePr w:type="band1Vert">
      <w:rPr>
        <w:rFonts w:cs="Times New Roman"/>
      </w:rPr>
      <w:tblPr/>
      <w:tcPr>
        <w:shd w:val="clear" w:color="auto" w:fill="D6E3BC"/>
      </w:tcPr>
    </w:tblStylePr>
    <w:tblStylePr w:type="band1Horz">
      <w:rPr>
        <w:rFonts w:cs="Times New Roman"/>
      </w:rPr>
      <w:tblPr/>
      <w:tcPr>
        <w:shd w:val="clear" w:color="auto" w:fill="CDDDAC"/>
      </w:tcPr>
    </w:tblStylePr>
  </w:style>
  <w:style w:type="table" w:styleId="ColorfulShading-Accent4">
    <w:name w:val="Colorful Shading Accent 4"/>
    <w:basedOn w:val="TableNormal"/>
    <w:uiPriority w:val="99"/>
    <w:rsid w:val="00D60727"/>
    <w:rPr>
      <w:rFonts w:ascii="Century Schoolbook" w:hAnsi="Century Schoolbook"/>
      <w:color w:val="000000"/>
      <w:sz w:val="20"/>
      <w:szCs w:val="20"/>
    </w:rPr>
    <w:tblPr>
      <w:tblStyleRowBandSize w:val="1"/>
      <w:tblStyleColBandSize w:val="1"/>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rPr>
        <w:rFonts w:cs="Times New Roman"/>
        <w:b/>
        <w:bCs/>
      </w:rPr>
      <w:tblPr/>
      <w:tcPr>
        <w:tcBorders>
          <w:top w:val="nil"/>
          <w:left w:val="nil"/>
          <w:bottom w:val="single" w:sz="24" w:space="0" w:color="9BBB59"/>
          <w:right w:val="nil"/>
          <w:insideH w:val="nil"/>
          <w:insideV w:val="nil"/>
        </w:tcBorders>
        <w:shd w:val="clear" w:color="auto" w:fill="FFFFFF"/>
      </w:tcPr>
    </w:tblStylePr>
    <w:tblStylePr w:type="lastRow">
      <w:rPr>
        <w:rFonts w:cs="Times New Roman"/>
        <w:b/>
        <w:bCs/>
        <w:color w:val="FFFFFF"/>
      </w:rPr>
      <w:tblPr/>
      <w:tcPr>
        <w:tcBorders>
          <w:top w:val="single" w:sz="6" w:space="0" w:color="FFFFFF"/>
        </w:tcBorders>
        <w:shd w:val="clear" w:color="auto" w:fill="4C3B62"/>
      </w:tcPr>
    </w:tblStylePr>
    <w:tblStylePr w:type="firstCol">
      <w:rPr>
        <w:rFonts w:cs="Times New Roman"/>
        <w:color w:val="FFFFFF"/>
      </w:rPr>
      <w:tblPr/>
      <w:tcPr>
        <w:tcBorders>
          <w:top w:val="nil"/>
          <w:left w:val="nil"/>
          <w:bottom w:val="nil"/>
          <w:right w:val="nil"/>
          <w:insideH w:val="single" w:sz="4" w:space="0" w:color="4C3B62"/>
          <w:insideV w:val="nil"/>
        </w:tcBorders>
        <w:shd w:val="clear" w:color="auto" w:fill="4C3B62"/>
      </w:tcPr>
    </w:tblStylePr>
    <w:tblStylePr w:type="lastCol">
      <w:rPr>
        <w:rFonts w:cs="Times New Roman"/>
        <w:color w:val="FFFFFF"/>
      </w:rPr>
      <w:tblPr/>
      <w:tcPr>
        <w:tcBorders>
          <w:top w:val="nil"/>
          <w:left w:val="nil"/>
          <w:bottom w:val="nil"/>
          <w:right w:val="nil"/>
          <w:insideH w:val="nil"/>
          <w:insideV w:val="nil"/>
        </w:tcBorders>
        <w:shd w:val="clear" w:color="auto" w:fill="4C3B62"/>
      </w:tcPr>
    </w:tblStylePr>
    <w:tblStylePr w:type="band1Vert">
      <w:rPr>
        <w:rFonts w:cs="Times New Roman"/>
      </w:rPr>
      <w:tblPr/>
      <w:tcPr>
        <w:shd w:val="clear" w:color="auto" w:fill="CCC0D9"/>
      </w:tcPr>
    </w:tblStylePr>
    <w:tblStylePr w:type="band1Horz">
      <w:rPr>
        <w:rFonts w:cs="Times New Roman"/>
      </w:rPr>
      <w:tblPr/>
      <w:tcPr>
        <w:shd w:val="clear" w:color="auto" w:fill="BFB1D0"/>
      </w:tcPr>
    </w:tblStylePr>
    <w:tblStylePr w:type="neCell">
      <w:rPr>
        <w:rFonts w:cs="Times New Roman"/>
        <w:color w:val="000000"/>
      </w:rPr>
    </w:tblStylePr>
    <w:tblStylePr w:type="nwCell">
      <w:rPr>
        <w:rFonts w:cs="Times New Roman"/>
        <w:color w:val="000000"/>
      </w:rPr>
    </w:tblStylePr>
  </w:style>
  <w:style w:type="table" w:styleId="ColorfulShading-Accent5">
    <w:name w:val="Colorful Shading Accent 5"/>
    <w:basedOn w:val="TableNormal"/>
    <w:uiPriority w:val="99"/>
    <w:rsid w:val="00D60727"/>
    <w:rPr>
      <w:rFonts w:ascii="Century Schoolbook" w:hAnsi="Century Schoolbook"/>
      <w:color w:val="000000"/>
      <w:sz w:val="20"/>
      <w:szCs w:val="20"/>
    </w:rPr>
    <w:tblPr>
      <w:tblStyleRowBandSize w:val="1"/>
      <w:tblStyleColBandSize w:val="1"/>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rFonts w:cs="Times New Roman"/>
        <w:b/>
        <w:bCs/>
      </w:rPr>
      <w:tblPr/>
      <w:tcPr>
        <w:tcBorders>
          <w:top w:val="nil"/>
          <w:left w:val="nil"/>
          <w:bottom w:val="single" w:sz="24" w:space="0" w:color="F79646"/>
          <w:right w:val="nil"/>
          <w:insideH w:val="nil"/>
          <w:insideV w:val="nil"/>
        </w:tcBorders>
        <w:shd w:val="clear" w:color="auto" w:fill="FFFFFF"/>
      </w:tcPr>
    </w:tblStylePr>
    <w:tblStylePr w:type="lastRow">
      <w:rPr>
        <w:rFonts w:cs="Times New Roman"/>
        <w:b/>
        <w:bCs/>
        <w:color w:val="FFFFFF"/>
      </w:rPr>
      <w:tblPr/>
      <w:tcPr>
        <w:tcBorders>
          <w:top w:val="single" w:sz="6" w:space="0" w:color="FFFFFF"/>
        </w:tcBorders>
        <w:shd w:val="clear" w:color="auto" w:fill="276A7C"/>
      </w:tcPr>
    </w:tblStylePr>
    <w:tblStylePr w:type="firstCol">
      <w:rPr>
        <w:rFonts w:cs="Times New Roman"/>
        <w:color w:val="FFFFFF"/>
      </w:rPr>
      <w:tblPr/>
      <w:tcPr>
        <w:tcBorders>
          <w:top w:val="nil"/>
          <w:left w:val="nil"/>
          <w:bottom w:val="nil"/>
          <w:right w:val="nil"/>
          <w:insideH w:val="single" w:sz="4" w:space="0" w:color="276A7C"/>
          <w:insideV w:val="nil"/>
        </w:tcBorders>
        <w:shd w:val="clear" w:color="auto" w:fill="276A7C"/>
      </w:tcPr>
    </w:tblStylePr>
    <w:tblStylePr w:type="lastCol">
      <w:rPr>
        <w:rFonts w:cs="Times New Roman"/>
        <w:color w:val="FFFFFF"/>
      </w:rPr>
      <w:tblPr/>
      <w:tcPr>
        <w:tcBorders>
          <w:top w:val="nil"/>
          <w:left w:val="nil"/>
          <w:bottom w:val="nil"/>
          <w:right w:val="nil"/>
          <w:insideH w:val="nil"/>
          <w:insideV w:val="nil"/>
        </w:tcBorders>
        <w:shd w:val="clear" w:color="auto" w:fill="276A7C"/>
      </w:tcPr>
    </w:tblStylePr>
    <w:tblStylePr w:type="band1Vert">
      <w:rPr>
        <w:rFonts w:cs="Times New Roman"/>
      </w:rPr>
      <w:tblPr/>
      <w:tcPr>
        <w:shd w:val="clear" w:color="auto" w:fill="B6DDE8"/>
      </w:tcPr>
    </w:tblStylePr>
    <w:tblStylePr w:type="band1Horz">
      <w:rPr>
        <w:rFonts w:cs="Times New Roman"/>
      </w:rPr>
      <w:tblPr/>
      <w:tcPr>
        <w:shd w:val="clear" w:color="auto" w:fill="A5D5E2"/>
      </w:tcPr>
    </w:tblStylePr>
    <w:tblStylePr w:type="neCell">
      <w:rPr>
        <w:rFonts w:cs="Times New Roman"/>
        <w:color w:val="000000"/>
      </w:rPr>
    </w:tblStylePr>
    <w:tblStylePr w:type="nwCell">
      <w:rPr>
        <w:rFonts w:cs="Times New Roman"/>
        <w:color w:val="000000"/>
      </w:rPr>
    </w:tblStylePr>
  </w:style>
  <w:style w:type="table" w:styleId="ColorfulShading-Accent6">
    <w:name w:val="Colorful Shading Accent 6"/>
    <w:basedOn w:val="TableNormal"/>
    <w:uiPriority w:val="99"/>
    <w:rsid w:val="00D60727"/>
    <w:rPr>
      <w:rFonts w:ascii="Century Schoolbook" w:hAnsi="Century Schoolbook"/>
      <w:color w:val="000000"/>
      <w:sz w:val="20"/>
      <w:szCs w:val="20"/>
    </w:rPr>
    <w:tblPr>
      <w:tblStyleRowBandSize w:val="1"/>
      <w:tblStyleColBandSize w:val="1"/>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tblStylePr w:type="firstRow">
      <w:rPr>
        <w:rFonts w:cs="Times New Roman"/>
        <w:b/>
        <w:bCs/>
      </w:rPr>
      <w:tblPr/>
      <w:tcPr>
        <w:tcBorders>
          <w:top w:val="nil"/>
          <w:left w:val="nil"/>
          <w:bottom w:val="single" w:sz="24" w:space="0" w:color="4BACC6"/>
          <w:right w:val="nil"/>
          <w:insideH w:val="nil"/>
          <w:insideV w:val="nil"/>
        </w:tcBorders>
        <w:shd w:val="clear" w:color="auto" w:fill="FFFFFF"/>
      </w:tcPr>
    </w:tblStylePr>
    <w:tblStylePr w:type="lastRow">
      <w:rPr>
        <w:rFonts w:cs="Times New Roman"/>
        <w:b/>
        <w:bCs/>
        <w:color w:val="FFFFFF"/>
      </w:rPr>
      <w:tblPr/>
      <w:tcPr>
        <w:tcBorders>
          <w:top w:val="single" w:sz="6" w:space="0" w:color="FFFFFF"/>
        </w:tcBorders>
        <w:shd w:val="clear" w:color="auto" w:fill="B65608"/>
      </w:tcPr>
    </w:tblStylePr>
    <w:tblStylePr w:type="firstCol">
      <w:rPr>
        <w:rFonts w:cs="Times New Roman"/>
        <w:color w:val="FFFFFF"/>
      </w:rPr>
      <w:tblPr/>
      <w:tcPr>
        <w:tcBorders>
          <w:top w:val="nil"/>
          <w:left w:val="nil"/>
          <w:bottom w:val="nil"/>
          <w:right w:val="nil"/>
          <w:insideH w:val="single" w:sz="4" w:space="0" w:color="B65608"/>
          <w:insideV w:val="nil"/>
        </w:tcBorders>
        <w:shd w:val="clear" w:color="auto" w:fill="B65608"/>
      </w:tcPr>
    </w:tblStylePr>
    <w:tblStylePr w:type="lastCol">
      <w:rPr>
        <w:rFonts w:cs="Times New Roman"/>
        <w:color w:val="FFFFFF"/>
      </w:rPr>
      <w:tblPr/>
      <w:tcPr>
        <w:tcBorders>
          <w:top w:val="nil"/>
          <w:left w:val="nil"/>
          <w:bottom w:val="nil"/>
          <w:right w:val="nil"/>
          <w:insideH w:val="nil"/>
          <w:insideV w:val="nil"/>
        </w:tcBorders>
        <w:shd w:val="clear" w:color="auto" w:fill="B65608"/>
      </w:tcPr>
    </w:tblStylePr>
    <w:tblStylePr w:type="band1Vert">
      <w:rPr>
        <w:rFonts w:cs="Times New Roman"/>
      </w:rPr>
      <w:tblPr/>
      <w:tcPr>
        <w:shd w:val="clear" w:color="auto" w:fill="FBD4B4"/>
      </w:tcPr>
    </w:tblStylePr>
    <w:tblStylePr w:type="band1Horz">
      <w:rPr>
        <w:rFonts w:cs="Times New Roman"/>
      </w:rPr>
      <w:tblPr/>
      <w:tcPr>
        <w:shd w:val="clear" w:color="auto" w:fill="FBCAA2"/>
      </w:tcPr>
    </w:tblStylePr>
    <w:tblStylePr w:type="neCell">
      <w:rPr>
        <w:rFonts w:cs="Times New Roman"/>
        <w:color w:val="000000"/>
      </w:rPr>
    </w:tblStylePr>
    <w:tblStylePr w:type="nwCell">
      <w:rPr>
        <w:rFonts w:cs="Times New Roman"/>
        <w:color w:val="000000"/>
      </w:rPr>
    </w:tblStylePr>
  </w:style>
  <w:style w:type="character" w:styleId="CommentReference">
    <w:name w:val="annotation reference"/>
    <w:basedOn w:val="DefaultParagraphFont"/>
    <w:uiPriority w:val="99"/>
    <w:semiHidden/>
    <w:rsid w:val="00D60727"/>
    <w:rPr>
      <w:rFonts w:cs="Times New Roman"/>
      <w:sz w:val="16"/>
      <w:szCs w:val="16"/>
    </w:rPr>
  </w:style>
  <w:style w:type="table" w:customStyle="1" w:styleId="DarkList1">
    <w:name w:val="Dark List1"/>
    <w:uiPriority w:val="99"/>
    <w:rsid w:val="00D60727"/>
    <w:rPr>
      <w:rFonts w:ascii="Century Schoolbook" w:hAnsi="Century Schoolbook"/>
      <w:color w:val="FFFFFF"/>
      <w:sz w:val="20"/>
      <w:szCs w:val="20"/>
    </w:rPr>
    <w:tblPr>
      <w:tblStyleRowBandSize w:val="1"/>
      <w:tblStyleColBandSize w:val="1"/>
      <w:tblCellMar>
        <w:top w:w="0" w:type="dxa"/>
        <w:left w:w="108" w:type="dxa"/>
        <w:bottom w:w="0" w:type="dxa"/>
        <w:right w:w="108" w:type="dxa"/>
      </w:tblCellMar>
    </w:tblPr>
    <w:tcPr>
      <w:shd w:val="clear" w:color="auto" w:fill="000000"/>
    </w:tcPr>
  </w:style>
  <w:style w:type="table" w:styleId="DarkList-Accent1">
    <w:name w:val="Dark List Accent 1"/>
    <w:basedOn w:val="TableNormal"/>
    <w:uiPriority w:val="99"/>
    <w:rsid w:val="00D60727"/>
    <w:rPr>
      <w:rFonts w:ascii="Century Schoolbook" w:hAnsi="Century Schoolbook"/>
      <w:color w:val="FFFFFF"/>
      <w:sz w:val="20"/>
      <w:szCs w:val="20"/>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rFonts w:cs="Times New Roman"/>
        <w:b/>
        <w:bCs/>
      </w:rPr>
      <w:tblPr/>
      <w:tcPr>
        <w:tcBorders>
          <w:top w:val="nil"/>
          <w:left w:val="nil"/>
          <w:bottom w:val="single" w:sz="18" w:space="0" w:color="FFFFFF"/>
          <w:right w:val="nil"/>
          <w:insideH w:val="nil"/>
          <w:insideV w:val="nil"/>
        </w:tcBorders>
        <w:shd w:val="clear" w:color="auto" w:fill="000000"/>
      </w:tcPr>
    </w:tblStylePr>
    <w:tblStylePr w:type="lastRow">
      <w:rPr>
        <w:rFonts w:cs="Times New Roman"/>
      </w:rPr>
      <w:tblPr/>
      <w:tcPr>
        <w:tcBorders>
          <w:top w:val="single" w:sz="18" w:space="0" w:color="FFFFFF"/>
          <w:left w:val="nil"/>
          <w:bottom w:val="nil"/>
          <w:right w:val="nil"/>
          <w:insideH w:val="nil"/>
          <w:insideV w:val="nil"/>
        </w:tcBorders>
        <w:shd w:val="clear" w:color="auto" w:fill="243F60"/>
      </w:tcPr>
    </w:tblStylePr>
    <w:tblStylePr w:type="firstCol">
      <w:rPr>
        <w:rFonts w:cs="Times New Roman"/>
      </w:rPr>
      <w:tblPr/>
      <w:tcPr>
        <w:tcBorders>
          <w:top w:val="nil"/>
          <w:left w:val="nil"/>
          <w:bottom w:val="nil"/>
          <w:right w:val="single" w:sz="18" w:space="0" w:color="FFFFFF"/>
          <w:insideH w:val="nil"/>
          <w:insideV w:val="nil"/>
        </w:tcBorders>
        <w:shd w:val="clear" w:color="auto" w:fill="365F91"/>
      </w:tcPr>
    </w:tblStylePr>
    <w:tblStylePr w:type="lastCol">
      <w:rPr>
        <w:rFonts w:cs="Times New Roman"/>
      </w:rPr>
      <w:tblPr/>
      <w:tcPr>
        <w:tcBorders>
          <w:top w:val="nil"/>
          <w:left w:val="single" w:sz="18" w:space="0" w:color="FFFFFF"/>
          <w:bottom w:val="nil"/>
          <w:right w:val="nil"/>
          <w:insideH w:val="nil"/>
          <w:insideV w:val="nil"/>
        </w:tcBorders>
        <w:shd w:val="clear" w:color="auto" w:fill="365F91"/>
      </w:tcPr>
    </w:tblStylePr>
    <w:tblStylePr w:type="band1Vert">
      <w:rPr>
        <w:rFonts w:cs="Times New Roman"/>
      </w:rPr>
      <w:tblPr/>
      <w:tcPr>
        <w:tcBorders>
          <w:top w:val="nil"/>
          <w:left w:val="nil"/>
          <w:bottom w:val="nil"/>
          <w:right w:val="nil"/>
          <w:insideH w:val="nil"/>
          <w:insideV w:val="nil"/>
        </w:tcBorders>
        <w:shd w:val="clear" w:color="auto" w:fill="365F91"/>
      </w:tcPr>
    </w:tblStylePr>
    <w:tblStylePr w:type="band1Horz">
      <w:rPr>
        <w:rFonts w:cs="Times New Roman"/>
      </w:rPr>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99"/>
    <w:rsid w:val="00D60727"/>
    <w:rPr>
      <w:rFonts w:ascii="Century Schoolbook" w:hAnsi="Century Schoolbook"/>
      <w:color w:val="FFFFFF"/>
      <w:sz w:val="20"/>
      <w:szCs w:val="20"/>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rFonts w:cs="Times New Roman"/>
        <w:b/>
        <w:bCs/>
      </w:rPr>
      <w:tblPr/>
      <w:tcPr>
        <w:tcBorders>
          <w:top w:val="nil"/>
          <w:left w:val="nil"/>
          <w:bottom w:val="single" w:sz="18" w:space="0" w:color="FFFFFF"/>
          <w:right w:val="nil"/>
          <w:insideH w:val="nil"/>
          <w:insideV w:val="nil"/>
        </w:tcBorders>
        <w:shd w:val="clear" w:color="auto" w:fill="000000"/>
      </w:tcPr>
    </w:tblStylePr>
    <w:tblStylePr w:type="lastRow">
      <w:rPr>
        <w:rFonts w:cs="Times New Roman"/>
      </w:rPr>
      <w:tblPr/>
      <w:tcPr>
        <w:tcBorders>
          <w:top w:val="single" w:sz="18" w:space="0" w:color="FFFFFF"/>
          <w:left w:val="nil"/>
          <w:bottom w:val="nil"/>
          <w:right w:val="nil"/>
          <w:insideH w:val="nil"/>
          <w:insideV w:val="nil"/>
        </w:tcBorders>
        <w:shd w:val="clear" w:color="auto" w:fill="622423"/>
      </w:tcPr>
    </w:tblStylePr>
    <w:tblStylePr w:type="firstCol">
      <w:rPr>
        <w:rFonts w:cs="Times New Roman"/>
      </w:rPr>
      <w:tblPr/>
      <w:tcPr>
        <w:tcBorders>
          <w:top w:val="nil"/>
          <w:left w:val="nil"/>
          <w:bottom w:val="nil"/>
          <w:right w:val="single" w:sz="18" w:space="0" w:color="FFFFFF"/>
          <w:insideH w:val="nil"/>
          <w:insideV w:val="nil"/>
        </w:tcBorders>
        <w:shd w:val="clear" w:color="auto" w:fill="943634"/>
      </w:tcPr>
    </w:tblStylePr>
    <w:tblStylePr w:type="lastCol">
      <w:rPr>
        <w:rFonts w:cs="Times New Roman"/>
      </w:rPr>
      <w:tblPr/>
      <w:tcPr>
        <w:tcBorders>
          <w:top w:val="nil"/>
          <w:left w:val="single" w:sz="18" w:space="0" w:color="FFFFFF"/>
          <w:bottom w:val="nil"/>
          <w:right w:val="nil"/>
          <w:insideH w:val="nil"/>
          <w:insideV w:val="nil"/>
        </w:tcBorders>
        <w:shd w:val="clear" w:color="auto" w:fill="943634"/>
      </w:tcPr>
    </w:tblStylePr>
    <w:tblStylePr w:type="band1Vert">
      <w:rPr>
        <w:rFonts w:cs="Times New Roman"/>
      </w:rPr>
      <w:tblPr/>
      <w:tcPr>
        <w:tcBorders>
          <w:top w:val="nil"/>
          <w:left w:val="nil"/>
          <w:bottom w:val="nil"/>
          <w:right w:val="nil"/>
          <w:insideH w:val="nil"/>
          <w:insideV w:val="nil"/>
        </w:tcBorders>
        <w:shd w:val="clear" w:color="auto" w:fill="943634"/>
      </w:tcPr>
    </w:tblStylePr>
    <w:tblStylePr w:type="band1Horz">
      <w:rPr>
        <w:rFonts w:cs="Times New Roman"/>
      </w:rPr>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99"/>
    <w:rsid w:val="00D60727"/>
    <w:rPr>
      <w:rFonts w:ascii="Century Schoolbook" w:hAnsi="Century Schoolbook"/>
      <w:color w:val="FFFFFF"/>
      <w:sz w:val="20"/>
      <w:szCs w:val="20"/>
    </w:rPr>
    <w:tblPr>
      <w:tblStyleRowBandSize w:val="1"/>
      <w:tblStyleColBandSize w:val="1"/>
      <w:tblInd w:w="0" w:type="dxa"/>
      <w:tblCellMar>
        <w:top w:w="0" w:type="dxa"/>
        <w:left w:w="108" w:type="dxa"/>
        <w:bottom w:w="0" w:type="dxa"/>
        <w:right w:w="108" w:type="dxa"/>
      </w:tblCellMar>
    </w:tblPr>
    <w:tcPr>
      <w:shd w:val="clear" w:color="auto" w:fill="9BBB59"/>
    </w:tcPr>
    <w:tblStylePr w:type="firstRow">
      <w:rPr>
        <w:rFonts w:cs="Times New Roman"/>
        <w:b/>
        <w:bCs/>
      </w:rPr>
      <w:tblPr/>
      <w:tcPr>
        <w:tcBorders>
          <w:top w:val="nil"/>
          <w:left w:val="nil"/>
          <w:bottom w:val="single" w:sz="18" w:space="0" w:color="FFFFFF"/>
          <w:right w:val="nil"/>
          <w:insideH w:val="nil"/>
          <w:insideV w:val="nil"/>
        </w:tcBorders>
        <w:shd w:val="clear" w:color="auto" w:fill="000000"/>
      </w:tcPr>
    </w:tblStylePr>
    <w:tblStylePr w:type="lastRow">
      <w:rPr>
        <w:rFonts w:cs="Times New Roman"/>
      </w:rPr>
      <w:tblPr/>
      <w:tcPr>
        <w:tcBorders>
          <w:top w:val="single" w:sz="18" w:space="0" w:color="FFFFFF"/>
          <w:left w:val="nil"/>
          <w:bottom w:val="nil"/>
          <w:right w:val="nil"/>
          <w:insideH w:val="nil"/>
          <w:insideV w:val="nil"/>
        </w:tcBorders>
        <w:shd w:val="clear" w:color="auto" w:fill="4E6128"/>
      </w:tcPr>
    </w:tblStylePr>
    <w:tblStylePr w:type="firstCol">
      <w:rPr>
        <w:rFonts w:cs="Times New Roman"/>
      </w:rPr>
      <w:tblPr/>
      <w:tcPr>
        <w:tcBorders>
          <w:top w:val="nil"/>
          <w:left w:val="nil"/>
          <w:bottom w:val="nil"/>
          <w:right w:val="single" w:sz="18" w:space="0" w:color="FFFFFF"/>
          <w:insideH w:val="nil"/>
          <w:insideV w:val="nil"/>
        </w:tcBorders>
        <w:shd w:val="clear" w:color="auto" w:fill="76923C"/>
      </w:tcPr>
    </w:tblStylePr>
    <w:tblStylePr w:type="lastCol">
      <w:rPr>
        <w:rFonts w:cs="Times New Roman"/>
      </w:rPr>
      <w:tblPr/>
      <w:tcPr>
        <w:tcBorders>
          <w:top w:val="nil"/>
          <w:left w:val="single" w:sz="18" w:space="0" w:color="FFFFFF"/>
          <w:bottom w:val="nil"/>
          <w:right w:val="nil"/>
          <w:insideH w:val="nil"/>
          <w:insideV w:val="nil"/>
        </w:tcBorders>
        <w:shd w:val="clear" w:color="auto" w:fill="76923C"/>
      </w:tcPr>
    </w:tblStylePr>
    <w:tblStylePr w:type="band1Vert">
      <w:rPr>
        <w:rFonts w:cs="Times New Roman"/>
      </w:rPr>
      <w:tblPr/>
      <w:tcPr>
        <w:tcBorders>
          <w:top w:val="nil"/>
          <w:left w:val="nil"/>
          <w:bottom w:val="nil"/>
          <w:right w:val="nil"/>
          <w:insideH w:val="nil"/>
          <w:insideV w:val="nil"/>
        </w:tcBorders>
        <w:shd w:val="clear" w:color="auto" w:fill="76923C"/>
      </w:tcPr>
    </w:tblStylePr>
    <w:tblStylePr w:type="band1Horz">
      <w:rPr>
        <w:rFonts w:cs="Times New Roman"/>
      </w:rPr>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99"/>
    <w:rsid w:val="00D60727"/>
    <w:rPr>
      <w:rFonts w:ascii="Century Schoolbook" w:hAnsi="Century Schoolbook"/>
      <w:color w:val="FFFFFF"/>
      <w:sz w:val="20"/>
      <w:szCs w:val="20"/>
    </w:rPr>
    <w:tblPr>
      <w:tblStyleRowBandSize w:val="1"/>
      <w:tblStyleColBandSize w:val="1"/>
      <w:tblInd w:w="0" w:type="dxa"/>
      <w:tblCellMar>
        <w:top w:w="0" w:type="dxa"/>
        <w:left w:w="108" w:type="dxa"/>
        <w:bottom w:w="0" w:type="dxa"/>
        <w:right w:w="108" w:type="dxa"/>
      </w:tblCellMar>
    </w:tblPr>
    <w:tcPr>
      <w:shd w:val="clear" w:color="auto" w:fill="8064A2"/>
    </w:tcPr>
    <w:tblStylePr w:type="firstRow">
      <w:rPr>
        <w:rFonts w:cs="Times New Roman"/>
        <w:b/>
        <w:bCs/>
      </w:rPr>
      <w:tblPr/>
      <w:tcPr>
        <w:tcBorders>
          <w:top w:val="nil"/>
          <w:left w:val="nil"/>
          <w:bottom w:val="single" w:sz="18" w:space="0" w:color="FFFFFF"/>
          <w:right w:val="nil"/>
          <w:insideH w:val="nil"/>
          <w:insideV w:val="nil"/>
        </w:tcBorders>
        <w:shd w:val="clear" w:color="auto" w:fill="000000"/>
      </w:tcPr>
    </w:tblStylePr>
    <w:tblStylePr w:type="lastRow">
      <w:rPr>
        <w:rFonts w:cs="Times New Roman"/>
      </w:rPr>
      <w:tblPr/>
      <w:tcPr>
        <w:tcBorders>
          <w:top w:val="single" w:sz="18" w:space="0" w:color="FFFFFF"/>
          <w:left w:val="nil"/>
          <w:bottom w:val="nil"/>
          <w:right w:val="nil"/>
          <w:insideH w:val="nil"/>
          <w:insideV w:val="nil"/>
        </w:tcBorders>
        <w:shd w:val="clear" w:color="auto" w:fill="3F3151"/>
      </w:tcPr>
    </w:tblStylePr>
    <w:tblStylePr w:type="firstCol">
      <w:rPr>
        <w:rFonts w:cs="Times New Roman"/>
      </w:rPr>
      <w:tblPr/>
      <w:tcPr>
        <w:tcBorders>
          <w:top w:val="nil"/>
          <w:left w:val="nil"/>
          <w:bottom w:val="nil"/>
          <w:right w:val="single" w:sz="18" w:space="0" w:color="FFFFFF"/>
          <w:insideH w:val="nil"/>
          <w:insideV w:val="nil"/>
        </w:tcBorders>
        <w:shd w:val="clear" w:color="auto" w:fill="5F497A"/>
      </w:tcPr>
    </w:tblStylePr>
    <w:tblStylePr w:type="lastCol">
      <w:rPr>
        <w:rFonts w:cs="Times New Roman"/>
      </w:rPr>
      <w:tblPr/>
      <w:tcPr>
        <w:tcBorders>
          <w:top w:val="nil"/>
          <w:left w:val="single" w:sz="18" w:space="0" w:color="FFFFFF"/>
          <w:bottom w:val="nil"/>
          <w:right w:val="nil"/>
          <w:insideH w:val="nil"/>
          <w:insideV w:val="nil"/>
        </w:tcBorders>
        <w:shd w:val="clear" w:color="auto" w:fill="5F497A"/>
      </w:tcPr>
    </w:tblStylePr>
    <w:tblStylePr w:type="band1Vert">
      <w:rPr>
        <w:rFonts w:cs="Times New Roman"/>
      </w:rPr>
      <w:tblPr/>
      <w:tcPr>
        <w:tcBorders>
          <w:top w:val="nil"/>
          <w:left w:val="nil"/>
          <w:bottom w:val="nil"/>
          <w:right w:val="nil"/>
          <w:insideH w:val="nil"/>
          <w:insideV w:val="nil"/>
        </w:tcBorders>
        <w:shd w:val="clear" w:color="auto" w:fill="5F497A"/>
      </w:tcPr>
    </w:tblStylePr>
    <w:tblStylePr w:type="band1Horz">
      <w:rPr>
        <w:rFonts w:cs="Times New Roman"/>
      </w:rPr>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99"/>
    <w:rsid w:val="00D60727"/>
    <w:rPr>
      <w:rFonts w:ascii="Century Schoolbook" w:hAnsi="Century Schoolbook"/>
      <w:color w:val="FFFFFF"/>
      <w:sz w:val="20"/>
      <w:szCs w:val="20"/>
    </w:rPr>
    <w:tblPr>
      <w:tblStyleRowBandSize w:val="1"/>
      <w:tblStyleColBandSize w:val="1"/>
      <w:tblInd w:w="0" w:type="dxa"/>
      <w:tblCellMar>
        <w:top w:w="0" w:type="dxa"/>
        <w:left w:w="108" w:type="dxa"/>
        <w:bottom w:w="0" w:type="dxa"/>
        <w:right w:w="108" w:type="dxa"/>
      </w:tblCellMar>
    </w:tblPr>
    <w:tcPr>
      <w:shd w:val="clear" w:color="auto" w:fill="4BACC6"/>
    </w:tcPr>
    <w:tblStylePr w:type="firstRow">
      <w:rPr>
        <w:rFonts w:cs="Times New Roman"/>
        <w:b/>
        <w:bCs/>
      </w:rPr>
      <w:tblPr/>
      <w:tcPr>
        <w:tcBorders>
          <w:top w:val="nil"/>
          <w:left w:val="nil"/>
          <w:bottom w:val="single" w:sz="18" w:space="0" w:color="FFFFFF"/>
          <w:right w:val="nil"/>
          <w:insideH w:val="nil"/>
          <w:insideV w:val="nil"/>
        </w:tcBorders>
        <w:shd w:val="clear" w:color="auto" w:fill="000000"/>
      </w:tcPr>
    </w:tblStylePr>
    <w:tblStylePr w:type="lastRow">
      <w:rPr>
        <w:rFonts w:cs="Times New Roman"/>
      </w:rPr>
      <w:tblPr/>
      <w:tcPr>
        <w:tcBorders>
          <w:top w:val="single" w:sz="18" w:space="0" w:color="FFFFFF"/>
          <w:left w:val="nil"/>
          <w:bottom w:val="nil"/>
          <w:right w:val="nil"/>
          <w:insideH w:val="nil"/>
          <w:insideV w:val="nil"/>
        </w:tcBorders>
        <w:shd w:val="clear" w:color="auto" w:fill="205867"/>
      </w:tcPr>
    </w:tblStylePr>
    <w:tblStylePr w:type="firstCol">
      <w:rPr>
        <w:rFonts w:cs="Times New Roman"/>
      </w:rPr>
      <w:tblPr/>
      <w:tcPr>
        <w:tcBorders>
          <w:top w:val="nil"/>
          <w:left w:val="nil"/>
          <w:bottom w:val="nil"/>
          <w:right w:val="single" w:sz="18" w:space="0" w:color="FFFFFF"/>
          <w:insideH w:val="nil"/>
          <w:insideV w:val="nil"/>
        </w:tcBorders>
        <w:shd w:val="clear" w:color="auto" w:fill="31849B"/>
      </w:tcPr>
    </w:tblStylePr>
    <w:tblStylePr w:type="lastCol">
      <w:rPr>
        <w:rFonts w:cs="Times New Roman"/>
      </w:rPr>
      <w:tblPr/>
      <w:tcPr>
        <w:tcBorders>
          <w:top w:val="nil"/>
          <w:left w:val="single" w:sz="18" w:space="0" w:color="FFFFFF"/>
          <w:bottom w:val="nil"/>
          <w:right w:val="nil"/>
          <w:insideH w:val="nil"/>
          <w:insideV w:val="nil"/>
        </w:tcBorders>
        <w:shd w:val="clear" w:color="auto" w:fill="31849B"/>
      </w:tcPr>
    </w:tblStylePr>
    <w:tblStylePr w:type="band1Vert">
      <w:rPr>
        <w:rFonts w:cs="Times New Roman"/>
      </w:rPr>
      <w:tblPr/>
      <w:tcPr>
        <w:tcBorders>
          <w:top w:val="nil"/>
          <w:left w:val="nil"/>
          <w:bottom w:val="nil"/>
          <w:right w:val="nil"/>
          <w:insideH w:val="nil"/>
          <w:insideV w:val="nil"/>
        </w:tcBorders>
        <w:shd w:val="clear" w:color="auto" w:fill="31849B"/>
      </w:tcPr>
    </w:tblStylePr>
    <w:tblStylePr w:type="band1Horz">
      <w:rPr>
        <w:rFonts w:cs="Times New Roman"/>
      </w:rPr>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99"/>
    <w:rsid w:val="00D60727"/>
    <w:rPr>
      <w:rFonts w:ascii="Century Schoolbook" w:hAnsi="Century Schoolbook"/>
      <w:color w:val="FFFFFF"/>
      <w:sz w:val="20"/>
      <w:szCs w:val="20"/>
    </w:rPr>
    <w:tblPr>
      <w:tblStyleRowBandSize w:val="1"/>
      <w:tblStyleColBandSize w:val="1"/>
      <w:tblInd w:w="0" w:type="dxa"/>
      <w:tblCellMar>
        <w:top w:w="0" w:type="dxa"/>
        <w:left w:w="108" w:type="dxa"/>
        <w:bottom w:w="0" w:type="dxa"/>
        <w:right w:w="108" w:type="dxa"/>
      </w:tblCellMar>
    </w:tblPr>
    <w:tcPr>
      <w:shd w:val="clear" w:color="auto" w:fill="F79646"/>
    </w:tcPr>
    <w:tblStylePr w:type="firstRow">
      <w:rPr>
        <w:rFonts w:cs="Times New Roman"/>
        <w:b/>
        <w:bCs/>
      </w:rPr>
      <w:tblPr/>
      <w:tcPr>
        <w:tcBorders>
          <w:top w:val="nil"/>
          <w:left w:val="nil"/>
          <w:bottom w:val="single" w:sz="18" w:space="0" w:color="FFFFFF"/>
          <w:right w:val="nil"/>
          <w:insideH w:val="nil"/>
          <w:insideV w:val="nil"/>
        </w:tcBorders>
        <w:shd w:val="clear" w:color="auto" w:fill="000000"/>
      </w:tcPr>
    </w:tblStylePr>
    <w:tblStylePr w:type="lastRow">
      <w:rPr>
        <w:rFonts w:cs="Times New Roman"/>
      </w:rPr>
      <w:tblPr/>
      <w:tcPr>
        <w:tcBorders>
          <w:top w:val="single" w:sz="18" w:space="0" w:color="FFFFFF"/>
          <w:left w:val="nil"/>
          <w:bottom w:val="nil"/>
          <w:right w:val="nil"/>
          <w:insideH w:val="nil"/>
          <w:insideV w:val="nil"/>
        </w:tcBorders>
        <w:shd w:val="clear" w:color="auto" w:fill="974706"/>
      </w:tcPr>
    </w:tblStylePr>
    <w:tblStylePr w:type="firstCol">
      <w:rPr>
        <w:rFonts w:cs="Times New Roman"/>
      </w:rPr>
      <w:tblPr/>
      <w:tcPr>
        <w:tcBorders>
          <w:top w:val="nil"/>
          <w:left w:val="nil"/>
          <w:bottom w:val="nil"/>
          <w:right w:val="single" w:sz="18" w:space="0" w:color="FFFFFF"/>
          <w:insideH w:val="nil"/>
          <w:insideV w:val="nil"/>
        </w:tcBorders>
        <w:shd w:val="clear" w:color="auto" w:fill="E36C0A"/>
      </w:tcPr>
    </w:tblStylePr>
    <w:tblStylePr w:type="lastCol">
      <w:rPr>
        <w:rFonts w:cs="Times New Roman"/>
      </w:rPr>
      <w:tblPr/>
      <w:tcPr>
        <w:tcBorders>
          <w:top w:val="nil"/>
          <w:left w:val="single" w:sz="18" w:space="0" w:color="FFFFFF"/>
          <w:bottom w:val="nil"/>
          <w:right w:val="nil"/>
          <w:insideH w:val="nil"/>
          <w:insideV w:val="nil"/>
        </w:tcBorders>
        <w:shd w:val="clear" w:color="auto" w:fill="E36C0A"/>
      </w:tcPr>
    </w:tblStylePr>
    <w:tblStylePr w:type="band1Vert">
      <w:rPr>
        <w:rFonts w:cs="Times New Roman"/>
      </w:rPr>
      <w:tblPr/>
      <w:tcPr>
        <w:tcBorders>
          <w:top w:val="nil"/>
          <w:left w:val="nil"/>
          <w:bottom w:val="nil"/>
          <w:right w:val="nil"/>
          <w:insideH w:val="nil"/>
          <w:insideV w:val="nil"/>
        </w:tcBorders>
        <w:shd w:val="clear" w:color="auto" w:fill="E36C0A"/>
      </w:tcPr>
    </w:tblStylePr>
    <w:tblStylePr w:type="band1Horz">
      <w:rPr>
        <w:rFonts w:cs="Times New Roman"/>
      </w:rPr>
      <w:tblPr/>
      <w:tcPr>
        <w:tcBorders>
          <w:top w:val="nil"/>
          <w:left w:val="nil"/>
          <w:bottom w:val="nil"/>
          <w:right w:val="nil"/>
          <w:insideH w:val="nil"/>
          <w:insideV w:val="nil"/>
        </w:tcBorders>
        <w:shd w:val="clear" w:color="auto" w:fill="E36C0A"/>
      </w:tcPr>
    </w:tblStylePr>
  </w:style>
  <w:style w:type="character" w:styleId="Emphasis">
    <w:name w:val="Emphasis"/>
    <w:basedOn w:val="DefaultParagraphFont"/>
    <w:uiPriority w:val="99"/>
    <w:qFormat/>
    <w:rsid w:val="00D60727"/>
    <w:rPr>
      <w:rFonts w:cs="Times New Roman"/>
      <w:i/>
      <w:iCs/>
    </w:rPr>
  </w:style>
  <w:style w:type="character" w:styleId="EndnoteReference">
    <w:name w:val="endnote reference"/>
    <w:basedOn w:val="DefaultParagraphFont"/>
    <w:uiPriority w:val="99"/>
    <w:semiHidden/>
    <w:rsid w:val="00D60727"/>
    <w:rPr>
      <w:rFonts w:cs="Times New Roman"/>
      <w:vertAlign w:val="superscript"/>
    </w:rPr>
  </w:style>
  <w:style w:type="character" w:styleId="FootnoteReference">
    <w:name w:val="footnote reference"/>
    <w:basedOn w:val="DefaultParagraphFont"/>
    <w:uiPriority w:val="99"/>
    <w:semiHidden/>
    <w:rsid w:val="00D60727"/>
    <w:rPr>
      <w:rFonts w:cs="Times New Roman"/>
      <w:vertAlign w:val="superscript"/>
    </w:rPr>
  </w:style>
  <w:style w:type="character" w:styleId="IntenseEmphasis">
    <w:name w:val="Intense Emphasis"/>
    <w:basedOn w:val="DefaultParagraphFont"/>
    <w:uiPriority w:val="99"/>
    <w:qFormat/>
    <w:rsid w:val="00D60727"/>
    <w:rPr>
      <w:rFonts w:cs="Times New Roman"/>
      <w:b/>
      <w:bCs/>
      <w:i/>
      <w:iCs/>
      <w:color w:val="4F81BD"/>
    </w:rPr>
  </w:style>
  <w:style w:type="paragraph" w:styleId="IntenseQuote">
    <w:name w:val="Intense Quote"/>
    <w:basedOn w:val="Normal"/>
    <w:next w:val="Normal"/>
    <w:link w:val="IntenseQuoteChar"/>
    <w:uiPriority w:val="99"/>
    <w:qFormat/>
    <w:rsid w:val="00D60727"/>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99"/>
    <w:semiHidden/>
    <w:locked/>
    <w:rsid w:val="00D60727"/>
    <w:rPr>
      <w:rFonts w:ascii="Century Schoolbook" w:hAnsi="Century Schoolbook" w:cs="Times New Roman"/>
      <w:b/>
      <w:bCs/>
      <w:i/>
      <w:iCs/>
      <w:color w:val="4F81BD"/>
      <w:sz w:val="24"/>
      <w:szCs w:val="24"/>
      <w:lang w:bidi="he-IL"/>
    </w:rPr>
  </w:style>
  <w:style w:type="character" w:styleId="IntenseReference">
    <w:name w:val="Intense Reference"/>
    <w:basedOn w:val="DefaultParagraphFont"/>
    <w:uiPriority w:val="99"/>
    <w:qFormat/>
    <w:rsid w:val="00D60727"/>
    <w:rPr>
      <w:rFonts w:cs="Times New Roman"/>
      <w:b/>
      <w:bCs/>
      <w:smallCaps/>
      <w:color w:val="C0504D"/>
      <w:spacing w:val="5"/>
      <w:u w:val="single"/>
    </w:rPr>
  </w:style>
  <w:style w:type="table" w:customStyle="1" w:styleId="LightGrid1">
    <w:name w:val="Light Grid1"/>
    <w:uiPriority w:val="99"/>
    <w:rsid w:val="00D60727"/>
    <w:rPr>
      <w:rFonts w:ascii="Century Schoolbook" w:hAnsi="Century Schoolbook"/>
      <w:sz w:val="20"/>
      <w:szCs w:val="2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table" w:customStyle="1" w:styleId="LightGrid-Accent11">
    <w:name w:val="Light Grid - Accent 11"/>
    <w:uiPriority w:val="99"/>
    <w:rsid w:val="00D60727"/>
    <w:rPr>
      <w:rFonts w:ascii="Century Schoolbook" w:hAnsi="Century Schoolbook"/>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styleId="LightGrid-Accent2">
    <w:name w:val="Light Grid Accent 2"/>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pPr>
      <w:rPr>
        <w:rFonts w:ascii="Tahoma" w:eastAsia="Times New Roman" w:hAnsi="Tahoma" w:cs="Angsana New"/>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pPr>
      <w:rPr>
        <w:rFonts w:ascii="Tahoma" w:eastAsia="Times New Roman" w:hAnsi="Tahoma" w:cs="Angsana New"/>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Tahoma" w:eastAsia="Times New Roman" w:hAnsi="Tahoma" w:cs="Angsana New"/>
        <w:b/>
        <w:bCs/>
      </w:rPr>
    </w:tblStylePr>
    <w:tblStylePr w:type="lastCol">
      <w:rPr>
        <w:rFonts w:ascii="Tahoma" w:eastAsia="Times New Roman" w:hAnsi="Tahoma" w:cs="Angsana New"/>
        <w:b/>
        <w:bCs/>
      </w:rPr>
      <w:tblPr/>
      <w:tcPr>
        <w:tcBorders>
          <w:top w:val="single" w:sz="8" w:space="0" w:color="C0504D"/>
          <w:left w:val="single" w:sz="8" w:space="0" w:color="C0504D"/>
          <w:bottom w:val="single" w:sz="8" w:space="0" w:color="C0504D"/>
          <w:right w:val="single" w:sz="8" w:space="0" w:color="C0504D"/>
        </w:tcBorders>
      </w:tcPr>
    </w:tblStylePr>
    <w:tblStylePr w:type="band1Vert">
      <w:rPr>
        <w:rFonts w:cs="Times New Roman"/>
      </w:rPr>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rPr>
        <w:rFonts w:cs="Times New Roman"/>
      </w:rPr>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rPr>
        <w:rFonts w:cs="Times New Roman"/>
      </w:rPr>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pPr>
      <w:rPr>
        <w:rFonts w:ascii="Tahoma" w:eastAsia="Times New Roman" w:hAnsi="Tahoma" w:cs="Angsana New"/>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pPr>
      <w:rPr>
        <w:rFonts w:ascii="Tahoma" w:eastAsia="Times New Roman" w:hAnsi="Tahoma" w:cs="Angsana New"/>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Tahoma" w:eastAsia="Times New Roman" w:hAnsi="Tahoma" w:cs="Angsana New"/>
        <w:b/>
        <w:bCs/>
      </w:rPr>
    </w:tblStylePr>
    <w:tblStylePr w:type="lastCol">
      <w:rPr>
        <w:rFonts w:ascii="Tahoma" w:eastAsia="Times New Roman" w:hAnsi="Tahoma" w:cs="Angsana New"/>
        <w:b/>
        <w:bCs/>
      </w:rPr>
      <w:tblPr/>
      <w:tcPr>
        <w:tcBorders>
          <w:top w:val="single" w:sz="8" w:space="0" w:color="9BBB59"/>
          <w:left w:val="single" w:sz="8" w:space="0" w:color="9BBB59"/>
          <w:bottom w:val="single" w:sz="8" w:space="0" w:color="9BBB59"/>
          <w:right w:val="single" w:sz="8" w:space="0" w:color="9BBB59"/>
        </w:tcBorders>
      </w:tc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rPr>
        <w:rFonts w:cs="Times New Roman"/>
      </w:rPr>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pPr>
      <w:rPr>
        <w:rFonts w:ascii="Tahoma" w:eastAsia="Times New Roman" w:hAnsi="Tahoma" w:cs="Angsana New"/>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pPr>
      <w:rPr>
        <w:rFonts w:ascii="Tahoma" w:eastAsia="Times New Roman" w:hAnsi="Tahoma" w:cs="Angsana New"/>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Tahoma" w:eastAsia="Times New Roman" w:hAnsi="Tahoma" w:cs="Angsana New"/>
        <w:b/>
        <w:bCs/>
      </w:rPr>
    </w:tblStylePr>
    <w:tblStylePr w:type="lastCol">
      <w:rPr>
        <w:rFonts w:ascii="Tahoma" w:eastAsia="Times New Roman" w:hAnsi="Tahoma" w:cs="Angsana New"/>
        <w:b/>
        <w:bCs/>
      </w:rPr>
      <w:tblPr/>
      <w:tcPr>
        <w:tcBorders>
          <w:top w:val="single" w:sz="8" w:space="0" w:color="8064A2"/>
          <w:left w:val="single" w:sz="8" w:space="0" w:color="8064A2"/>
          <w:bottom w:val="single" w:sz="8" w:space="0" w:color="8064A2"/>
          <w:right w:val="single" w:sz="8" w:space="0" w:color="8064A2"/>
        </w:tcBorders>
      </w:tcPr>
    </w:tblStylePr>
    <w:tblStylePr w:type="band1Vert">
      <w:rPr>
        <w:rFonts w:cs="Times New Roman"/>
      </w:rPr>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rPr>
        <w:rFonts w:cs="Times New Roman"/>
      </w:rPr>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rPr>
        <w:rFonts w:cs="Times New Roman"/>
      </w:rPr>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Tahoma" w:eastAsia="Times New Roman" w:hAnsi="Tahoma" w:cs="Angsana New"/>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Tahoma" w:eastAsia="Times New Roman" w:hAnsi="Tahoma" w:cs="Angsana New"/>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Tahoma" w:eastAsia="Times New Roman" w:hAnsi="Tahoma" w:cs="Angsana New"/>
        <w:b/>
        <w:bCs/>
      </w:rPr>
    </w:tblStylePr>
    <w:tblStylePr w:type="lastCol">
      <w:rPr>
        <w:rFonts w:ascii="Tahoma" w:eastAsia="Times New Roman" w:hAnsi="Tahoma" w:cs="Angsana New"/>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pPr>
      <w:rPr>
        <w:rFonts w:ascii="Tahoma" w:eastAsia="Times New Roman" w:hAnsi="Tahoma" w:cs="Angsana New"/>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pPr>
      <w:rPr>
        <w:rFonts w:ascii="Tahoma" w:eastAsia="Times New Roman" w:hAnsi="Tahoma" w:cs="Angsana New"/>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Tahoma" w:eastAsia="Times New Roman" w:hAnsi="Tahoma" w:cs="Angsana New"/>
        <w:b/>
        <w:bCs/>
      </w:rPr>
    </w:tblStylePr>
    <w:tblStylePr w:type="lastCol">
      <w:rPr>
        <w:rFonts w:ascii="Tahoma" w:eastAsia="Times New Roman" w:hAnsi="Tahoma" w:cs="Angsana New"/>
        <w:b/>
        <w:bCs/>
      </w:rPr>
      <w:tblPr/>
      <w:tcPr>
        <w:tcBorders>
          <w:top w:val="single" w:sz="8" w:space="0" w:color="F79646"/>
          <w:left w:val="single" w:sz="8" w:space="0" w:color="F79646"/>
          <w:bottom w:val="single" w:sz="8" w:space="0" w:color="F79646"/>
          <w:right w:val="single" w:sz="8" w:space="0" w:color="F79646"/>
        </w:tcBorders>
      </w:tcPr>
    </w:tblStylePr>
    <w:tblStylePr w:type="band1Vert">
      <w:rPr>
        <w:rFonts w:cs="Times New Roman"/>
      </w:rPr>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rPr>
        <w:rFonts w:cs="Times New Roman"/>
      </w:rPr>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rPr>
        <w:rFonts w:cs="Times New Roman"/>
      </w:rPr>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List1">
    <w:name w:val="Light List1"/>
    <w:uiPriority w:val="99"/>
    <w:rsid w:val="00D60727"/>
    <w:rPr>
      <w:rFonts w:ascii="Century Schoolbook" w:hAnsi="Century Schoolbook"/>
      <w:sz w:val="20"/>
      <w:szCs w:val="20"/>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LightList-Accent11">
    <w:name w:val="Light List - Accent 11"/>
    <w:uiPriority w:val="99"/>
    <w:rsid w:val="00D60727"/>
    <w:rPr>
      <w:rFonts w:ascii="Century Schoolbook" w:hAnsi="Century Schoolbook"/>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styleId="LightList-Accent2">
    <w:name w:val="Light List Accent 2"/>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C0504D"/>
      </w:tcPr>
    </w:tblStylePr>
    <w:tblStylePr w:type="lastRow">
      <w:pPr>
        <w:spacing w:before="0" w:after="0"/>
      </w:pPr>
      <w:rPr>
        <w:rFonts w:cs="Times New Roman"/>
        <w:b/>
        <w:bCs/>
      </w:rPr>
      <w:tblPr/>
      <w:tcPr>
        <w:tcBorders>
          <w:top w:val="double" w:sz="6" w:space="0" w:color="C0504D"/>
          <w:left w:val="single" w:sz="8" w:space="0" w:color="C0504D"/>
          <w:bottom w:val="single" w:sz="8" w:space="0" w:color="C0504D"/>
          <w:right w:val="single" w:sz="8" w:space="0" w:color="C0504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C0504D"/>
          <w:left w:val="single" w:sz="8" w:space="0" w:color="C0504D"/>
          <w:bottom w:val="single" w:sz="8" w:space="0" w:color="C0504D"/>
          <w:right w:val="single" w:sz="8" w:space="0" w:color="C0504D"/>
        </w:tcBorders>
      </w:tcPr>
    </w:tblStylePr>
    <w:tblStylePr w:type="band1Horz">
      <w:rPr>
        <w:rFonts w:cs="Times New Roman"/>
      </w:rPr>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9BBB59"/>
      </w:tcPr>
    </w:tblStylePr>
    <w:tblStylePr w:type="lastRow">
      <w:pPr>
        <w:spacing w:before="0" w:after="0"/>
      </w:pPr>
      <w:rPr>
        <w:rFonts w:cs="Times New Roman"/>
        <w:b/>
        <w:bCs/>
      </w:rPr>
      <w:tblPr/>
      <w:tcPr>
        <w:tcBorders>
          <w:top w:val="double" w:sz="6" w:space="0" w:color="9BBB59"/>
          <w:left w:val="single" w:sz="8" w:space="0" w:color="9BBB59"/>
          <w:bottom w:val="single" w:sz="8" w:space="0" w:color="9BBB59"/>
          <w:right w:val="single" w:sz="8" w:space="0" w:color="9BBB59"/>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8064A2"/>
      </w:tcPr>
    </w:tblStylePr>
    <w:tblStylePr w:type="lastRow">
      <w:pPr>
        <w:spacing w:before="0" w:after="0"/>
      </w:pPr>
      <w:rPr>
        <w:rFonts w:cs="Times New Roman"/>
        <w:b/>
        <w:bCs/>
      </w:rPr>
      <w:tblPr/>
      <w:tcPr>
        <w:tcBorders>
          <w:top w:val="double" w:sz="6" w:space="0" w:color="8064A2"/>
          <w:left w:val="single" w:sz="8" w:space="0" w:color="8064A2"/>
          <w:bottom w:val="single" w:sz="8" w:space="0" w:color="8064A2"/>
          <w:right w:val="single" w:sz="8" w:space="0" w:color="8064A2"/>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8064A2"/>
          <w:left w:val="single" w:sz="8" w:space="0" w:color="8064A2"/>
          <w:bottom w:val="single" w:sz="8" w:space="0" w:color="8064A2"/>
          <w:right w:val="single" w:sz="8" w:space="0" w:color="8064A2"/>
        </w:tcBorders>
      </w:tcPr>
    </w:tblStylePr>
    <w:tblStylePr w:type="band1Horz">
      <w:rPr>
        <w:rFonts w:cs="Times New Roman"/>
      </w:rPr>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BACC6"/>
      </w:tcPr>
    </w:tblStylePr>
    <w:tblStylePr w:type="lastRow">
      <w:pPr>
        <w:spacing w:before="0" w:after="0"/>
      </w:pPr>
      <w:rPr>
        <w:rFonts w:cs="Times New Roman"/>
        <w:b/>
        <w:bCs/>
      </w:rPr>
      <w:tblPr/>
      <w:tcPr>
        <w:tcBorders>
          <w:top w:val="double" w:sz="6" w:space="0" w:color="4BACC6"/>
          <w:left w:val="single" w:sz="8" w:space="0" w:color="4BACC6"/>
          <w:bottom w:val="single" w:sz="8" w:space="0" w:color="4BACC6"/>
          <w:right w:val="single" w:sz="8" w:space="0" w:color="4BACC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F79646"/>
      </w:tcPr>
    </w:tblStylePr>
    <w:tblStylePr w:type="lastRow">
      <w:pPr>
        <w:spacing w:before="0" w:after="0"/>
      </w:pPr>
      <w:rPr>
        <w:rFonts w:cs="Times New Roman"/>
        <w:b/>
        <w:bCs/>
      </w:rPr>
      <w:tblPr/>
      <w:tcPr>
        <w:tcBorders>
          <w:top w:val="double" w:sz="6" w:space="0" w:color="F79646"/>
          <w:left w:val="single" w:sz="8" w:space="0" w:color="F79646"/>
          <w:bottom w:val="single" w:sz="8" w:space="0" w:color="F79646"/>
          <w:right w:val="single" w:sz="8" w:space="0" w:color="F7964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F79646"/>
          <w:left w:val="single" w:sz="8" w:space="0" w:color="F79646"/>
          <w:bottom w:val="single" w:sz="8" w:space="0" w:color="F79646"/>
          <w:right w:val="single" w:sz="8" w:space="0" w:color="F79646"/>
        </w:tcBorders>
      </w:tcPr>
    </w:tblStylePr>
    <w:tblStylePr w:type="band1Horz">
      <w:rPr>
        <w:rFonts w:cs="Times New Roman"/>
      </w:rPr>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Shading1">
    <w:name w:val="Light Shading1"/>
    <w:uiPriority w:val="99"/>
    <w:rsid w:val="00D60727"/>
    <w:rPr>
      <w:rFonts w:ascii="Century Schoolbook" w:hAnsi="Century Schoolbook"/>
      <w:color w:val="000000"/>
      <w:sz w:val="20"/>
      <w:szCs w:val="2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customStyle="1" w:styleId="LightShading-Accent11">
    <w:name w:val="Light Shading - Accent 11"/>
    <w:uiPriority w:val="99"/>
    <w:rsid w:val="00D60727"/>
    <w:rPr>
      <w:rFonts w:ascii="Century Schoolbook" w:hAnsi="Century Schoolbook"/>
      <w:color w:val="365F91"/>
      <w:sz w:val="20"/>
      <w:szCs w:val="20"/>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styleId="LightShading-Accent2">
    <w:name w:val="Light Shading Accent 2"/>
    <w:basedOn w:val="TableNormal"/>
    <w:uiPriority w:val="99"/>
    <w:rsid w:val="00D60727"/>
    <w:rPr>
      <w:rFonts w:ascii="Century Schoolbook" w:hAnsi="Century Schoolbook"/>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99"/>
    <w:rsid w:val="00D60727"/>
    <w:rPr>
      <w:rFonts w:ascii="Century Schoolbook" w:hAnsi="Century Schoolbook"/>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6EED5"/>
      </w:tcPr>
    </w:tblStylePr>
    <w:tblStylePr w:type="band1Horz">
      <w:rPr>
        <w:rFonts w:cs="Times New Roman"/>
      </w:rPr>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99"/>
    <w:rsid w:val="00D60727"/>
    <w:rPr>
      <w:rFonts w:ascii="Century Schoolbook" w:hAnsi="Century Schoolbook"/>
      <w:color w:val="5F497A"/>
      <w:sz w:val="20"/>
      <w:szCs w:val="2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8064A2"/>
          <w:left w:val="nil"/>
          <w:bottom w:val="single" w:sz="8" w:space="0" w:color="8064A2"/>
          <w:right w:val="nil"/>
          <w:insideH w:val="nil"/>
          <w:insideV w:val="nil"/>
        </w:tcBorders>
      </w:tcPr>
    </w:tblStylePr>
    <w:tblStylePr w:type="lastRow">
      <w:pPr>
        <w:spacing w:before="0" w:after="0"/>
      </w:pPr>
      <w:rPr>
        <w:rFonts w:cs="Times New Roman"/>
        <w:b/>
        <w:bCs/>
      </w:rPr>
      <w:tblPr/>
      <w:tcPr>
        <w:tcBorders>
          <w:top w:val="single" w:sz="8" w:space="0" w:color="8064A2"/>
          <w:left w:val="nil"/>
          <w:bottom w:val="single" w:sz="8" w:space="0" w:color="8064A2"/>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FD8E8"/>
      </w:tcPr>
    </w:tblStylePr>
    <w:tblStylePr w:type="band1Horz">
      <w:rPr>
        <w:rFonts w:cs="Times New Roman"/>
      </w:rPr>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99"/>
    <w:rsid w:val="00D60727"/>
    <w:rPr>
      <w:rFonts w:ascii="Century Schoolbook" w:hAnsi="Century Schoolbook"/>
      <w:color w:val="31849B"/>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99"/>
    <w:rsid w:val="00D60727"/>
    <w:rPr>
      <w:rFonts w:ascii="Century Schoolbook" w:hAnsi="Century Schoolbook"/>
      <w:color w:val="E36C0A"/>
      <w:sz w:val="20"/>
      <w:szCs w:val="20"/>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F79646"/>
          <w:left w:val="nil"/>
          <w:bottom w:val="single" w:sz="8" w:space="0" w:color="F79646"/>
          <w:right w:val="nil"/>
          <w:insideH w:val="nil"/>
          <w:insideV w:val="nil"/>
        </w:tcBorders>
      </w:tcPr>
    </w:tblStylePr>
    <w:tblStylePr w:type="lastRow">
      <w:pPr>
        <w:spacing w:before="0" w:after="0"/>
      </w:pPr>
      <w:rPr>
        <w:rFonts w:cs="Times New Roman"/>
        <w:b/>
        <w:bCs/>
      </w:rPr>
      <w:tblPr/>
      <w:tcPr>
        <w:tcBorders>
          <w:top w:val="single" w:sz="8" w:space="0" w:color="F79646"/>
          <w:left w:val="nil"/>
          <w:bottom w:val="single" w:sz="8" w:space="0" w:color="F7964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FDE4D0"/>
      </w:tcPr>
    </w:tblStylePr>
    <w:tblStylePr w:type="band1Horz">
      <w:rPr>
        <w:rFonts w:cs="Times New Roman"/>
      </w:rPr>
      <w:tblPr/>
      <w:tcPr>
        <w:tcBorders>
          <w:left w:val="nil"/>
          <w:right w:val="nil"/>
          <w:insideH w:val="nil"/>
          <w:insideV w:val="nil"/>
        </w:tcBorders>
        <w:shd w:val="clear" w:color="auto" w:fill="FDE4D0"/>
      </w:tcPr>
    </w:tblStylePr>
  </w:style>
  <w:style w:type="paragraph" w:styleId="ListParagraph">
    <w:name w:val="List Paragraph"/>
    <w:basedOn w:val="Normal"/>
    <w:uiPriority w:val="99"/>
    <w:qFormat/>
    <w:rsid w:val="00D60727"/>
    <w:pPr>
      <w:ind w:left="720"/>
    </w:pPr>
  </w:style>
  <w:style w:type="table" w:customStyle="1" w:styleId="MediumGrid11">
    <w:name w:val="Medium Grid 11"/>
    <w:uiPriority w:val="99"/>
    <w:rsid w:val="00D60727"/>
    <w:rPr>
      <w:rFonts w:ascii="Century Schoolbook" w:hAnsi="Century Schoolbook"/>
      <w:sz w:val="20"/>
      <w:szCs w:val="20"/>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style>
  <w:style w:type="table" w:styleId="MediumGrid1-Accent1">
    <w:name w:val="Medium Grid 1 Accent 1"/>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rFonts w:cs="Times New Roman"/>
        <w:b/>
        <w:bCs/>
      </w:rPr>
    </w:tblStylePr>
    <w:tblStylePr w:type="lastRow">
      <w:rPr>
        <w:rFonts w:cs="Times New Roman"/>
        <w:b/>
        <w:bCs/>
      </w:rPr>
      <w:tblPr/>
      <w:tcPr>
        <w:tcBorders>
          <w:top w:val="single" w:sz="18" w:space="0" w:color="7BA0CD"/>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A7BFDE"/>
      </w:tcPr>
    </w:tblStylePr>
    <w:tblStylePr w:type="band1Horz">
      <w:rPr>
        <w:rFonts w:cs="Times New Roman"/>
      </w:rPr>
      <w:tblPr/>
      <w:tcPr>
        <w:shd w:val="clear" w:color="auto" w:fill="A7BFDE"/>
      </w:tcPr>
    </w:tblStylePr>
  </w:style>
  <w:style w:type="table" w:styleId="MediumGrid1-Accent2">
    <w:name w:val="Medium Grid 1 Accent 2"/>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tblStylePr w:type="firstRow">
      <w:rPr>
        <w:rFonts w:cs="Times New Roman"/>
        <w:b/>
        <w:bCs/>
      </w:rPr>
    </w:tblStylePr>
    <w:tblStylePr w:type="lastRow">
      <w:rPr>
        <w:rFonts w:cs="Times New Roman"/>
        <w:b/>
        <w:bCs/>
      </w:rPr>
      <w:tblPr/>
      <w:tcPr>
        <w:tcBorders>
          <w:top w:val="single" w:sz="18" w:space="0" w:color="CF7B79"/>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A7A6"/>
      </w:tcPr>
    </w:tblStylePr>
    <w:tblStylePr w:type="band1Horz">
      <w:rPr>
        <w:rFonts w:cs="Times New Roman"/>
      </w:rPr>
      <w:tblPr/>
      <w:tcPr>
        <w:shd w:val="clear" w:color="auto" w:fill="DFA7A6"/>
      </w:tcPr>
    </w:tblStylePr>
  </w:style>
  <w:style w:type="table" w:styleId="MediumGrid1-Accent3">
    <w:name w:val="Medium Grid 1 Accent 3"/>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rFonts w:cs="Times New Roman"/>
        <w:b/>
        <w:bCs/>
      </w:rPr>
    </w:tblStylePr>
    <w:tblStylePr w:type="lastRow">
      <w:rPr>
        <w:rFonts w:cs="Times New Roman"/>
        <w:b/>
        <w:bCs/>
      </w:rPr>
      <w:tblPr/>
      <w:tcPr>
        <w:tcBorders>
          <w:top w:val="single" w:sz="18" w:space="0" w:color="B3CC82"/>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DDDAC"/>
      </w:tcPr>
    </w:tblStylePr>
    <w:tblStylePr w:type="band1Horz">
      <w:rPr>
        <w:rFonts w:cs="Times New Roman"/>
      </w:rPr>
      <w:tblPr/>
      <w:tcPr>
        <w:shd w:val="clear" w:color="auto" w:fill="CDDDAC"/>
      </w:tcPr>
    </w:tblStylePr>
  </w:style>
  <w:style w:type="table" w:styleId="MediumGrid1-Accent4">
    <w:name w:val="Medium Grid 1 Accent 4"/>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rFonts w:cs="Times New Roman"/>
        <w:b/>
        <w:bCs/>
      </w:rPr>
    </w:tblStylePr>
    <w:tblStylePr w:type="lastRow">
      <w:rPr>
        <w:rFonts w:cs="Times New Roman"/>
        <w:b/>
        <w:bCs/>
      </w:rPr>
      <w:tblPr/>
      <w:tcPr>
        <w:tcBorders>
          <w:top w:val="single" w:sz="18" w:space="0" w:color="9F8AB9"/>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BFB1D0"/>
      </w:tcPr>
    </w:tblStylePr>
    <w:tblStylePr w:type="band1Horz">
      <w:rPr>
        <w:rFonts w:cs="Times New Roman"/>
      </w:rPr>
      <w:tblPr/>
      <w:tcPr>
        <w:shd w:val="clear" w:color="auto" w:fill="BFB1D0"/>
      </w:tcPr>
    </w:tblStylePr>
  </w:style>
  <w:style w:type="table" w:styleId="MediumGrid1-Accent5">
    <w:name w:val="Medium Grid 1 Accent 5"/>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rFonts w:cs="Times New Roman"/>
        <w:b/>
        <w:bCs/>
      </w:rPr>
    </w:tblStylePr>
    <w:tblStylePr w:type="lastRow">
      <w:rPr>
        <w:rFonts w:cs="Times New Roman"/>
        <w:b/>
        <w:bCs/>
      </w:rPr>
      <w:tblPr/>
      <w:tcPr>
        <w:tcBorders>
          <w:top w:val="single" w:sz="18" w:space="0" w:color="78C0D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A5D5E2"/>
      </w:tcPr>
    </w:tblStylePr>
    <w:tblStylePr w:type="band1Horz">
      <w:rPr>
        <w:rFonts w:cs="Times New Roman"/>
      </w:rPr>
      <w:tblPr/>
      <w:tcPr>
        <w:shd w:val="clear" w:color="auto" w:fill="A5D5E2"/>
      </w:tcPr>
    </w:tblStylePr>
  </w:style>
  <w:style w:type="table" w:styleId="MediumGrid1-Accent6">
    <w:name w:val="Medium Grid 1 Accent 6"/>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tblStylePr w:type="firstRow">
      <w:rPr>
        <w:rFonts w:cs="Times New Roman"/>
        <w:b/>
        <w:bCs/>
      </w:rPr>
    </w:tblStylePr>
    <w:tblStylePr w:type="lastRow">
      <w:rPr>
        <w:rFonts w:cs="Times New Roman"/>
        <w:b/>
        <w:bCs/>
      </w:rPr>
      <w:tblPr/>
      <w:tcPr>
        <w:tcBorders>
          <w:top w:val="single" w:sz="18" w:space="0" w:color="F9B07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BCAA2"/>
      </w:tcPr>
    </w:tblStylePr>
    <w:tblStylePr w:type="band1Horz">
      <w:rPr>
        <w:rFonts w:cs="Times New Roman"/>
      </w:rPr>
      <w:tblPr/>
      <w:tcPr>
        <w:shd w:val="clear" w:color="auto" w:fill="FBCAA2"/>
      </w:tcPr>
    </w:tblStylePr>
  </w:style>
  <w:style w:type="table" w:customStyle="1" w:styleId="MediumGrid21">
    <w:name w:val="Medium Grid 21"/>
    <w:uiPriority w:val="99"/>
    <w:rsid w:val="00D60727"/>
    <w:rPr>
      <w:rFonts w:ascii="Tahoma" w:hAnsi="Tahoma" w:cs="Angsana New"/>
      <w:color w:val="000000"/>
      <w:sz w:val="20"/>
      <w:szCs w:val="2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style>
  <w:style w:type="table" w:styleId="MediumGrid2-Accent1">
    <w:name w:val="Medium Grid 2 Accent 1"/>
    <w:basedOn w:val="TableNormal"/>
    <w:uiPriority w:val="99"/>
    <w:rsid w:val="00D60727"/>
    <w:rPr>
      <w:rFonts w:ascii="Tahoma" w:hAnsi="Tahoma" w:cs="Angsana New"/>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rFonts w:cs="Angsana New"/>
        <w:b/>
        <w:bCs/>
        <w:color w:val="000000"/>
      </w:rPr>
      <w:tblPr/>
      <w:tcPr>
        <w:shd w:val="clear" w:color="auto" w:fill="EDF2F8"/>
      </w:tcPr>
    </w:tblStylePr>
    <w:tblStylePr w:type="lastRow">
      <w:rPr>
        <w:rFonts w:cs="Angsana New"/>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Angsana New"/>
        <w:b/>
        <w:bCs/>
        <w:color w:val="000000"/>
      </w:rPr>
      <w:tblPr/>
      <w:tcPr>
        <w:tcBorders>
          <w:top w:val="nil"/>
          <w:left w:val="nil"/>
          <w:bottom w:val="nil"/>
          <w:right w:val="nil"/>
          <w:insideH w:val="nil"/>
          <w:insideV w:val="nil"/>
        </w:tcBorders>
        <w:shd w:val="clear" w:color="auto" w:fill="FFFFFF"/>
      </w:tcPr>
    </w:tblStylePr>
    <w:tblStylePr w:type="lastCol">
      <w:rPr>
        <w:rFonts w:cs="Angsana New"/>
        <w:b w:val="0"/>
        <w:bCs w:val="0"/>
        <w:color w:val="000000"/>
      </w:rPr>
      <w:tblPr/>
      <w:tcPr>
        <w:tcBorders>
          <w:top w:val="nil"/>
          <w:left w:val="nil"/>
          <w:bottom w:val="nil"/>
          <w:right w:val="nil"/>
          <w:insideH w:val="nil"/>
          <w:insideV w:val="nil"/>
        </w:tcBorders>
        <w:shd w:val="clear" w:color="auto" w:fill="DBE5F1"/>
      </w:tcPr>
    </w:tblStylePr>
    <w:tblStylePr w:type="band1Vert">
      <w:rPr>
        <w:rFonts w:cs="Angsana New"/>
      </w:rPr>
      <w:tblPr/>
      <w:tcPr>
        <w:shd w:val="clear" w:color="auto" w:fill="A7BFDE"/>
      </w:tcPr>
    </w:tblStylePr>
    <w:tblStylePr w:type="band1Horz">
      <w:rPr>
        <w:rFonts w:cs="Angsana New"/>
      </w:rPr>
      <w:tblPr/>
      <w:tcPr>
        <w:tcBorders>
          <w:insideH w:val="single" w:sz="6" w:space="0" w:color="4F81BD"/>
          <w:insideV w:val="single" w:sz="6" w:space="0" w:color="4F81BD"/>
        </w:tcBorders>
        <w:shd w:val="clear" w:color="auto" w:fill="A7BFDE"/>
      </w:tcPr>
    </w:tblStylePr>
    <w:tblStylePr w:type="nwCell">
      <w:rPr>
        <w:rFonts w:cs="Angsana New"/>
      </w:rPr>
      <w:tblPr/>
      <w:tcPr>
        <w:shd w:val="clear" w:color="auto" w:fill="FFFFFF"/>
      </w:tcPr>
    </w:tblStylePr>
  </w:style>
  <w:style w:type="table" w:styleId="MediumGrid2-Accent2">
    <w:name w:val="Medium Grid 2 Accent 2"/>
    <w:basedOn w:val="TableNormal"/>
    <w:uiPriority w:val="99"/>
    <w:rsid w:val="00D60727"/>
    <w:rPr>
      <w:rFonts w:ascii="Tahoma" w:hAnsi="Tahoma" w:cs="Angsana New"/>
      <w:color w:val="000000"/>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rFonts w:cs="Angsana New"/>
        <w:b/>
        <w:bCs/>
        <w:color w:val="000000"/>
      </w:rPr>
      <w:tblPr/>
      <w:tcPr>
        <w:shd w:val="clear" w:color="auto" w:fill="F8EDED"/>
      </w:tcPr>
    </w:tblStylePr>
    <w:tblStylePr w:type="lastRow">
      <w:rPr>
        <w:rFonts w:cs="Angsana New"/>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Angsana New"/>
        <w:b/>
        <w:bCs/>
        <w:color w:val="000000"/>
      </w:rPr>
      <w:tblPr/>
      <w:tcPr>
        <w:tcBorders>
          <w:top w:val="nil"/>
          <w:left w:val="nil"/>
          <w:bottom w:val="nil"/>
          <w:right w:val="nil"/>
          <w:insideH w:val="nil"/>
          <w:insideV w:val="nil"/>
        </w:tcBorders>
        <w:shd w:val="clear" w:color="auto" w:fill="FFFFFF"/>
      </w:tcPr>
    </w:tblStylePr>
    <w:tblStylePr w:type="lastCol">
      <w:rPr>
        <w:rFonts w:cs="Angsana New"/>
        <w:b w:val="0"/>
        <w:bCs w:val="0"/>
        <w:color w:val="000000"/>
      </w:rPr>
      <w:tblPr/>
      <w:tcPr>
        <w:tcBorders>
          <w:top w:val="nil"/>
          <w:left w:val="nil"/>
          <w:bottom w:val="nil"/>
          <w:right w:val="nil"/>
          <w:insideH w:val="nil"/>
          <w:insideV w:val="nil"/>
        </w:tcBorders>
        <w:shd w:val="clear" w:color="auto" w:fill="F2DBDB"/>
      </w:tcPr>
    </w:tblStylePr>
    <w:tblStylePr w:type="band1Vert">
      <w:rPr>
        <w:rFonts w:cs="Angsana New"/>
      </w:rPr>
      <w:tblPr/>
      <w:tcPr>
        <w:shd w:val="clear" w:color="auto" w:fill="DFA7A6"/>
      </w:tcPr>
    </w:tblStylePr>
    <w:tblStylePr w:type="band1Horz">
      <w:rPr>
        <w:rFonts w:cs="Angsana New"/>
      </w:rPr>
      <w:tblPr/>
      <w:tcPr>
        <w:tcBorders>
          <w:insideH w:val="single" w:sz="6" w:space="0" w:color="C0504D"/>
          <w:insideV w:val="single" w:sz="6" w:space="0" w:color="C0504D"/>
        </w:tcBorders>
        <w:shd w:val="clear" w:color="auto" w:fill="DFA7A6"/>
      </w:tcPr>
    </w:tblStylePr>
    <w:tblStylePr w:type="nwCell">
      <w:rPr>
        <w:rFonts w:cs="Angsana New"/>
      </w:rPr>
      <w:tblPr/>
      <w:tcPr>
        <w:shd w:val="clear" w:color="auto" w:fill="FFFFFF"/>
      </w:tcPr>
    </w:tblStylePr>
  </w:style>
  <w:style w:type="table" w:styleId="MediumGrid2-Accent3">
    <w:name w:val="Medium Grid 2 Accent 3"/>
    <w:basedOn w:val="TableNormal"/>
    <w:uiPriority w:val="99"/>
    <w:rsid w:val="00D60727"/>
    <w:rPr>
      <w:rFonts w:ascii="Tahoma" w:hAnsi="Tahoma" w:cs="Angsana New"/>
      <w:color w:val="000000"/>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rFonts w:cs="Angsana New"/>
        <w:b/>
        <w:bCs/>
        <w:color w:val="000000"/>
      </w:rPr>
      <w:tblPr/>
      <w:tcPr>
        <w:shd w:val="clear" w:color="auto" w:fill="F5F8EE"/>
      </w:tcPr>
    </w:tblStylePr>
    <w:tblStylePr w:type="lastRow">
      <w:rPr>
        <w:rFonts w:cs="Angsana New"/>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Angsana New"/>
        <w:b/>
        <w:bCs/>
        <w:color w:val="000000"/>
      </w:rPr>
      <w:tblPr/>
      <w:tcPr>
        <w:tcBorders>
          <w:top w:val="nil"/>
          <w:left w:val="nil"/>
          <w:bottom w:val="nil"/>
          <w:right w:val="nil"/>
          <w:insideH w:val="nil"/>
          <w:insideV w:val="nil"/>
        </w:tcBorders>
        <w:shd w:val="clear" w:color="auto" w:fill="FFFFFF"/>
      </w:tcPr>
    </w:tblStylePr>
    <w:tblStylePr w:type="lastCol">
      <w:rPr>
        <w:rFonts w:cs="Angsana New"/>
        <w:b w:val="0"/>
        <w:bCs w:val="0"/>
        <w:color w:val="000000"/>
      </w:rPr>
      <w:tblPr/>
      <w:tcPr>
        <w:tcBorders>
          <w:top w:val="nil"/>
          <w:left w:val="nil"/>
          <w:bottom w:val="nil"/>
          <w:right w:val="nil"/>
          <w:insideH w:val="nil"/>
          <w:insideV w:val="nil"/>
        </w:tcBorders>
        <w:shd w:val="clear" w:color="auto" w:fill="EAF1DD"/>
      </w:tcPr>
    </w:tblStylePr>
    <w:tblStylePr w:type="band1Vert">
      <w:rPr>
        <w:rFonts w:cs="Angsana New"/>
      </w:rPr>
      <w:tblPr/>
      <w:tcPr>
        <w:shd w:val="clear" w:color="auto" w:fill="CDDDAC"/>
      </w:tcPr>
    </w:tblStylePr>
    <w:tblStylePr w:type="band1Horz">
      <w:rPr>
        <w:rFonts w:cs="Angsana New"/>
      </w:rPr>
      <w:tblPr/>
      <w:tcPr>
        <w:tcBorders>
          <w:insideH w:val="single" w:sz="6" w:space="0" w:color="9BBB59"/>
          <w:insideV w:val="single" w:sz="6" w:space="0" w:color="9BBB59"/>
        </w:tcBorders>
        <w:shd w:val="clear" w:color="auto" w:fill="CDDDAC"/>
      </w:tcPr>
    </w:tblStylePr>
    <w:tblStylePr w:type="nwCell">
      <w:rPr>
        <w:rFonts w:cs="Angsana New"/>
      </w:rPr>
      <w:tblPr/>
      <w:tcPr>
        <w:shd w:val="clear" w:color="auto" w:fill="FFFFFF"/>
      </w:tcPr>
    </w:tblStylePr>
  </w:style>
  <w:style w:type="table" w:styleId="MediumGrid2-Accent4">
    <w:name w:val="Medium Grid 2 Accent 4"/>
    <w:basedOn w:val="TableNormal"/>
    <w:uiPriority w:val="99"/>
    <w:rsid w:val="00D60727"/>
    <w:rPr>
      <w:rFonts w:ascii="Tahoma" w:hAnsi="Tahoma" w:cs="Angsana New"/>
      <w:color w:val="000000"/>
      <w:sz w:val="20"/>
      <w:szCs w:val="20"/>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rFonts w:cs="Angsana New"/>
        <w:b/>
        <w:bCs/>
        <w:color w:val="000000"/>
      </w:rPr>
      <w:tblPr/>
      <w:tcPr>
        <w:shd w:val="clear" w:color="auto" w:fill="F2EFF6"/>
      </w:tcPr>
    </w:tblStylePr>
    <w:tblStylePr w:type="lastRow">
      <w:rPr>
        <w:rFonts w:cs="Angsana New"/>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Angsana New"/>
        <w:b/>
        <w:bCs/>
        <w:color w:val="000000"/>
      </w:rPr>
      <w:tblPr/>
      <w:tcPr>
        <w:tcBorders>
          <w:top w:val="nil"/>
          <w:left w:val="nil"/>
          <w:bottom w:val="nil"/>
          <w:right w:val="nil"/>
          <w:insideH w:val="nil"/>
          <w:insideV w:val="nil"/>
        </w:tcBorders>
        <w:shd w:val="clear" w:color="auto" w:fill="FFFFFF"/>
      </w:tcPr>
    </w:tblStylePr>
    <w:tblStylePr w:type="lastCol">
      <w:rPr>
        <w:rFonts w:cs="Angsana New"/>
        <w:b w:val="0"/>
        <w:bCs w:val="0"/>
        <w:color w:val="000000"/>
      </w:rPr>
      <w:tblPr/>
      <w:tcPr>
        <w:tcBorders>
          <w:top w:val="nil"/>
          <w:left w:val="nil"/>
          <w:bottom w:val="nil"/>
          <w:right w:val="nil"/>
          <w:insideH w:val="nil"/>
          <w:insideV w:val="nil"/>
        </w:tcBorders>
        <w:shd w:val="clear" w:color="auto" w:fill="E5DFEC"/>
      </w:tcPr>
    </w:tblStylePr>
    <w:tblStylePr w:type="band1Vert">
      <w:rPr>
        <w:rFonts w:cs="Angsana New"/>
      </w:rPr>
      <w:tblPr/>
      <w:tcPr>
        <w:shd w:val="clear" w:color="auto" w:fill="BFB1D0"/>
      </w:tcPr>
    </w:tblStylePr>
    <w:tblStylePr w:type="band1Horz">
      <w:rPr>
        <w:rFonts w:cs="Angsana New"/>
      </w:rPr>
      <w:tblPr/>
      <w:tcPr>
        <w:tcBorders>
          <w:insideH w:val="single" w:sz="6" w:space="0" w:color="8064A2"/>
          <w:insideV w:val="single" w:sz="6" w:space="0" w:color="8064A2"/>
        </w:tcBorders>
        <w:shd w:val="clear" w:color="auto" w:fill="BFB1D0"/>
      </w:tcPr>
    </w:tblStylePr>
    <w:tblStylePr w:type="nwCell">
      <w:rPr>
        <w:rFonts w:cs="Angsana New"/>
      </w:rPr>
      <w:tblPr/>
      <w:tcPr>
        <w:shd w:val="clear" w:color="auto" w:fill="FFFFFF"/>
      </w:tcPr>
    </w:tblStylePr>
  </w:style>
  <w:style w:type="table" w:styleId="MediumGrid2-Accent5">
    <w:name w:val="Medium Grid 2 Accent 5"/>
    <w:basedOn w:val="TableNormal"/>
    <w:uiPriority w:val="99"/>
    <w:rsid w:val="00D60727"/>
    <w:rPr>
      <w:rFonts w:ascii="Tahoma" w:hAnsi="Tahoma" w:cs="Angsana New"/>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rFonts w:cs="Angsana New"/>
        <w:b/>
        <w:bCs/>
        <w:color w:val="000000"/>
      </w:rPr>
      <w:tblPr/>
      <w:tcPr>
        <w:shd w:val="clear" w:color="auto" w:fill="EDF6F9"/>
      </w:tcPr>
    </w:tblStylePr>
    <w:tblStylePr w:type="lastRow">
      <w:rPr>
        <w:rFonts w:cs="Angsana New"/>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Angsana New"/>
        <w:b/>
        <w:bCs/>
        <w:color w:val="000000"/>
      </w:rPr>
      <w:tblPr/>
      <w:tcPr>
        <w:tcBorders>
          <w:top w:val="nil"/>
          <w:left w:val="nil"/>
          <w:bottom w:val="nil"/>
          <w:right w:val="nil"/>
          <w:insideH w:val="nil"/>
          <w:insideV w:val="nil"/>
        </w:tcBorders>
        <w:shd w:val="clear" w:color="auto" w:fill="FFFFFF"/>
      </w:tcPr>
    </w:tblStylePr>
    <w:tblStylePr w:type="lastCol">
      <w:rPr>
        <w:rFonts w:cs="Angsana New"/>
        <w:b w:val="0"/>
        <w:bCs w:val="0"/>
        <w:color w:val="000000"/>
      </w:rPr>
      <w:tblPr/>
      <w:tcPr>
        <w:tcBorders>
          <w:top w:val="nil"/>
          <w:left w:val="nil"/>
          <w:bottom w:val="nil"/>
          <w:right w:val="nil"/>
          <w:insideH w:val="nil"/>
          <w:insideV w:val="nil"/>
        </w:tcBorders>
        <w:shd w:val="clear" w:color="auto" w:fill="DAEEF3"/>
      </w:tcPr>
    </w:tblStylePr>
    <w:tblStylePr w:type="band1Vert">
      <w:rPr>
        <w:rFonts w:cs="Angsana New"/>
      </w:rPr>
      <w:tblPr/>
      <w:tcPr>
        <w:shd w:val="clear" w:color="auto" w:fill="A5D5E2"/>
      </w:tcPr>
    </w:tblStylePr>
    <w:tblStylePr w:type="band1Horz">
      <w:rPr>
        <w:rFonts w:cs="Angsana New"/>
      </w:rPr>
      <w:tblPr/>
      <w:tcPr>
        <w:tcBorders>
          <w:insideH w:val="single" w:sz="6" w:space="0" w:color="4BACC6"/>
          <w:insideV w:val="single" w:sz="6" w:space="0" w:color="4BACC6"/>
        </w:tcBorders>
        <w:shd w:val="clear" w:color="auto" w:fill="A5D5E2"/>
      </w:tcPr>
    </w:tblStylePr>
    <w:tblStylePr w:type="nwCell">
      <w:rPr>
        <w:rFonts w:cs="Angsana New"/>
      </w:rPr>
      <w:tblPr/>
      <w:tcPr>
        <w:shd w:val="clear" w:color="auto" w:fill="FFFFFF"/>
      </w:tcPr>
    </w:tblStylePr>
  </w:style>
  <w:style w:type="table" w:styleId="MediumGrid2-Accent6">
    <w:name w:val="Medium Grid 2 Accent 6"/>
    <w:basedOn w:val="TableNormal"/>
    <w:uiPriority w:val="99"/>
    <w:rsid w:val="00D60727"/>
    <w:rPr>
      <w:rFonts w:ascii="Tahoma" w:hAnsi="Tahoma" w:cs="Angsana New"/>
      <w:color w:val="000000"/>
      <w:sz w:val="20"/>
      <w:szCs w:val="20"/>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rFonts w:cs="Angsana New"/>
        <w:b/>
        <w:bCs/>
        <w:color w:val="000000"/>
      </w:rPr>
      <w:tblPr/>
      <w:tcPr>
        <w:shd w:val="clear" w:color="auto" w:fill="FEF4EC"/>
      </w:tcPr>
    </w:tblStylePr>
    <w:tblStylePr w:type="lastRow">
      <w:rPr>
        <w:rFonts w:cs="Angsana New"/>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Angsana New"/>
        <w:b/>
        <w:bCs/>
        <w:color w:val="000000"/>
      </w:rPr>
      <w:tblPr/>
      <w:tcPr>
        <w:tcBorders>
          <w:top w:val="nil"/>
          <w:left w:val="nil"/>
          <w:bottom w:val="nil"/>
          <w:right w:val="nil"/>
          <w:insideH w:val="nil"/>
          <w:insideV w:val="nil"/>
        </w:tcBorders>
        <w:shd w:val="clear" w:color="auto" w:fill="FFFFFF"/>
      </w:tcPr>
    </w:tblStylePr>
    <w:tblStylePr w:type="lastCol">
      <w:rPr>
        <w:rFonts w:cs="Angsana New"/>
        <w:b w:val="0"/>
        <w:bCs w:val="0"/>
        <w:color w:val="000000"/>
      </w:rPr>
      <w:tblPr/>
      <w:tcPr>
        <w:tcBorders>
          <w:top w:val="nil"/>
          <w:left w:val="nil"/>
          <w:bottom w:val="nil"/>
          <w:right w:val="nil"/>
          <w:insideH w:val="nil"/>
          <w:insideV w:val="nil"/>
        </w:tcBorders>
        <w:shd w:val="clear" w:color="auto" w:fill="FDE9D9"/>
      </w:tcPr>
    </w:tblStylePr>
    <w:tblStylePr w:type="band1Vert">
      <w:rPr>
        <w:rFonts w:cs="Angsana New"/>
      </w:rPr>
      <w:tblPr/>
      <w:tcPr>
        <w:shd w:val="clear" w:color="auto" w:fill="FBCAA2"/>
      </w:tcPr>
    </w:tblStylePr>
    <w:tblStylePr w:type="band1Horz">
      <w:rPr>
        <w:rFonts w:cs="Angsana New"/>
      </w:rPr>
      <w:tblPr/>
      <w:tcPr>
        <w:tcBorders>
          <w:insideH w:val="single" w:sz="6" w:space="0" w:color="F79646"/>
          <w:insideV w:val="single" w:sz="6" w:space="0" w:color="F79646"/>
        </w:tcBorders>
        <w:shd w:val="clear" w:color="auto" w:fill="FBCAA2"/>
      </w:tcPr>
    </w:tblStylePr>
    <w:tblStylePr w:type="nwCell">
      <w:rPr>
        <w:rFonts w:cs="Angsana New"/>
      </w:rPr>
      <w:tblPr/>
      <w:tcPr>
        <w:shd w:val="clear" w:color="auto" w:fill="FFFFFF"/>
      </w:tcPr>
    </w:tblStylePr>
  </w:style>
  <w:style w:type="table" w:customStyle="1" w:styleId="MediumGrid31">
    <w:name w:val="Medium Grid 31"/>
    <w:uiPriority w:val="99"/>
    <w:rsid w:val="00D60727"/>
    <w:rPr>
      <w:rFonts w:ascii="Century Schoolbook" w:hAnsi="Century Schoolbook"/>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style>
  <w:style w:type="table" w:styleId="MediumGrid3-Accent1">
    <w:name w:val="Medium Grid 3 Accent 1"/>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List11">
    <w:name w:val="Medium List 11"/>
    <w:uiPriority w:val="99"/>
    <w:rsid w:val="00D60727"/>
    <w:rPr>
      <w:rFonts w:ascii="Century Schoolbook" w:hAnsi="Century Schoolbook"/>
      <w:color w:val="000000"/>
      <w:sz w:val="20"/>
      <w:szCs w:val="2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customStyle="1" w:styleId="MediumList1-Accent11">
    <w:name w:val="Medium List 1 - Accent 11"/>
    <w:uiPriority w:val="99"/>
    <w:rsid w:val="00D60727"/>
    <w:rPr>
      <w:rFonts w:ascii="Century Schoolbook" w:hAnsi="Century Schoolbook"/>
      <w:color w:val="000000"/>
      <w:sz w:val="20"/>
      <w:szCs w:val="20"/>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styleId="MediumList1-Accent2">
    <w:name w:val="Medium List 1 Accent 2"/>
    <w:basedOn w:val="TableNormal"/>
    <w:uiPriority w:val="99"/>
    <w:rsid w:val="00D60727"/>
    <w:rPr>
      <w:rFonts w:ascii="Century Schoolbook" w:hAnsi="Century Schoolbook"/>
      <w:color w:val="000000"/>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Tahoma" w:eastAsia="Times New Roman" w:hAnsi="Tahoma" w:cs="Angsana New"/>
      </w:rPr>
      <w:tblPr/>
      <w:tcPr>
        <w:tcBorders>
          <w:top w:val="nil"/>
          <w:bottom w:val="single" w:sz="8" w:space="0" w:color="C0504D"/>
        </w:tcBorders>
      </w:tcPr>
    </w:tblStylePr>
    <w:tblStylePr w:type="lastRow">
      <w:rPr>
        <w:rFonts w:cs="Times New Roman"/>
        <w:b/>
        <w:bCs/>
        <w:color w:val="1F497D"/>
      </w:rPr>
      <w:tblPr/>
      <w:tcPr>
        <w:tcBorders>
          <w:top w:val="single" w:sz="8" w:space="0" w:color="C0504D"/>
          <w:bottom w:val="single" w:sz="8" w:space="0" w:color="C0504D"/>
        </w:tcBorders>
      </w:tcPr>
    </w:tblStylePr>
    <w:tblStylePr w:type="firstCol">
      <w:rPr>
        <w:rFonts w:cs="Times New Roman"/>
        <w:b/>
        <w:bCs/>
      </w:rPr>
    </w:tblStylePr>
    <w:tblStylePr w:type="lastCol">
      <w:rPr>
        <w:rFonts w:cs="Times New Roman"/>
        <w:b/>
        <w:bCs/>
      </w:rPr>
      <w:tblPr/>
      <w:tcPr>
        <w:tcBorders>
          <w:top w:val="single" w:sz="8" w:space="0" w:color="C0504D"/>
          <w:bottom w:val="single" w:sz="8" w:space="0" w:color="C0504D"/>
        </w:tcBorders>
      </w:tcPr>
    </w:tblStylePr>
    <w:tblStylePr w:type="band1Vert">
      <w:rPr>
        <w:rFonts w:cs="Times New Roman"/>
      </w:rPr>
      <w:tblPr/>
      <w:tcPr>
        <w:shd w:val="clear" w:color="auto" w:fill="EFD3D2"/>
      </w:tcPr>
    </w:tblStylePr>
    <w:tblStylePr w:type="band1Horz">
      <w:rPr>
        <w:rFonts w:cs="Times New Roman"/>
      </w:rPr>
      <w:tblPr/>
      <w:tcPr>
        <w:shd w:val="clear" w:color="auto" w:fill="EFD3D2"/>
      </w:tcPr>
    </w:tblStylePr>
  </w:style>
  <w:style w:type="table" w:styleId="MediumList1-Accent3">
    <w:name w:val="Medium List 1 Accent 3"/>
    <w:basedOn w:val="TableNormal"/>
    <w:uiPriority w:val="99"/>
    <w:rsid w:val="00D60727"/>
    <w:rPr>
      <w:rFonts w:ascii="Century Schoolbook" w:hAnsi="Century Schoolbook"/>
      <w:color w:val="000000"/>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Tahoma" w:eastAsia="Times New Roman" w:hAnsi="Tahoma" w:cs="Angsana New"/>
      </w:rPr>
      <w:tblPr/>
      <w:tcPr>
        <w:tcBorders>
          <w:top w:val="nil"/>
          <w:bottom w:val="single" w:sz="8" w:space="0" w:color="9BBB59"/>
        </w:tcBorders>
      </w:tcPr>
    </w:tblStylePr>
    <w:tblStylePr w:type="lastRow">
      <w:rPr>
        <w:rFonts w:cs="Times New Roman"/>
        <w:b/>
        <w:bCs/>
        <w:color w:val="1F497D"/>
      </w:rPr>
      <w:tblPr/>
      <w:tcPr>
        <w:tcBorders>
          <w:top w:val="single" w:sz="8" w:space="0" w:color="9BBB59"/>
          <w:bottom w:val="single" w:sz="8" w:space="0" w:color="9BBB59"/>
        </w:tcBorders>
      </w:tcPr>
    </w:tblStylePr>
    <w:tblStylePr w:type="firstCol">
      <w:rPr>
        <w:rFonts w:cs="Times New Roman"/>
        <w:b/>
        <w:bCs/>
      </w:rPr>
    </w:tblStylePr>
    <w:tblStylePr w:type="lastCol">
      <w:rPr>
        <w:rFonts w:cs="Times New Roman"/>
        <w:b/>
        <w:bCs/>
      </w:rPr>
      <w:tblPr/>
      <w:tcPr>
        <w:tcBorders>
          <w:top w:val="single" w:sz="8" w:space="0" w:color="9BBB59"/>
          <w:bottom w:val="single" w:sz="8" w:space="0" w:color="9BBB59"/>
        </w:tcBorders>
      </w:tcPr>
    </w:tblStylePr>
    <w:tblStylePr w:type="band1Vert">
      <w:rPr>
        <w:rFonts w:cs="Times New Roman"/>
      </w:rPr>
      <w:tblPr/>
      <w:tcPr>
        <w:shd w:val="clear" w:color="auto" w:fill="E6EED5"/>
      </w:tcPr>
    </w:tblStylePr>
    <w:tblStylePr w:type="band1Horz">
      <w:rPr>
        <w:rFonts w:cs="Times New Roman"/>
      </w:rPr>
      <w:tblPr/>
      <w:tcPr>
        <w:shd w:val="clear" w:color="auto" w:fill="E6EED5"/>
      </w:tcPr>
    </w:tblStylePr>
  </w:style>
  <w:style w:type="table" w:styleId="MediumList1-Accent4">
    <w:name w:val="Medium List 1 Accent 4"/>
    <w:basedOn w:val="TableNormal"/>
    <w:uiPriority w:val="99"/>
    <w:rsid w:val="00D60727"/>
    <w:rPr>
      <w:rFonts w:ascii="Century Schoolbook" w:hAnsi="Century Schoolbook"/>
      <w:color w:val="000000"/>
      <w:sz w:val="20"/>
      <w:szCs w:val="2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Tahoma" w:eastAsia="Times New Roman" w:hAnsi="Tahoma" w:cs="Angsana New"/>
      </w:rPr>
      <w:tblPr/>
      <w:tcPr>
        <w:tcBorders>
          <w:top w:val="nil"/>
          <w:bottom w:val="single" w:sz="8" w:space="0" w:color="8064A2"/>
        </w:tcBorders>
      </w:tcPr>
    </w:tblStylePr>
    <w:tblStylePr w:type="lastRow">
      <w:rPr>
        <w:rFonts w:cs="Times New Roman"/>
        <w:b/>
        <w:bCs/>
        <w:color w:val="1F497D"/>
      </w:rPr>
      <w:tblPr/>
      <w:tcPr>
        <w:tcBorders>
          <w:top w:val="single" w:sz="8" w:space="0" w:color="8064A2"/>
          <w:bottom w:val="single" w:sz="8" w:space="0" w:color="8064A2"/>
        </w:tcBorders>
      </w:tcPr>
    </w:tblStylePr>
    <w:tblStylePr w:type="firstCol">
      <w:rPr>
        <w:rFonts w:cs="Times New Roman"/>
        <w:b/>
        <w:bCs/>
      </w:rPr>
    </w:tblStylePr>
    <w:tblStylePr w:type="lastCol">
      <w:rPr>
        <w:rFonts w:cs="Times New Roman"/>
        <w:b/>
        <w:bCs/>
      </w:rPr>
      <w:tblPr/>
      <w:tcPr>
        <w:tcBorders>
          <w:top w:val="single" w:sz="8" w:space="0" w:color="8064A2"/>
          <w:bottom w:val="single" w:sz="8" w:space="0" w:color="8064A2"/>
        </w:tcBorders>
      </w:tcPr>
    </w:tblStylePr>
    <w:tblStylePr w:type="band1Vert">
      <w:rPr>
        <w:rFonts w:cs="Times New Roman"/>
      </w:rPr>
      <w:tblPr/>
      <w:tcPr>
        <w:shd w:val="clear" w:color="auto" w:fill="DFD8E8"/>
      </w:tcPr>
    </w:tblStylePr>
    <w:tblStylePr w:type="band1Horz">
      <w:rPr>
        <w:rFonts w:cs="Times New Roman"/>
      </w:rPr>
      <w:tblPr/>
      <w:tcPr>
        <w:shd w:val="clear" w:color="auto" w:fill="DFD8E8"/>
      </w:tcPr>
    </w:tblStylePr>
  </w:style>
  <w:style w:type="table" w:styleId="MediumList1-Accent5">
    <w:name w:val="Medium List 1 Accent 5"/>
    <w:basedOn w:val="TableNormal"/>
    <w:uiPriority w:val="99"/>
    <w:rsid w:val="00D60727"/>
    <w:rPr>
      <w:rFonts w:ascii="Century Schoolbook" w:hAnsi="Century Schoolbook"/>
      <w:color w:val="000000"/>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Tahoma" w:eastAsia="Times New Roman" w:hAnsi="Tahoma" w:cs="Angsana New"/>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table" w:styleId="MediumList1-Accent6">
    <w:name w:val="Medium List 1 Accent 6"/>
    <w:basedOn w:val="TableNormal"/>
    <w:uiPriority w:val="99"/>
    <w:rsid w:val="00D60727"/>
    <w:rPr>
      <w:rFonts w:ascii="Century Schoolbook" w:hAnsi="Century Schoolbook"/>
      <w:color w:val="000000"/>
      <w:sz w:val="20"/>
      <w:szCs w:val="20"/>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ascii="Tahoma" w:eastAsia="Times New Roman" w:hAnsi="Tahoma" w:cs="Angsana New"/>
      </w:rPr>
      <w:tblPr/>
      <w:tcPr>
        <w:tcBorders>
          <w:top w:val="nil"/>
          <w:bottom w:val="single" w:sz="8" w:space="0" w:color="F79646"/>
        </w:tcBorders>
      </w:tcPr>
    </w:tblStylePr>
    <w:tblStylePr w:type="lastRow">
      <w:rPr>
        <w:rFonts w:cs="Times New Roman"/>
        <w:b/>
        <w:bCs/>
        <w:color w:val="1F497D"/>
      </w:rPr>
      <w:tblPr/>
      <w:tcPr>
        <w:tcBorders>
          <w:top w:val="single" w:sz="8" w:space="0" w:color="F79646"/>
          <w:bottom w:val="single" w:sz="8" w:space="0" w:color="F79646"/>
        </w:tcBorders>
      </w:tcPr>
    </w:tblStylePr>
    <w:tblStylePr w:type="firstCol">
      <w:rPr>
        <w:rFonts w:cs="Times New Roman"/>
        <w:b/>
        <w:bCs/>
      </w:rPr>
    </w:tblStylePr>
    <w:tblStylePr w:type="lastCol">
      <w:rPr>
        <w:rFonts w:cs="Times New Roman"/>
        <w:b/>
        <w:bCs/>
      </w:rPr>
      <w:tblPr/>
      <w:tcPr>
        <w:tcBorders>
          <w:top w:val="single" w:sz="8" w:space="0" w:color="F79646"/>
          <w:bottom w:val="single" w:sz="8" w:space="0" w:color="F79646"/>
        </w:tcBorders>
      </w:tcPr>
    </w:tblStylePr>
    <w:tblStylePr w:type="band1Vert">
      <w:rPr>
        <w:rFonts w:cs="Times New Roman"/>
      </w:rPr>
      <w:tblPr/>
      <w:tcPr>
        <w:shd w:val="clear" w:color="auto" w:fill="FDE4D0"/>
      </w:tcPr>
    </w:tblStylePr>
    <w:tblStylePr w:type="band1Horz">
      <w:rPr>
        <w:rFonts w:cs="Times New Roman"/>
      </w:rPr>
      <w:tblPr/>
      <w:tcPr>
        <w:shd w:val="clear" w:color="auto" w:fill="FDE4D0"/>
      </w:tcPr>
    </w:tblStylePr>
  </w:style>
  <w:style w:type="table" w:customStyle="1" w:styleId="MediumList21">
    <w:name w:val="Medium List 21"/>
    <w:uiPriority w:val="99"/>
    <w:rsid w:val="00D60727"/>
    <w:rPr>
      <w:rFonts w:ascii="Tahoma" w:hAnsi="Tahoma" w:cs="Angsana New"/>
      <w:color w:val="000000"/>
      <w:sz w:val="20"/>
      <w:szCs w:val="20"/>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styleId="MediumList2-Accent1">
    <w:name w:val="Medium List 2 Accent 1"/>
    <w:basedOn w:val="TableNormal"/>
    <w:uiPriority w:val="99"/>
    <w:rsid w:val="00D60727"/>
    <w:rPr>
      <w:rFonts w:ascii="Tahoma" w:hAnsi="Tahoma" w:cs="Angsana New"/>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rFonts w:cs="Angsana New"/>
        <w:sz w:val="24"/>
        <w:szCs w:val="24"/>
      </w:rPr>
      <w:tblPr/>
      <w:tcPr>
        <w:tcBorders>
          <w:top w:val="nil"/>
          <w:left w:val="nil"/>
          <w:bottom w:val="single" w:sz="24" w:space="0" w:color="4F81BD"/>
          <w:right w:val="nil"/>
          <w:insideH w:val="nil"/>
          <w:insideV w:val="nil"/>
        </w:tcBorders>
        <w:shd w:val="clear" w:color="auto" w:fill="FFFFFF"/>
      </w:tcPr>
    </w:tblStylePr>
    <w:tblStylePr w:type="lastRow">
      <w:rPr>
        <w:rFonts w:cs="Angsana New"/>
      </w:rPr>
      <w:tblPr/>
      <w:tcPr>
        <w:tcBorders>
          <w:top w:val="single" w:sz="8" w:space="0" w:color="4F81BD"/>
          <w:left w:val="nil"/>
          <w:bottom w:val="nil"/>
          <w:right w:val="nil"/>
          <w:insideH w:val="nil"/>
          <w:insideV w:val="nil"/>
        </w:tcBorders>
        <w:shd w:val="clear" w:color="auto" w:fill="FFFFFF"/>
      </w:tcPr>
    </w:tblStylePr>
    <w:tblStylePr w:type="firstCol">
      <w:rPr>
        <w:rFonts w:cs="Angsana New"/>
      </w:rPr>
      <w:tblPr/>
      <w:tcPr>
        <w:tcBorders>
          <w:top w:val="nil"/>
          <w:left w:val="nil"/>
          <w:bottom w:val="nil"/>
          <w:right w:val="single" w:sz="8" w:space="0" w:color="4F81BD"/>
          <w:insideH w:val="nil"/>
          <w:insideV w:val="nil"/>
        </w:tcBorders>
        <w:shd w:val="clear" w:color="auto" w:fill="FFFFFF"/>
      </w:tcPr>
    </w:tblStylePr>
    <w:tblStylePr w:type="lastCol">
      <w:rPr>
        <w:rFonts w:cs="Angsana New"/>
      </w:rPr>
      <w:tblPr/>
      <w:tcPr>
        <w:tcBorders>
          <w:top w:val="nil"/>
          <w:left w:val="single" w:sz="8" w:space="0" w:color="4F81BD"/>
          <w:bottom w:val="nil"/>
          <w:right w:val="nil"/>
          <w:insideH w:val="nil"/>
          <w:insideV w:val="nil"/>
        </w:tcBorders>
        <w:shd w:val="clear" w:color="auto" w:fill="FFFFFF"/>
      </w:tcPr>
    </w:tblStylePr>
    <w:tblStylePr w:type="band1Vert">
      <w:rPr>
        <w:rFonts w:cs="Angsana New"/>
      </w:rPr>
      <w:tblPr/>
      <w:tcPr>
        <w:tcBorders>
          <w:left w:val="nil"/>
          <w:right w:val="nil"/>
          <w:insideH w:val="nil"/>
          <w:insideV w:val="nil"/>
        </w:tcBorders>
        <w:shd w:val="clear" w:color="auto" w:fill="D3DFEE"/>
      </w:tcPr>
    </w:tblStylePr>
    <w:tblStylePr w:type="band1Horz">
      <w:rPr>
        <w:rFonts w:cs="Angsana New"/>
      </w:rPr>
      <w:tblPr/>
      <w:tcPr>
        <w:tcBorders>
          <w:top w:val="nil"/>
          <w:bottom w:val="nil"/>
          <w:insideH w:val="nil"/>
          <w:insideV w:val="nil"/>
        </w:tcBorders>
        <w:shd w:val="clear" w:color="auto" w:fill="D3DFEE"/>
      </w:tcPr>
    </w:tblStylePr>
    <w:tblStylePr w:type="nwCell">
      <w:rPr>
        <w:rFonts w:cs="Angsana New"/>
      </w:rPr>
      <w:tblPr/>
      <w:tcPr>
        <w:shd w:val="clear" w:color="auto" w:fill="FFFFFF"/>
      </w:tcPr>
    </w:tblStylePr>
    <w:tblStylePr w:type="swCell">
      <w:rPr>
        <w:rFonts w:cs="Angsana New"/>
      </w:rPr>
      <w:tblPr/>
      <w:tcPr>
        <w:tcBorders>
          <w:top w:val="nil"/>
        </w:tcBorders>
      </w:tcPr>
    </w:tblStylePr>
  </w:style>
  <w:style w:type="table" w:styleId="MediumList2-Accent2">
    <w:name w:val="Medium List 2 Accent 2"/>
    <w:basedOn w:val="TableNormal"/>
    <w:uiPriority w:val="99"/>
    <w:rsid w:val="00D60727"/>
    <w:rPr>
      <w:rFonts w:ascii="Tahoma" w:hAnsi="Tahoma" w:cs="Angsana New"/>
      <w:color w:val="000000"/>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rFonts w:cs="Angsana New"/>
        <w:sz w:val="24"/>
        <w:szCs w:val="24"/>
      </w:rPr>
      <w:tblPr/>
      <w:tcPr>
        <w:tcBorders>
          <w:top w:val="nil"/>
          <w:left w:val="nil"/>
          <w:bottom w:val="single" w:sz="24" w:space="0" w:color="C0504D"/>
          <w:right w:val="nil"/>
          <w:insideH w:val="nil"/>
          <w:insideV w:val="nil"/>
        </w:tcBorders>
        <w:shd w:val="clear" w:color="auto" w:fill="FFFFFF"/>
      </w:tcPr>
    </w:tblStylePr>
    <w:tblStylePr w:type="lastRow">
      <w:rPr>
        <w:rFonts w:cs="Angsana New"/>
      </w:rPr>
      <w:tblPr/>
      <w:tcPr>
        <w:tcBorders>
          <w:top w:val="single" w:sz="8" w:space="0" w:color="C0504D"/>
          <w:left w:val="nil"/>
          <w:bottom w:val="nil"/>
          <w:right w:val="nil"/>
          <w:insideH w:val="nil"/>
          <w:insideV w:val="nil"/>
        </w:tcBorders>
        <w:shd w:val="clear" w:color="auto" w:fill="FFFFFF"/>
      </w:tcPr>
    </w:tblStylePr>
    <w:tblStylePr w:type="firstCol">
      <w:rPr>
        <w:rFonts w:cs="Angsana New"/>
      </w:rPr>
      <w:tblPr/>
      <w:tcPr>
        <w:tcBorders>
          <w:top w:val="nil"/>
          <w:left w:val="nil"/>
          <w:bottom w:val="nil"/>
          <w:right w:val="single" w:sz="8" w:space="0" w:color="C0504D"/>
          <w:insideH w:val="nil"/>
          <w:insideV w:val="nil"/>
        </w:tcBorders>
        <w:shd w:val="clear" w:color="auto" w:fill="FFFFFF"/>
      </w:tcPr>
    </w:tblStylePr>
    <w:tblStylePr w:type="lastCol">
      <w:rPr>
        <w:rFonts w:cs="Angsana New"/>
      </w:rPr>
      <w:tblPr/>
      <w:tcPr>
        <w:tcBorders>
          <w:top w:val="nil"/>
          <w:left w:val="single" w:sz="8" w:space="0" w:color="C0504D"/>
          <w:bottom w:val="nil"/>
          <w:right w:val="nil"/>
          <w:insideH w:val="nil"/>
          <w:insideV w:val="nil"/>
        </w:tcBorders>
        <w:shd w:val="clear" w:color="auto" w:fill="FFFFFF"/>
      </w:tcPr>
    </w:tblStylePr>
    <w:tblStylePr w:type="band1Vert">
      <w:rPr>
        <w:rFonts w:cs="Angsana New"/>
      </w:rPr>
      <w:tblPr/>
      <w:tcPr>
        <w:tcBorders>
          <w:left w:val="nil"/>
          <w:right w:val="nil"/>
          <w:insideH w:val="nil"/>
          <w:insideV w:val="nil"/>
        </w:tcBorders>
        <w:shd w:val="clear" w:color="auto" w:fill="EFD3D2"/>
      </w:tcPr>
    </w:tblStylePr>
    <w:tblStylePr w:type="band1Horz">
      <w:rPr>
        <w:rFonts w:cs="Angsana New"/>
      </w:rPr>
      <w:tblPr/>
      <w:tcPr>
        <w:tcBorders>
          <w:top w:val="nil"/>
          <w:bottom w:val="nil"/>
          <w:insideH w:val="nil"/>
          <w:insideV w:val="nil"/>
        </w:tcBorders>
        <w:shd w:val="clear" w:color="auto" w:fill="EFD3D2"/>
      </w:tcPr>
    </w:tblStylePr>
    <w:tblStylePr w:type="nwCell">
      <w:rPr>
        <w:rFonts w:cs="Angsana New"/>
      </w:rPr>
      <w:tblPr/>
      <w:tcPr>
        <w:shd w:val="clear" w:color="auto" w:fill="FFFFFF"/>
      </w:tcPr>
    </w:tblStylePr>
    <w:tblStylePr w:type="swCell">
      <w:rPr>
        <w:rFonts w:cs="Angsana New"/>
      </w:rPr>
      <w:tblPr/>
      <w:tcPr>
        <w:tcBorders>
          <w:top w:val="nil"/>
        </w:tcBorders>
      </w:tcPr>
    </w:tblStylePr>
  </w:style>
  <w:style w:type="table" w:styleId="MediumList2-Accent3">
    <w:name w:val="Medium List 2 Accent 3"/>
    <w:basedOn w:val="TableNormal"/>
    <w:uiPriority w:val="99"/>
    <w:rsid w:val="00D60727"/>
    <w:rPr>
      <w:rFonts w:ascii="Tahoma" w:hAnsi="Tahoma" w:cs="Angsana New"/>
      <w:color w:val="000000"/>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rFonts w:cs="Angsana New"/>
        <w:sz w:val="24"/>
        <w:szCs w:val="24"/>
      </w:rPr>
      <w:tblPr/>
      <w:tcPr>
        <w:tcBorders>
          <w:top w:val="nil"/>
          <w:left w:val="nil"/>
          <w:bottom w:val="single" w:sz="24" w:space="0" w:color="9BBB59"/>
          <w:right w:val="nil"/>
          <w:insideH w:val="nil"/>
          <w:insideV w:val="nil"/>
        </w:tcBorders>
        <w:shd w:val="clear" w:color="auto" w:fill="FFFFFF"/>
      </w:tcPr>
    </w:tblStylePr>
    <w:tblStylePr w:type="lastRow">
      <w:rPr>
        <w:rFonts w:cs="Angsana New"/>
      </w:rPr>
      <w:tblPr/>
      <w:tcPr>
        <w:tcBorders>
          <w:top w:val="single" w:sz="8" w:space="0" w:color="9BBB59"/>
          <w:left w:val="nil"/>
          <w:bottom w:val="nil"/>
          <w:right w:val="nil"/>
          <w:insideH w:val="nil"/>
          <w:insideV w:val="nil"/>
        </w:tcBorders>
        <w:shd w:val="clear" w:color="auto" w:fill="FFFFFF"/>
      </w:tcPr>
    </w:tblStylePr>
    <w:tblStylePr w:type="firstCol">
      <w:rPr>
        <w:rFonts w:cs="Angsana New"/>
      </w:rPr>
      <w:tblPr/>
      <w:tcPr>
        <w:tcBorders>
          <w:top w:val="nil"/>
          <w:left w:val="nil"/>
          <w:bottom w:val="nil"/>
          <w:right w:val="single" w:sz="8" w:space="0" w:color="9BBB59"/>
          <w:insideH w:val="nil"/>
          <w:insideV w:val="nil"/>
        </w:tcBorders>
        <w:shd w:val="clear" w:color="auto" w:fill="FFFFFF"/>
      </w:tcPr>
    </w:tblStylePr>
    <w:tblStylePr w:type="lastCol">
      <w:rPr>
        <w:rFonts w:cs="Angsana New"/>
      </w:rPr>
      <w:tblPr/>
      <w:tcPr>
        <w:tcBorders>
          <w:top w:val="nil"/>
          <w:left w:val="single" w:sz="8" w:space="0" w:color="9BBB59"/>
          <w:bottom w:val="nil"/>
          <w:right w:val="nil"/>
          <w:insideH w:val="nil"/>
          <w:insideV w:val="nil"/>
        </w:tcBorders>
        <w:shd w:val="clear" w:color="auto" w:fill="FFFFFF"/>
      </w:tcPr>
    </w:tblStylePr>
    <w:tblStylePr w:type="band1Vert">
      <w:rPr>
        <w:rFonts w:cs="Angsana New"/>
      </w:rPr>
      <w:tblPr/>
      <w:tcPr>
        <w:tcBorders>
          <w:left w:val="nil"/>
          <w:right w:val="nil"/>
          <w:insideH w:val="nil"/>
          <w:insideV w:val="nil"/>
        </w:tcBorders>
        <w:shd w:val="clear" w:color="auto" w:fill="E6EED5"/>
      </w:tcPr>
    </w:tblStylePr>
    <w:tblStylePr w:type="band1Horz">
      <w:rPr>
        <w:rFonts w:cs="Angsana New"/>
      </w:rPr>
      <w:tblPr/>
      <w:tcPr>
        <w:tcBorders>
          <w:top w:val="nil"/>
          <w:bottom w:val="nil"/>
          <w:insideH w:val="nil"/>
          <w:insideV w:val="nil"/>
        </w:tcBorders>
        <w:shd w:val="clear" w:color="auto" w:fill="E6EED5"/>
      </w:tcPr>
    </w:tblStylePr>
    <w:tblStylePr w:type="nwCell">
      <w:rPr>
        <w:rFonts w:cs="Angsana New"/>
      </w:rPr>
      <w:tblPr/>
      <w:tcPr>
        <w:shd w:val="clear" w:color="auto" w:fill="FFFFFF"/>
      </w:tcPr>
    </w:tblStylePr>
    <w:tblStylePr w:type="swCell">
      <w:rPr>
        <w:rFonts w:cs="Angsana New"/>
      </w:rPr>
      <w:tblPr/>
      <w:tcPr>
        <w:tcBorders>
          <w:top w:val="nil"/>
        </w:tcBorders>
      </w:tcPr>
    </w:tblStylePr>
  </w:style>
  <w:style w:type="table" w:styleId="MediumList2-Accent4">
    <w:name w:val="Medium List 2 Accent 4"/>
    <w:basedOn w:val="TableNormal"/>
    <w:uiPriority w:val="99"/>
    <w:rsid w:val="00D60727"/>
    <w:rPr>
      <w:rFonts w:ascii="Tahoma" w:hAnsi="Tahoma" w:cs="Angsana New"/>
      <w:color w:val="000000"/>
      <w:sz w:val="20"/>
      <w:szCs w:val="20"/>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rFonts w:cs="Angsana New"/>
        <w:sz w:val="24"/>
        <w:szCs w:val="24"/>
      </w:rPr>
      <w:tblPr/>
      <w:tcPr>
        <w:tcBorders>
          <w:top w:val="nil"/>
          <w:left w:val="nil"/>
          <w:bottom w:val="single" w:sz="24" w:space="0" w:color="8064A2"/>
          <w:right w:val="nil"/>
          <w:insideH w:val="nil"/>
          <w:insideV w:val="nil"/>
        </w:tcBorders>
        <w:shd w:val="clear" w:color="auto" w:fill="FFFFFF"/>
      </w:tcPr>
    </w:tblStylePr>
    <w:tblStylePr w:type="lastRow">
      <w:rPr>
        <w:rFonts w:cs="Angsana New"/>
      </w:rPr>
      <w:tblPr/>
      <w:tcPr>
        <w:tcBorders>
          <w:top w:val="single" w:sz="8" w:space="0" w:color="8064A2"/>
          <w:left w:val="nil"/>
          <w:bottom w:val="nil"/>
          <w:right w:val="nil"/>
          <w:insideH w:val="nil"/>
          <w:insideV w:val="nil"/>
        </w:tcBorders>
        <w:shd w:val="clear" w:color="auto" w:fill="FFFFFF"/>
      </w:tcPr>
    </w:tblStylePr>
    <w:tblStylePr w:type="firstCol">
      <w:rPr>
        <w:rFonts w:cs="Angsana New"/>
      </w:rPr>
      <w:tblPr/>
      <w:tcPr>
        <w:tcBorders>
          <w:top w:val="nil"/>
          <w:left w:val="nil"/>
          <w:bottom w:val="nil"/>
          <w:right w:val="single" w:sz="8" w:space="0" w:color="8064A2"/>
          <w:insideH w:val="nil"/>
          <w:insideV w:val="nil"/>
        </w:tcBorders>
        <w:shd w:val="clear" w:color="auto" w:fill="FFFFFF"/>
      </w:tcPr>
    </w:tblStylePr>
    <w:tblStylePr w:type="lastCol">
      <w:rPr>
        <w:rFonts w:cs="Angsana New"/>
      </w:rPr>
      <w:tblPr/>
      <w:tcPr>
        <w:tcBorders>
          <w:top w:val="nil"/>
          <w:left w:val="single" w:sz="8" w:space="0" w:color="8064A2"/>
          <w:bottom w:val="nil"/>
          <w:right w:val="nil"/>
          <w:insideH w:val="nil"/>
          <w:insideV w:val="nil"/>
        </w:tcBorders>
        <w:shd w:val="clear" w:color="auto" w:fill="FFFFFF"/>
      </w:tcPr>
    </w:tblStylePr>
    <w:tblStylePr w:type="band1Vert">
      <w:rPr>
        <w:rFonts w:cs="Angsana New"/>
      </w:rPr>
      <w:tblPr/>
      <w:tcPr>
        <w:tcBorders>
          <w:left w:val="nil"/>
          <w:right w:val="nil"/>
          <w:insideH w:val="nil"/>
          <w:insideV w:val="nil"/>
        </w:tcBorders>
        <w:shd w:val="clear" w:color="auto" w:fill="DFD8E8"/>
      </w:tcPr>
    </w:tblStylePr>
    <w:tblStylePr w:type="band1Horz">
      <w:rPr>
        <w:rFonts w:cs="Angsana New"/>
      </w:rPr>
      <w:tblPr/>
      <w:tcPr>
        <w:tcBorders>
          <w:top w:val="nil"/>
          <w:bottom w:val="nil"/>
          <w:insideH w:val="nil"/>
          <w:insideV w:val="nil"/>
        </w:tcBorders>
        <w:shd w:val="clear" w:color="auto" w:fill="DFD8E8"/>
      </w:tcPr>
    </w:tblStylePr>
    <w:tblStylePr w:type="nwCell">
      <w:rPr>
        <w:rFonts w:cs="Angsana New"/>
      </w:rPr>
      <w:tblPr/>
      <w:tcPr>
        <w:shd w:val="clear" w:color="auto" w:fill="FFFFFF"/>
      </w:tcPr>
    </w:tblStylePr>
    <w:tblStylePr w:type="swCell">
      <w:rPr>
        <w:rFonts w:cs="Angsana New"/>
      </w:rPr>
      <w:tblPr/>
      <w:tcPr>
        <w:tcBorders>
          <w:top w:val="nil"/>
        </w:tcBorders>
      </w:tcPr>
    </w:tblStylePr>
  </w:style>
  <w:style w:type="table" w:styleId="MediumList2-Accent5">
    <w:name w:val="Medium List 2 Accent 5"/>
    <w:basedOn w:val="TableNormal"/>
    <w:uiPriority w:val="99"/>
    <w:rsid w:val="00D60727"/>
    <w:rPr>
      <w:rFonts w:ascii="Tahoma" w:hAnsi="Tahoma" w:cs="Angsana New"/>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rFonts w:cs="Angsana New"/>
        <w:sz w:val="24"/>
        <w:szCs w:val="24"/>
      </w:rPr>
      <w:tblPr/>
      <w:tcPr>
        <w:tcBorders>
          <w:top w:val="nil"/>
          <w:left w:val="nil"/>
          <w:bottom w:val="single" w:sz="24" w:space="0" w:color="4BACC6"/>
          <w:right w:val="nil"/>
          <w:insideH w:val="nil"/>
          <w:insideV w:val="nil"/>
        </w:tcBorders>
        <w:shd w:val="clear" w:color="auto" w:fill="FFFFFF"/>
      </w:tcPr>
    </w:tblStylePr>
    <w:tblStylePr w:type="lastRow">
      <w:rPr>
        <w:rFonts w:cs="Angsana New"/>
      </w:rPr>
      <w:tblPr/>
      <w:tcPr>
        <w:tcBorders>
          <w:top w:val="single" w:sz="8" w:space="0" w:color="4BACC6"/>
          <w:left w:val="nil"/>
          <w:bottom w:val="nil"/>
          <w:right w:val="nil"/>
          <w:insideH w:val="nil"/>
          <w:insideV w:val="nil"/>
        </w:tcBorders>
        <w:shd w:val="clear" w:color="auto" w:fill="FFFFFF"/>
      </w:tcPr>
    </w:tblStylePr>
    <w:tblStylePr w:type="firstCol">
      <w:rPr>
        <w:rFonts w:cs="Angsana New"/>
      </w:rPr>
      <w:tblPr/>
      <w:tcPr>
        <w:tcBorders>
          <w:top w:val="nil"/>
          <w:left w:val="nil"/>
          <w:bottom w:val="nil"/>
          <w:right w:val="single" w:sz="8" w:space="0" w:color="4BACC6"/>
          <w:insideH w:val="nil"/>
          <w:insideV w:val="nil"/>
        </w:tcBorders>
        <w:shd w:val="clear" w:color="auto" w:fill="FFFFFF"/>
      </w:tcPr>
    </w:tblStylePr>
    <w:tblStylePr w:type="lastCol">
      <w:rPr>
        <w:rFonts w:cs="Angsana New"/>
      </w:rPr>
      <w:tblPr/>
      <w:tcPr>
        <w:tcBorders>
          <w:top w:val="nil"/>
          <w:left w:val="single" w:sz="8" w:space="0" w:color="4BACC6"/>
          <w:bottom w:val="nil"/>
          <w:right w:val="nil"/>
          <w:insideH w:val="nil"/>
          <w:insideV w:val="nil"/>
        </w:tcBorders>
        <w:shd w:val="clear" w:color="auto" w:fill="FFFFFF"/>
      </w:tcPr>
    </w:tblStylePr>
    <w:tblStylePr w:type="band1Vert">
      <w:rPr>
        <w:rFonts w:cs="Angsana New"/>
      </w:rPr>
      <w:tblPr/>
      <w:tcPr>
        <w:tcBorders>
          <w:left w:val="nil"/>
          <w:right w:val="nil"/>
          <w:insideH w:val="nil"/>
          <w:insideV w:val="nil"/>
        </w:tcBorders>
        <w:shd w:val="clear" w:color="auto" w:fill="D2EAF1"/>
      </w:tcPr>
    </w:tblStylePr>
    <w:tblStylePr w:type="band1Horz">
      <w:rPr>
        <w:rFonts w:cs="Angsana New"/>
      </w:rPr>
      <w:tblPr/>
      <w:tcPr>
        <w:tcBorders>
          <w:top w:val="nil"/>
          <w:bottom w:val="nil"/>
          <w:insideH w:val="nil"/>
          <w:insideV w:val="nil"/>
        </w:tcBorders>
        <w:shd w:val="clear" w:color="auto" w:fill="D2EAF1"/>
      </w:tcPr>
    </w:tblStylePr>
    <w:tblStylePr w:type="nwCell">
      <w:rPr>
        <w:rFonts w:cs="Angsana New"/>
      </w:rPr>
      <w:tblPr/>
      <w:tcPr>
        <w:shd w:val="clear" w:color="auto" w:fill="FFFFFF"/>
      </w:tcPr>
    </w:tblStylePr>
    <w:tblStylePr w:type="swCell">
      <w:rPr>
        <w:rFonts w:cs="Angsana New"/>
      </w:rPr>
      <w:tblPr/>
      <w:tcPr>
        <w:tcBorders>
          <w:top w:val="nil"/>
        </w:tcBorders>
      </w:tcPr>
    </w:tblStylePr>
  </w:style>
  <w:style w:type="table" w:styleId="MediumList2-Accent6">
    <w:name w:val="Medium List 2 Accent 6"/>
    <w:basedOn w:val="TableNormal"/>
    <w:uiPriority w:val="99"/>
    <w:rsid w:val="00D60727"/>
    <w:rPr>
      <w:rFonts w:ascii="Tahoma" w:hAnsi="Tahoma" w:cs="Angsana New"/>
      <w:color w:val="000000"/>
      <w:sz w:val="20"/>
      <w:szCs w:val="20"/>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rFonts w:cs="Angsana New"/>
        <w:sz w:val="24"/>
        <w:szCs w:val="24"/>
      </w:rPr>
      <w:tblPr/>
      <w:tcPr>
        <w:tcBorders>
          <w:top w:val="nil"/>
          <w:left w:val="nil"/>
          <w:bottom w:val="single" w:sz="24" w:space="0" w:color="F79646"/>
          <w:right w:val="nil"/>
          <w:insideH w:val="nil"/>
          <w:insideV w:val="nil"/>
        </w:tcBorders>
        <w:shd w:val="clear" w:color="auto" w:fill="FFFFFF"/>
      </w:tcPr>
    </w:tblStylePr>
    <w:tblStylePr w:type="lastRow">
      <w:rPr>
        <w:rFonts w:cs="Angsana New"/>
      </w:rPr>
      <w:tblPr/>
      <w:tcPr>
        <w:tcBorders>
          <w:top w:val="single" w:sz="8" w:space="0" w:color="F79646"/>
          <w:left w:val="nil"/>
          <w:bottom w:val="nil"/>
          <w:right w:val="nil"/>
          <w:insideH w:val="nil"/>
          <w:insideV w:val="nil"/>
        </w:tcBorders>
        <w:shd w:val="clear" w:color="auto" w:fill="FFFFFF"/>
      </w:tcPr>
    </w:tblStylePr>
    <w:tblStylePr w:type="firstCol">
      <w:rPr>
        <w:rFonts w:cs="Angsana New"/>
      </w:rPr>
      <w:tblPr/>
      <w:tcPr>
        <w:tcBorders>
          <w:top w:val="nil"/>
          <w:left w:val="nil"/>
          <w:bottom w:val="nil"/>
          <w:right w:val="single" w:sz="8" w:space="0" w:color="F79646"/>
          <w:insideH w:val="nil"/>
          <w:insideV w:val="nil"/>
        </w:tcBorders>
        <w:shd w:val="clear" w:color="auto" w:fill="FFFFFF"/>
      </w:tcPr>
    </w:tblStylePr>
    <w:tblStylePr w:type="lastCol">
      <w:rPr>
        <w:rFonts w:cs="Angsana New"/>
      </w:rPr>
      <w:tblPr/>
      <w:tcPr>
        <w:tcBorders>
          <w:top w:val="nil"/>
          <w:left w:val="single" w:sz="8" w:space="0" w:color="F79646"/>
          <w:bottom w:val="nil"/>
          <w:right w:val="nil"/>
          <w:insideH w:val="nil"/>
          <w:insideV w:val="nil"/>
        </w:tcBorders>
        <w:shd w:val="clear" w:color="auto" w:fill="FFFFFF"/>
      </w:tcPr>
    </w:tblStylePr>
    <w:tblStylePr w:type="band1Vert">
      <w:rPr>
        <w:rFonts w:cs="Angsana New"/>
      </w:rPr>
      <w:tblPr/>
      <w:tcPr>
        <w:tcBorders>
          <w:left w:val="nil"/>
          <w:right w:val="nil"/>
          <w:insideH w:val="nil"/>
          <w:insideV w:val="nil"/>
        </w:tcBorders>
        <w:shd w:val="clear" w:color="auto" w:fill="FDE4D0"/>
      </w:tcPr>
    </w:tblStylePr>
    <w:tblStylePr w:type="band1Horz">
      <w:rPr>
        <w:rFonts w:cs="Angsana New"/>
      </w:rPr>
      <w:tblPr/>
      <w:tcPr>
        <w:tcBorders>
          <w:top w:val="nil"/>
          <w:bottom w:val="nil"/>
          <w:insideH w:val="nil"/>
          <w:insideV w:val="nil"/>
        </w:tcBorders>
        <w:shd w:val="clear" w:color="auto" w:fill="FDE4D0"/>
      </w:tcPr>
    </w:tblStylePr>
    <w:tblStylePr w:type="nwCell">
      <w:rPr>
        <w:rFonts w:cs="Angsana New"/>
      </w:rPr>
      <w:tblPr/>
      <w:tcPr>
        <w:shd w:val="clear" w:color="auto" w:fill="FFFFFF"/>
      </w:tcPr>
    </w:tblStylePr>
    <w:tblStylePr w:type="swCell">
      <w:rPr>
        <w:rFonts w:cs="Angsana New"/>
      </w:rPr>
      <w:tblPr/>
      <w:tcPr>
        <w:tcBorders>
          <w:top w:val="nil"/>
        </w:tcBorders>
      </w:tcPr>
    </w:tblStylePr>
  </w:style>
  <w:style w:type="table" w:customStyle="1" w:styleId="MediumShading11">
    <w:name w:val="Medium Shading 11"/>
    <w:uiPriority w:val="99"/>
    <w:rsid w:val="00D60727"/>
    <w:rPr>
      <w:rFonts w:ascii="Century Schoolbook" w:hAnsi="Century Schoolbook"/>
      <w:sz w:val="20"/>
      <w:szCs w:val="20"/>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style>
  <w:style w:type="table" w:customStyle="1" w:styleId="MediumShading1-Accent11">
    <w:name w:val="Medium Shading 1 - Accent 11"/>
    <w:uiPriority w:val="99"/>
    <w:rsid w:val="00D60727"/>
    <w:rPr>
      <w:rFonts w:ascii="Century Schoolbook" w:hAnsi="Century Schoolbook"/>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styleId="MediumShading1-Accent2">
    <w:name w:val="Medium Shading 1 Accent 2"/>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pPr>
      <w:rPr>
        <w:rFonts w:cs="Times New Roman"/>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FD3D2"/>
      </w:tcPr>
    </w:tblStylePr>
    <w:tblStylePr w:type="band1Horz">
      <w:rPr>
        <w:rFonts w:cs="Times New Roman"/>
      </w:rPr>
      <w:tblPr/>
      <w:tcPr>
        <w:tcBorders>
          <w:insideH w:val="nil"/>
          <w:insideV w:val="nil"/>
        </w:tcBorders>
        <w:shd w:val="clear" w:color="auto" w:fill="EFD3D2"/>
      </w:tcPr>
    </w:tblStylePr>
    <w:tblStylePr w:type="band2Horz">
      <w:rPr>
        <w:rFonts w:cs="Times New Roman"/>
      </w:rPr>
      <w:tblPr/>
      <w:tcPr>
        <w:tcBorders>
          <w:insideH w:val="nil"/>
          <w:insideV w:val="nil"/>
        </w:tcBorders>
      </w:tcPr>
    </w:tblStylePr>
  </w:style>
  <w:style w:type="table" w:styleId="MediumShading1-Accent3">
    <w:name w:val="Medium Shading 1 Accent 3"/>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pPr>
      <w:rPr>
        <w:rFonts w:cs="Times New Roman"/>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6EED5"/>
      </w:tcPr>
    </w:tblStylePr>
    <w:tblStylePr w:type="band1Horz">
      <w:rPr>
        <w:rFonts w:cs="Times New Roman"/>
      </w:rPr>
      <w:tblPr/>
      <w:tcPr>
        <w:tcBorders>
          <w:insideH w:val="nil"/>
          <w:insideV w:val="nil"/>
        </w:tcBorders>
        <w:shd w:val="clear" w:color="auto" w:fill="E6EED5"/>
      </w:tcPr>
    </w:tblStylePr>
    <w:tblStylePr w:type="band2Horz">
      <w:rPr>
        <w:rFonts w:cs="Times New Roman"/>
      </w:rPr>
      <w:tblPr/>
      <w:tcPr>
        <w:tcBorders>
          <w:insideH w:val="nil"/>
          <w:insideV w:val="nil"/>
        </w:tcBorders>
      </w:tcPr>
    </w:tblStylePr>
  </w:style>
  <w:style w:type="table" w:styleId="MediumShading1-Accent4">
    <w:name w:val="Medium Shading 1 Accent 4"/>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Times New Roman"/>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cPr>
    </w:tblStylePr>
    <w:tblStylePr w:type="band1Horz">
      <w:rPr>
        <w:rFonts w:cs="Times New Roman"/>
      </w:rPr>
      <w:tblPr/>
      <w:tcPr>
        <w:tcBorders>
          <w:insideH w:val="nil"/>
          <w:insideV w:val="nil"/>
        </w:tcBorders>
        <w:shd w:val="clear" w:color="auto" w:fill="DFD8E8"/>
      </w:tcPr>
    </w:tblStylePr>
    <w:tblStylePr w:type="band2Horz">
      <w:rPr>
        <w:rFonts w:cs="Times New Roman"/>
      </w:rPr>
      <w:tblPr/>
      <w:tcPr>
        <w:tcBorders>
          <w:insideH w:val="nil"/>
          <w:insideV w:val="nil"/>
        </w:tcBorders>
      </w:tcPr>
    </w:tblStylePr>
  </w:style>
  <w:style w:type="table" w:styleId="MediumShading1-Accent5">
    <w:name w:val="Medium Shading 1 Accent 5"/>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MediumShading1-Accent6">
    <w:name w:val="Medium Shading 1 Accent 6"/>
    <w:basedOn w:val="TableNormal"/>
    <w:uiPriority w:val="99"/>
    <w:rsid w:val="00D60727"/>
    <w:rPr>
      <w:rFonts w:ascii="Century Schoolbook" w:hAnsi="Century Schoolbook"/>
      <w:sz w:val="20"/>
      <w:szCs w:val="20"/>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pPr>
      <w:rPr>
        <w:rFonts w:cs="Times New Roman"/>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DE4D0"/>
      </w:tcPr>
    </w:tblStylePr>
    <w:tblStylePr w:type="band1Horz">
      <w:rPr>
        <w:rFonts w:cs="Times New Roman"/>
      </w:rPr>
      <w:tblPr/>
      <w:tcPr>
        <w:tcBorders>
          <w:insideH w:val="nil"/>
          <w:insideV w:val="nil"/>
        </w:tcBorders>
        <w:shd w:val="clear" w:color="auto" w:fill="FDE4D0"/>
      </w:tcPr>
    </w:tblStylePr>
    <w:tblStylePr w:type="band2Horz">
      <w:rPr>
        <w:rFonts w:cs="Times New Roman"/>
      </w:rPr>
      <w:tblPr/>
      <w:tcPr>
        <w:tcBorders>
          <w:insideH w:val="nil"/>
          <w:insideV w:val="nil"/>
        </w:tcBorders>
      </w:tcPr>
    </w:tblStylePr>
  </w:style>
  <w:style w:type="table" w:customStyle="1" w:styleId="MediumShading21">
    <w:name w:val="Medium Shading 21"/>
    <w:uiPriority w:val="99"/>
    <w:rsid w:val="00D60727"/>
    <w:rPr>
      <w:rFonts w:ascii="Century Schoolbook" w:hAnsi="Century Schoolbook"/>
      <w:sz w:val="20"/>
      <w:szCs w:val="20"/>
    </w:rPr>
    <w:tblPr>
      <w:tblStyleRowBandSize w:val="1"/>
      <w:tblStyleColBandSize w:val="1"/>
      <w:tblBorders>
        <w:top w:val="single" w:sz="18" w:space="0" w:color="auto"/>
        <w:bottom w:val="single" w:sz="18" w:space="0" w:color="auto"/>
      </w:tblBorders>
      <w:tblCellMar>
        <w:top w:w="0" w:type="dxa"/>
        <w:left w:w="108" w:type="dxa"/>
        <w:bottom w:w="0" w:type="dxa"/>
        <w:right w:w="108" w:type="dxa"/>
      </w:tblCellMar>
    </w:tblPr>
  </w:style>
  <w:style w:type="table" w:customStyle="1" w:styleId="MediumShading2-Accent11">
    <w:name w:val="Medium Shading 2 - Accent 11"/>
    <w:uiPriority w:val="99"/>
    <w:rsid w:val="00D60727"/>
    <w:rPr>
      <w:rFonts w:ascii="Century Schoolbook" w:hAnsi="Century Schoolbook"/>
      <w:sz w:val="20"/>
      <w:szCs w:val="20"/>
    </w:rPr>
    <w:tblPr>
      <w:tblStyleRowBandSize w:val="1"/>
      <w:tblStyleColBandSize w:val="1"/>
      <w:tblBorders>
        <w:top w:val="single" w:sz="18" w:space="0" w:color="auto"/>
        <w:bottom w:val="single" w:sz="18" w:space="0" w:color="auto"/>
      </w:tblBorders>
      <w:tblCellMar>
        <w:top w:w="0" w:type="dxa"/>
        <w:left w:w="108" w:type="dxa"/>
        <w:bottom w:w="0" w:type="dxa"/>
        <w:right w:w="108" w:type="dxa"/>
      </w:tblCellMar>
    </w:tblPr>
  </w:style>
  <w:style w:type="table" w:styleId="MediumShading2-Accent2">
    <w:name w:val="Medium Shading 2 Accent 2"/>
    <w:basedOn w:val="TableNormal"/>
    <w:uiPriority w:val="99"/>
    <w:rsid w:val="00D60727"/>
    <w:rPr>
      <w:rFonts w:ascii="Century Schoolbook" w:hAnsi="Century Schoolbook"/>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C0504D"/>
      </w:tcPr>
    </w:tblStylePr>
    <w:tblStylePr w:type="lastCol">
      <w:rPr>
        <w:rFonts w:cs="Times New Roman"/>
        <w:b/>
        <w:bCs/>
        <w:color w:val="FFFFFF"/>
      </w:rPr>
      <w:tblPr/>
      <w:tcPr>
        <w:tcBorders>
          <w:left w:val="nil"/>
          <w:right w:val="nil"/>
          <w:insideH w:val="nil"/>
          <w:insideV w:val="nil"/>
        </w:tcBorders>
        <w:shd w:val="clear" w:color="auto" w:fill="C0504D"/>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99"/>
    <w:rsid w:val="00D60727"/>
    <w:rPr>
      <w:rFonts w:ascii="Century Schoolbook" w:hAnsi="Century Schoolbook"/>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9BBB59"/>
      </w:tcPr>
    </w:tblStylePr>
    <w:tblStylePr w:type="lastCol">
      <w:rPr>
        <w:rFonts w:cs="Times New Roman"/>
        <w:b/>
        <w:bCs/>
        <w:color w:val="FFFFFF"/>
      </w:rPr>
      <w:tblPr/>
      <w:tcPr>
        <w:tcBorders>
          <w:left w:val="nil"/>
          <w:right w:val="nil"/>
          <w:insideH w:val="nil"/>
          <w:insideV w:val="nil"/>
        </w:tcBorders>
        <w:shd w:val="clear" w:color="auto" w:fill="9BBB59"/>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99"/>
    <w:rsid w:val="00D60727"/>
    <w:rPr>
      <w:rFonts w:ascii="Century Schoolbook" w:hAnsi="Century Schoolbook"/>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8064A2"/>
      </w:tcPr>
    </w:tblStylePr>
    <w:tblStylePr w:type="lastCol">
      <w:rPr>
        <w:rFonts w:cs="Times New Roman"/>
        <w:b/>
        <w:bCs/>
        <w:color w:val="FFFFFF"/>
      </w:rPr>
      <w:tblPr/>
      <w:tcPr>
        <w:tcBorders>
          <w:left w:val="nil"/>
          <w:right w:val="nil"/>
          <w:insideH w:val="nil"/>
          <w:insideV w:val="nil"/>
        </w:tcBorders>
        <w:shd w:val="clear" w:color="auto" w:fill="8064A2"/>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99"/>
    <w:rsid w:val="00D60727"/>
    <w:rPr>
      <w:rFonts w:ascii="Century Schoolbook" w:hAnsi="Century Schoolbook"/>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4BACC6"/>
      </w:tcPr>
    </w:tblStylePr>
    <w:tblStylePr w:type="lastCol">
      <w:rPr>
        <w:rFonts w:cs="Times New Roman"/>
        <w:b/>
        <w:bCs/>
        <w:color w:val="FFFFFF"/>
      </w:rPr>
      <w:tblPr/>
      <w:tcPr>
        <w:tcBorders>
          <w:left w:val="nil"/>
          <w:right w:val="nil"/>
          <w:insideH w:val="nil"/>
          <w:insideV w:val="nil"/>
        </w:tcBorders>
        <w:shd w:val="clear" w:color="auto" w:fill="4BACC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99"/>
    <w:rsid w:val="00D60727"/>
    <w:rPr>
      <w:rFonts w:ascii="Century Schoolbook" w:hAnsi="Century Schoolbook"/>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F79646"/>
      </w:tcPr>
    </w:tblStylePr>
    <w:tblStylePr w:type="lastCol">
      <w:rPr>
        <w:rFonts w:cs="Times New Roman"/>
        <w:b/>
        <w:bCs/>
        <w:color w:val="FFFFFF"/>
      </w:rPr>
      <w:tblPr/>
      <w:tcPr>
        <w:tcBorders>
          <w:left w:val="nil"/>
          <w:right w:val="nil"/>
          <w:insideH w:val="nil"/>
          <w:insideV w:val="nil"/>
        </w:tcBorders>
        <w:shd w:val="clear" w:color="auto" w:fill="F7964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styleId="Quote">
    <w:name w:val="Quote"/>
    <w:basedOn w:val="Normal"/>
    <w:next w:val="Normal"/>
    <w:link w:val="QuoteChar"/>
    <w:uiPriority w:val="99"/>
    <w:qFormat/>
    <w:rsid w:val="00D60727"/>
    <w:rPr>
      <w:i/>
      <w:iCs/>
      <w:color w:val="000000"/>
    </w:rPr>
  </w:style>
  <w:style w:type="character" w:customStyle="1" w:styleId="QuoteChar">
    <w:name w:val="Quote Char"/>
    <w:basedOn w:val="DefaultParagraphFont"/>
    <w:link w:val="Quote"/>
    <w:uiPriority w:val="99"/>
    <w:semiHidden/>
    <w:locked/>
    <w:rsid w:val="00D60727"/>
    <w:rPr>
      <w:rFonts w:ascii="Century Schoolbook" w:hAnsi="Century Schoolbook" w:cs="Times New Roman"/>
      <w:i/>
      <w:iCs/>
      <w:color w:val="000000"/>
      <w:sz w:val="24"/>
      <w:szCs w:val="24"/>
      <w:lang w:bidi="he-IL"/>
    </w:rPr>
  </w:style>
  <w:style w:type="character" w:styleId="SubtleEmphasis">
    <w:name w:val="Subtle Emphasis"/>
    <w:basedOn w:val="DefaultParagraphFont"/>
    <w:uiPriority w:val="99"/>
    <w:qFormat/>
    <w:rsid w:val="00D60727"/>
    <w:rPr>
      <w:rFonts w:cs="Times New Roman"/>
      <w:i/>
      <w:iCs/>
      <w:color w:val="808080"/>
    </w:rPr>
  </w:style>
  <w:style w:type="character" w:styleId="SubtleReference">
    <w:name w:val="Subtle Reference"/>
    <w:basedOn w:val="DefaultParagraphFont"/>
    <w:uiPriority w:val="99"/>
    <w:qFormat/>
    <w:rsid w:val="00D60727"/>
    <w:rPr>
      <w:rFonts w:cs="Times New Roman"/>
      <w:smallCaps/>
      <w:color w:val="C0504D"/>
      <w:u w:val="single"/>
    </w:rPr>
  </w:style>
  <w:style w:type="paragraph" w:styleId="TOCHeading">
    <w:name w:val="TOC Heading"/>
    <w:basedOn w:val="Heading1"/>
    <w:next w:val="Normal"/>
    <w:uiPriority w:val="99"/>
    <w:qFormat/>
    <w:rsid w:val="0074764B"/>
    <w:pPr>
      <w:numPr>
        <w:numId w:val="0"/>
      </w:numPr>
      <w:ind w:left="907"/>
      <w:outlineLvl w:val="9"/>
    </w:pPr>
    <w:rPr>
      <w:rFonts w:cs="Angsana New"/>
      <w:color w:val="365F91"/>
      <w:kern w:val="0"/>
      <w:sz w:val="28"/>
      <w:szCs w:val="28"/>
    </w:rPr>
  </w:style>
  <w:style w:type="numbering" w:styleId="1ai">
    <w:name w:val="Outline List 1"/>
    <w:basedOn w:val="NoList"/>
    <w:uiPriority w:val="99"/>
    <w:semiHidden/>
    <w:unhideWhenUsed/>
    <w:locked/>
    <w:rsid w:val="002C765C"/>
    <w:pPr>
      <w:numPr>
        <w:numId w:val="1"/>
      </w:numPr>
    </w:pPr>
  </w:style>
  <w:style w:type="numbering" w:styleId="111111">
    <w:name w:val="Outline List 2"/>
    <w:basedOn w:val="NoList"/>
    <w:uiPriority w:val="99"/>
    <w:semiHidden/>
    <w:unhideWhenUsed/>
    <w:locked/>
    <w:rsid w:val="002C765C"/>
    <w:pPr>
      <w:numPr>
        <w:numId w:val="2"/>
      </w:numPr>
    </w:pPr>
  </w:style>
  <w:style w:type="numbering" w:styleId="ArticleSection">
    <w:name w:val="Outline List 3"/>
    <w:basedOn w:val="NoList"/>
    <w:uiPriority w:val="99"/>
    <w:semiHidden/>
    <w:unhideWhenUsed/>
    <w:locked/>
    <w:rsid w:val="002C765C"/>
    <w:pPr>
      <w:numPr>
        <w:numId w:val="3"/>
      </w:numPr>
    </w:pPr>
  </w:style>
</w:styles>
</file>

<file path=word/webSettings.xml><?xml version="1.0" encoding="utf-8"?>
<w:webSettings xmlns:r="http://schemas.openxmlformats.org/officeDocument/2006/relationships" xmlns:w="http://schemas.openxmlformats.org/wordprocessingml/2006/main">
  <w:divs>
    <w:div w:id="1432504861">
      <w:marLeft w:val="0"/>
      <w:marRight w:val="0"/>
      <w:marTop w:val="0"/>
      <w:marBottom w:val="0"/>
      <w:divBdr>
        <w:top w:val="none" w:sz="0" w:space="0" w:color="auto"/>
        <w:left w:val="none" w:sz="0" w:space="0" w:color="auto"/>
        <w:bottom w:val="none" w:sz="0" w:space="0" w:color="auto"/>
        <w:right w:val="none" w:sz="0" w:space="0" w:color="auto"/>
      </w:divBdr>
      <w:divsChild>
        <w:div w:id="1432504860">
          <w:marLeft w:val="1541"/>
          <w:marRight w:val="0"/>
          <w:marTop w:val="91"/>
          <w:marBottom w:val="0"/>
          <w:divBdr>
            <w:top w:val="none" w:sz="0" w:space="0" w:color="auto"/>
            <w:left w:val="none" w:sz="0" w:space="0" w:color="auto"/>
            <w:bottom w:val="none" w:sz="0" w:space="0" w:color="auto"/>
            <w:right w:val="none" w:sz="0" w:space="0" w:color="auto"/>
          </w:divBdr>
        </w:div>
        <w:div w:id="1432504862">
          <w:marLeft w:val="1541"/>
          <w:marRight w:val="0"/>
          <w:marTop w:val="91"/>
          <w:marBottom w:val="0"/>
          <w:divBdr>
            <w:top w:val="none" w:sz="0" w:space="0" w:color="auto"/>
            <w:left w:val="none" w:sz="0" w:space="0" w:color="auto"/>
            <w:bottom w:val="none" w:sz="0" w:space="0" w:color="auto"/>
            <w:right w:val="none" w:sz="0" w:space="0" w:color="auto"/>
          </w:divBdr>
        </w:div>
        <w:div w:id="1432504863">
          <w:marLeft w:val="2117"/>
          <w:marRight w:val="0"/>
          <w:marTop w:val="82"/>
          <w:marBottom w:val="0"/>
          <w:divBdr>
            <w:top w:val="none" w:sz="0" w:space="0" w:color="auto"/>
            <w:left w:val="none" w:sz="0" w:space="0" w:color="auto"/>
            <w:bottom w:val="none" w:sz="0" w:space="0" w:color="auto"/>
            <w:right w:val="none" w:sz="0" w:space="0" w:color="auto"/>
          </w:divBdr>
        </w:div>
        <w:div w:id="1432504866">
          <w:marLeft w:val="1541"/>
          <w:marRight w:val="0"/>
          <w:marTop w:val="91"/>
          <w:marBottom w:val="0"/>
          <w:divBdr>
            <w:top w:val="none" w:sz="0" w:space="0" w:color="auto"/>
            <w:left w:val="none" w:sz="0" w:space="0" w:color="auto"/>
            <w:bottom w:val="none" w:sz="0" w:space="0" w:color="auto"/>
            <w:right w:val="none" w:sz="0" w:space="0" w:color="auto"/>
          </w:divBdr>
        </w:div>
        <w:div w:id="1432504867">
          <w:marLeft w:val="1541"/>
          <w:marRight w:val="0"/>
          <w:marTop w:val="91"/>
          <w:marBottom w:val="0"/>
          <w:divBdr>
            <w:top w:val="none" w:sz="0" w:space="0" w:color="auto"/>
            <w:left w:val="none" w:sz="0" w:space="0" w:color="auto"/>
            <w:bottom w:val="none" w:sz="0" w:space="0" w:color="auto"/>
            <w:right w:val="none" w:sz="0" w:space="0" w:color="auto"/>
          </w:divBdr>
        </w:div>
        <w:div w:id="1432504868">
          <w:marLeft w:val="835"/>
          <w:marRight w:val="0"/>
          <w:marTop w:val="106"/>
          <w:marBottom w:val="0"/>
          <w:divBdr>
            <w:top w:val="none" w:sz="0" w:space="0" w:color="auto"/>
            <w:left w:val="none" w:sz="0" w:space="0" w:color="auto"/>
            <w:bottom w:val="none" w:sz="0" w:space="0" w:color="auto"/>
            <w:right w:val="none" w:sz="0" w:space="0" w:color="auto"/>
          </w:divBdr>
        </w:div>
        <w:div w:id="1432504869">
          <w:marLeft w:val="1541"/>
          <w:marRight w:val="0"/>
          <w:marTop w:val="91"/>
          <w:marBottom w:val="0"/>
          <w:divBdr>
            <w:top w:val="none" w:sz="0" w:space="0" w:color="auto"/>
            <w:left w:val="none" w:sz="0" w:space="0" w:color="auto"/>
            <w:bottom w:val="none" w:sz="0" w:space="0" w:color="auto"/>
            <w:right w:val="none" w:sz="0" w:space="0" w:color="auto"/>
          </w:divBdr>
        </w:div>
        <w:div w:id="1432504870">
          <w:marLeft w:val="1541"/>
          <w:marRight w:val="0"/>
          <w:marTop w:val="91"/>
          <w:marBottom w:val="0"/>
          <w:divBdr>
            <w:top w:val="none" w:sz="0" w:space="0" w:color="auto"/>
            <w:left w:val="none" w:sz="0" w:space="0" w:color="auto"/>
            <w:bottom w:val="none" w:sz="0" w:space="0" w:color="auto"/>
            <w:right w:val="none" w:sz="0" w:space="0" w:color="auto"/>
          </w:divBdr>
        </w:div>
        <w:div w:id="1432504871">
          <w:marLeft w:val="835"/>
          <w:marRight w:val="0"/>
          <w:marTop w:val="106"/>
          <w:marBottom w:val="0"/>
          <w:divBdr>
            <w:top w:val="none" w:sz="0" w:space="0" w:color="auto"/>
            <w:left w:val="none" w:sz="0" w:space="0" w:color="auto"/>
            <w:bottom w:val="none" w:sz="0" w:space="0" w:color="auto"/>
            <w:right w:val="none" w:sz="0" w:space="0" w:color="auto"/>
          </w:divBdr>
        </w:div>
        <w:div w:id="1432504872">
          <w:marLeft w:val="2117"/>
          <w:marRight w:val="0"/>
          <w:marTop w:val="82"/>
          <w:marBottom w:val="0"/>
          <w:divBdr>
            <w:top w:val="none" w:sz="0" w:space="0" w:color="auto"/>
            <w:left w:val="none" w:sz="0" w:space="0" w:color="auto"/>
            <w:bottom w:val="none" w:sz="0" w:space="0" w:color="auto"/>
            <w:right w:val="none" w:sz="0" w:space="0" w:color="auto"/>
          </w:divBdr>
        </w:div>
      </w:divsChild>
    </w:div>
    <w:div w:id="1432504864">
      <w:marLeft w:val="0"/>
      <w:marRight w:val="0"/>
      <w:marTop w:val="0"/>
      <w:marBottom w:val="0"/>
      <w:divBdr>
        <w:top w:val="none" w:sz="0" w:space="0" w:color="auto"/>
        <w:left w:val="none" w:sz="0" w:space="0" w:color="auto"/>
        <w:bottom w:val="none" w:sz="0" w:space="0" w:color="auto"/>
        <w:right w:val="none" w:sz="0" w:space="0" w:color="auto"/>
      </w:divBdr>
      <w:divsChild>
        <w:div w:id="1432504865">
          <w:marLeft w:val="0"/>
          <w:marRight w:val="0"/>
          <w:marTop w:val="0"/>
          <w:marBottom w:val="0"/>
          <w:divBdr>
            <w:top w:val="none" w:sz="0" w:space="0" w:color="auto"/>
            <w:left w:val="none" w:sz="0" w:space="0" w:color="auto"/>
            <w:bottom w:val="none" w:sz="0" w:space="0" w:color="auto"/>
            <w:right w:val="none" w:sz="0" w:space="0" w:color="auto"/>
          </w:divBdr>
        </w:div>
      </w:divsChild>
    </w:div>
    <w:div w:id="1432504873">
      <w:marLeft w:val="0"/>
      <w:marRight w:val="0"/>
      <w:marTop w:val="0"/>
      <w:marBottom w:val="0"/>
      <w:divBdr>
        <w:top w:val="none" w:sz="0" w:space="0" w:color="auto"/>
        <w:left w:val="none" w:sz="0" w:space="0" w:color="auto"/>
        <w:bottom w:val="none" w:sz="0" w:space="0" w:color="auto"/>
        <w:right w:val="none" w:sz="0" w:space="0" w:color="auto"/>
      </w:divBdr>
    </w:div>
    <w:div w:id="1571189272">
      <w:bodyDiv w:val="1"/>
      <w:marLeft w:val="0"/>
      <w:marRight w:val="0"/>
      <w:marTop w:val="0"/>
      <w:marBottom w:val="0"/>
      <w:divBdr>
        <w:top w:val="none" w:sz="0" w:space="0" w:color="auto"/>
        <w:left w:val="none" w:sz="0" w:space="0" w:color="auto"/>
        <w:bottom w:val="none" w:sz="0" w:space="0" w:color="auto"/>
        <w:right w:val="none" w:sz="0" w:space="0" w:color="auto"/>
      </w:divBdr>
    </w:div>
    <w:div w:id="2013603787">
      <w:bodyDiv w:val="1"/>
      <w:marLeft w:val="0"/>
      <w:marRight w:val="0"/>
      <w:marTop w:val="0"/>
      <w:marBottom w:val="0"/>
      <w:divBdr>
        <w:top w:val="none" w:sz="0" w:space="0" w:color="auto"/>
        <w:left w:val="none" w:sz="0" w:space="0" w:color="auto"/>
        <w:bottom w:val="none" w:sz="0" w:space="0" w:color="auto"/>
        <w:right w:val="none" w:sz="0" w:space="0" w:color="auto"/>
      </w:divBdr>
      <w:divsChild>
        <w:div w:id="1942639561">
          <w:marLeft w:val="835"/>
          <w:marRight w:val="0"/>
          <w:marTop w:val="8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omvers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oleObject" Target="embeddings/oleObject2.bin"/><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8.emf"/><Relationship Id="rId40" Type="http://schemas.openxmlformats.org/officeDocument/2006/relationships/image" Target="media/image30.emf"/><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jpeg"/><Relationship Id="rId36" Type="http://schemas.openxmlformats.org/officeDocument/2006/relationships/oleObject" Target="embeddings/oleObject1.bin"/><Relationship Id="rId49" Type="http://schemas.microsoft.com/office/2007/relationships/stylesWithEffects" Target="stylesWithEffects.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jpe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32.jpeg"/></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D860EA-0F0B-4EE9-86C1-1A40E28A7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8415</Words>
  <Characters>47972</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[Postpaid Features on RTBS]</vt:lpstr>
    </vt:vector>
  </TitlesOfParts>
  <Company>Comverse</Company>
  <LinksUpToDate>false</LinksUpToDate>
  <CharactersWithSpaces>56275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[Postpaid Features on RTBS]</dc:title>
  <dc:subject>[Technical Specs]</dc:subject>
  <dc:creator>Comverse</dc:creator>
  <cp:keywords>[Type doc date]</cp:keywords>
  <cp:lastModifiedBy>thaodh</cp:lastModifiedBy>
  <cp:revision>2</cp:revision>
  <cp:lastPrinted>2009-05-25T20:27:00Z</cp:lastPrinted>
  <dcterms:created xsi:type="dcterms:W3CDTF">2013-04-15T03:55:00Z</dcterms:created>
  <dcterms:modified xsi:type="dcterms:W3CDTF">2013-04-15T03:55:00Z</dcterms:modified>
  <cp:category>[Type doc ref. (or delete)]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Date">
    <vt:lpwstr>&lt;Date field from File Properties&gt;</vt:lpwstr>
  </property>
</Properties>
</file>